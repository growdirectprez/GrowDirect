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4BE08C" w14:textId="77777777" w:rsidR="0043556A" w:rsidRPr="00AE20AD" w:rsidRDefault="007E053D">
      <w:pPr>
        <w:rPr>
          <w:rFonts w:cs="Open Sans"/>
          <w:noProof/>
          <w:sz w:val="20"/>
          <w:szCs w:val="20"/>
        </w:rPr>
      </w:pPr>
      <w:r w:rsidRPr="007E053D">
        <w:rPr>
          <w:rFonts w:cs="Open Sans"/>
          <w:noProof/>
          <w:sz w:val="20"/>
          <w:szCs w:val="20"/>
        </w:rPr>
        <mc:AlternateContent>
          <mc:Choice Requires="wps">
            <w:drawing>
              <wp:anchor distT="45720" distB="45720" distL="114300" distR="114300" simplePos="0" relativeHeight="251665408" behindDoc="0" locked="0" layoutInCell="1" allowOverlap="1" wp14:anchorId="66043BD4" wp14:editId="4B781A38">
                <wp:simplePos x="0" y="0"/>
                <wp:positionH relativeFrom="margin">
                  <wp:align>right</wp:align>
                </wp:positionH>
                <wp:positionV relativeFrom="paragraph">
                  <wp:posOffset>276225</wp:posOffset>
                </wp:positionV>
                <wp:extent cx="5905500" cy="38576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3857625"/>
                        </a:xfrm>
                        <a:prstGeom prst="rect">
                          <a:avLst/>
                        </a:prstGeom>
                        <a:solidFill>
                          <a:srgbClr val="FFFFFF"/>
                        </a:solidFill>
                        <a:ln w="9525">
                          <a:noFill/>
                          <a:miter lim="800000"/>
                          <a:headEnd/>
                          <a:tailEnd/>
                        </a:ln>
                      </wps:spPr>
                      <wps:txbx>
                        <w:txbxContent>
                          <w:p w14:paraId="755EEADD" w14:textId="77777777" w:rsidR="002C4135" w:rsidRPr="007E053D" w:rsidRDefault="002C4135">
                            <w:pPr>
                              <w:rPr>
                                <w:rFonts w:ascii="Open Sans" w:hAnsi="Open Sans" w:cs="Open Sans"/>
                                <w:sz w:val="96"/>
                                <w:szCs w:val="96"/>
                              </w:rPr>
                            </w:pPr>
                            <w:r w:rsidRPr="007E053D">
                              <w:rPr>
                                <w:rFonts w:ascii="Open Sans" w:hAnsi="Open Sans" w:cs="Open Sans"/>
                                <w:sz w:val="96"/>
                                <w:szCs w:val="96"/>
                              </w:rPr>
                              <w:t xml:space="preserve">Inventory Data </w:t>
                            </w:r>
                            <w:r>
                              <w:rPr>
                                <w:rFonts w:ascii="Open Sans" w:hAnsi="Open Sans" w:cs="Open Sans"/>
                                <w:sz w:val="96"/>
                                <w:szCs w:val="96"/>
                              </w:rPr>
                              <w:t>Requirements</w:t>
                            </w:r>
                          </w:p>
                          <w:p w14:paraId="5565256F" w14:textId="77777777" w:rsidR="002C4135" w:rsidRPr="007E053D" w:rsidRDefault="002C4135">
                            <w:pPr>
                              <w:rPr>
                                <w:rFonts w:ascii="Open Sans" w:hAnsi="Open Sans" w:cs="Open Sans"/>
                              </w:rPr>
                            </w:pPr>
                          </w:p>
                          <w:p w14:paraId="2459E4A0" w14:textId="77777777" w:rsidR="002C4135" w:rsidRPr="007E053D" w:rsidRDefault="002C4135">
                            <w:pPr>
                              <w:rPr>
                                <w:rFonts w:ascii="Open Sans" w:hAnsi="Open Sans" w:cs="Open Sans"/>
                              </w:rPr>
                            </w:pPr>
                            <w:r>
                              <w:rPr>
                                <w:rFonts w:ascii="Open Sans" w:hAnsi="Open Sans" w:cs="Open Sans"/>
                              </w:rPr>
                              <w:t>Secure Data Requirements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043BD4" id="_x0000_t202" coordsize="21600,21600" o:spt="202" path="m,l,21600r21600,l21600,xe">
                <v:stroke joinstyle="miter"/>
                <v:path gradientshapeok="t" o:connecttype="rect"/>
              </v:shapetype>
              <v:shape id="Text Box 2" o:spid="_x0000_s1026" type="#_x0000_t202" style="position:absolute;margin-left:413.8pt;margin-top:21.75pt;width:465pt;height:303.7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" stroked="f">
                <v:textbox>
                  <w:txbxContent>
                    <w:p w14:paraId="755EEADD" w14:textId="77777777" w:rsidR="002C4135" w:rsidRPr="007E053D" w:rsidRDefault="002C4135">
                      <w:pPr>
                        <w:rPr>
                          <w:rFonts w:ascii="Open Sans" w:hAnsi="Open Sans" w:cs="Open Sans"/>
                          <w:sz w:val="96"/>
                          <w:szCs w:val="96"/>
                        </w:rPr>
                      </w:pPr>
                      <w:r w:rsidRPr="007E053D">
                        <w:rPr>
                          <w:rFonts w:ascii="Open Sans" w:hAnsi="Open Sans" w:cs="Open Sans"/>
                          <w:sz w:val="96"/>
                          <w:szCs w:val="96"/>
                        </w:rPr>
                        <w:t xml:space="preserve">Inventory Data </w:t>
                      </w:r>
                      <w:r>
                        <w:rPr>
                          <w:rFonts w:ascii="Open Sans" w:hAnsi="Open Sans" w:cs="Open Sans"/>
                          <w:sz w:val="96"/>
                          <w:szCs w:val="96"/>
                        </w:rPr>
                        <w:t>Requirements</w:t>
                      </w:r>
                    </w:p>
                    <w:p w14:paraId="5565256F" w14:textId="77777777" w:rsidR="002C4135" w:rsidRPr="007E053D" w:rsidRDefault="002C4135">
                      <w:pPr>
                        <w:rPr>
                          <w:rFonts w:ascii="Open Sans" w:hAnsi="Open Sans" w:cs="Open Sans"/>
                        </w:rPr>
                      </w:pPr>
                    </w:p>
                    <w:p w14:paraId="2459E4A0" w14:textId="77777777" w:rsidR="002C4135" w:rsidRPr="007E053D" w:rsidRDefault="002C4135">
                      <w:pPr>
                        <w:rPr>
                          <w:rFonts w:ascii="Open Sans" w:hAnsi="Open Sans" w:cs="Open Sans"/>
                        </w:rPr>
                      </w:pPr>
                      <w:r>
                        <w:rPr>
                          <w:rFonts w:ascii="Open Sans" w:hAnsi="Open Sans" w:cs="Open Sans"/>
                        </w:rPr>
                        <w:t>Secure Data Requirements document.</w:t>
                      </w:r>
                    </w:p>
                  </w:txbxContent>
                </v:textbox>
                <w10:wrap type="square" anchorx="margin"/>
              </v:shape>
            </w:pict>
          </mc:Fallback>
        </mc:AlternateContent>
      </w:r>
      <w:r w:rsidR="00AB1BE3" w:rsidRPr="00AE20AD">
        <w:rPr>
          <w:rFonts w:cs="Open Sans"/>
          <w:noProof/>
          <w:sz w:val="20"/>
          <w:szCs w:val="20"/>
        </w:rPr>
        <w:drawing>
          <wp:anchor distT="0" distB="0" distL="114300" distR="114300" simplePos="0" relativeHeight="251660288" behindDoc="0" locked="0" layoutInCell="1" allowOverlap="1" wp14:anchorId="5992A6E4" wp14:editId="6A195CC8">
            <wp:simplePos x="0" y="0"/>
            <wp:positionH relativeFrom="column">
              <wp:posOffset>-609600</wp:posOffset>
            </wp:positionH>
            <wp:positionV relativeFrom="paragraph">
              <wp:posOffset>7372350</wp:posOffset>
            </wp:positionV>
            <wp:extent cx="5943600" cy="12649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republic.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64920"/>
                    </a:xfrm>
                    <a:prstGeom prst="rect">
                      <a:avLst/>
                    </a:prstGeom>
                  </pic:spPr>
                </pic:pic>
              </a:graphicData>
            </a:graphic>
          </wp:anchor>
        </w:drawing>
      </w:r>
      <w:r w:rsidR="005F66FD" w:rsidRPr="00AE20AD">
        <w:rPr>
          <w:rFonts w:cs="Open Sans"/>
          <w:noProof/>
          <w:sz w:val="20"/>
          <w:szCs w:val="20"/>
        </w:rPr>
        <mc:AlternateContent>
          <mc:Choice Requires="wps">
            <w:drawing>
              <wp:anchor distT="0" distB="0" distL="114300" distR="114300" simplePos="0" relativeHeight="251659264" behindDoc="0" locked="0" layoutInCell="1" allowOverlap="1" wp14:anchorId="6A094A55" wp14:editId="01758B61">
                <wp:simplePos x="0" y="0"/>
                <wp:positionH relativeFrom="column">
                  <wp:posOffset>6296025</wp:posOffset>
                </wp:positionH>
                <wp:positionV relativeFrom="paragraph">
                  <wp:posOffset>-904875</wp:posOffset>
                </wp:positionV>
                <wp:extent cx="542925" cy="10020300"/>
                <wp:effectExtent l="0" t="0" r="9525" b="0"/>
                <wp:wrapNone/>
                <wp:docPr id="2" name="Rectangle 2"/>
                <wp:cNvGraphicFramePr/>
                <a:graphic xmlns:a="http://schemas.openxmlformats.org/drawingml/2006/main">
                  <a:graphicData uri="http://schemas.microsoft.com/office/word/2010/wordprocessingShape">
                    <wps:wsp>
                      <wps:cNvSpPr/>
                      <wps:spPr>
                        <a:xfrm>
                          <a:off x="0" y="0"/>
                          <a:ext cx="542925" cy="10020300"/>
                        </a:xfrm>
                        <a:prstGeom prst="rect">
                          <a:avLst/>
                        </a:prstGeom>
                        <a:solidFill>
                          <a:srgbClr val="FFBD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3F8542" id="Rectangle 2" o:spid="_x0000_s1026" style="position:absolute;margin-left:495.75pt;margin-top:-71.25pt;width:42.75pt;height:78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" fillcolor="#ffbd26" stroked="f" strokeweight="1pt"/>
            </w:pict>
          </mc:Fallback>
        </mc:AlternateContent>
      </w:r>
    </w:p>
    <w:p w14:paraId="62F24DDF" w14:textId="77777777" w:rsidR="0043556A" w:rsidRPr="00AE20AD" w:rsidRDefault="0043556A">
      <w:pPr>
        <w:rPr>
          <w:rFonts w:cs="Open Sans"/>
          <w:noProof/>
          <w:sz w:val="20"/>
          <w:szCs w:val="20"/>
        </w:rPr>
      </w:pPr>
      <w:r w:rsidRPr="00AE20AD">
        <w:rPr>
          <w:rFonts w:cs="Open Sans"/>
          <w:noProof/>
          <w:sz w:val="20"/>
          <w:szCs w:val="20"/>
        </w:rPr>
        <w:br w:type="page"/>
      </w:r>
    </w:p>
    <w:p w14:paraId="04A25D53" w14:textId="77777777" w:rsidR="00D62D31" w:rsidRDefault="00D62D31" w:rsidP="00BA12B6">
      <w:pPr>
        <w:pStyle w:val="Heading2"/>
      </w:pPr>
      <w:r>
        <w:lastRenderedPageBreak/>
        <w:t>Document Versions</w:t>
      </w:r>
    </w:p>
    <w:p w14:paraId="63E2EF8C" w14:textId="77777777" w:rsidR="00D62D31" w:rsidRDefault="00D62D31" w:rsidP="00D62D31">
      <w:pPr>
        <w:rPr>
          <w:b/>
          <w:bCs/>
        </w:rPr>
      </w:pPr>
    </w:p>
    <w:tbl>
      <w:tblPr>
        <w:tblStyle w:val="TableGrid"/>
        <w:tblW w:w="0" w:type="auto"/>
        <w:tblLook w:val="04A0" w:firstRow="1" w:lastRow="0" w:firstColumn="1" w:lastColumn="0" w:noHBand="0" w:noVBand="1"/>
      </w:tblPr>
      <w:tblGrid>
        <w:gridCol w:w="3103"/>
        <w:gridCol w:w="3112"/>
        <w:gridCol w:w="3135"/>
      </w:tblGrid>
      <w:tr w:rsidR="00D62D31" w14:paraId="78ED1487" w14:textId="77777777" w:rsidTr="00D62D31">
        <w:tc>
          <w:tcPr>
            <w:tcW w:w="3356" w:type="dxa"/>
            <w:tcBorders>
              <w:top w:val="single" w:sz="4" w:space="0" w:color="auto"/>
              <w:left w:val="single" w:sz="4" w:space="0" w:color="auto"/>
              <w:bottom w:val="single" w:sz="4" w:space="0" w:color="auto"/>
              <w:right w:val="single" w:sz="4" w:space="0" w:color="auto"/>
            </w:tcBorders>
            <w:hideMark/>
          </w:tcPr>
          <w:p w14:paraId="140CC91F" w14:textId="77777777" w:rsidR="00D62D31" w:rsidRDefault="00D62D31">
            <w:pPr>
              <w:rPr>
                <w:b/>
                <w:bCs/>
                <w:sz w:val="20"/>
              </w:rPr>
            </w:pPr>
            <w:r>
              <w:rPr>
                <w:b/>
                <w:bCs/>
                <w:sz w:val="20"/>
              </w:rPr>
              <w:t>Version</w:t>
            </w:r>
          </w:p>
        </w:tc>
        <w:tc>
          <w:tcPr>
            <w:tcW w:w="3357" w:type="dxa"/>
            <w:tcBorders>
              <w:top w:val="single" w:sz="4" w:space="0" w:color="auto"/>
              <w:left w:val="single" w:sz="4" w:space="0" w:color="auto"/>
              <w:bottom w:val="single" w:sz="4" w:space="0" w:color="auto"/>
              <w:right w:val="single" w:sz="4" w:space="0" w:color="auto"/>
            </w:tcBorders>
            <w:hideMark/>
          </w:tcPr>
          <w:p w14:paraId="498C5605" w14:textId="77777777" w:rsidR="00D62D31" w:rsidRDefault="00D62D31">
            <w:pPr>
              <w:rPr>
                <w:b/>
                <w:bCs/>
                <w:sz w:val="20"/>
              </w:rPr>
            </w:pPr>
            <w:r>
              <w:rPr>
                <w:b/>
                <w:bCs/>
                <w:sz w:val="20"/>
              </w:rPr>
              <w:t>Author</w:t>
            </w:r>
          </w:p>
        </w:tc>
        <w:tc>
          <w:tcPr>
            <w:tcW w:w="3357" w:type="dxa"/>
            <w:tcBorders>
              <w:top w:val="single" w:sz="4" w:space="0" w:color="auto"/>
              <w:left w:val="single" w:sz="4" w:space="0" w:color="auto"/>
              <w:bottom w:val="single" w:sz="4" w:space="0" w:color="auto"/>
              <w:right w:val="single" w:sz="4" w:space="0" w:color="auto"/>
            </w:tcBorders>
            <w:hideMark/>
          </w:tcPr>
          <w:p w14:paraId="27CCDAA8" w14:textId="77777777" w:rsidR="00D62D31" w:rsidRDefault="00D62D31">
            <w:pPr>
              <w:rPr>
                <w:b/>
                <w:bCs/>
                <w:sz w:val="20"/>
              </w:rPr>
            </w:pPr>
            <w:r>
              <w:rPr>
                <w:b/>
                <w:bCs/>
                <w:sz w:val="20"/>
              </w:rPr>
              <w:t>Description</w:t>
            </w:r>
          </w:p>
        </w:tc>
      </w:tr>
      <w:tr w:rsidR="00D62D31" w14:paraId="1ECFD9B0" w14:textId="77777777" w:rsidTr="00D62D31">
        <w:tc>
          <w:tcPr>
            <w:tcW w:w="3356" w:type="dxa"/>
            <w:tcBorders>
              <w:top w:val="single" w:sz="4" w:space="0" w:color="auto"/>
              <w:left w:val="single" w:sz="4" w:space="0" w:color="auto"/>
              <w:bottom w:val="single" w:sz="4" w:space="0" w:color="auto"/>
              <w:right w:val="single" w:sz="4" w:space="0" w:color="auto"/>
            </w:tcBorders>
            <w:hideMark/>
          </w:tcPr>
          <w:p w14:paraId="3A397368" w14:textId="77777777" w:rsidR="00D62D31" w:rsidRDefault="00D62D31">
            <w:pPr>
              <w:rPr>
                <w:b/>
                <w:bCs/>
                <w:sz w:val="20"/>
              </w:rPr>
            </w:pPr>
            <w:r>
              <w:rPr>
                <w:b/>
                <w:bCs/>
                <w:sz w:val="20"/>
              </w:rPr>
              <w:t>Initial</w:t>
            </w:r>
          </w:p>
        </w:tc>
        <w:tc>
          <w:tcPr>
            <w:tcW w:w="3357" w:type="dxa"/>
            <w:tcBorders>
              <w:top w:val="single" w:sz="4" w:space="0" w:color="auto"/>
              <w:left w:val="single" w:sz="4" w:space="0" w:color="auto"/>
              <w:bottom w:val="single" w:sz="4" w:space="0" w:color="auto"/>
              <w:right w:val="single" w:sz="4" w:space="0" w:color="auto"/>
            </w:tcBorders>
            <w:hideMark/>
          </w:tcPr>
          <w:p w14:paraId="490D3A11" w14:textId="77777777" w:rsidR="00D62D31" w:rsidRDefault="00D62D31">
            <w:pPr>
              <w:rPr>
                <w:b/>
                <w:bCs/>
                <w:sz w:val="20"/>
              </w:rPr>
            </w:pPr>
            <w:r>
              <w:rPr>
                <w:b/>
                <w:bCs/>
                <w:sz w:val="20"/>
              </w:rPr>
              <w:t>Richard Williams</w:t>
            </w:r>
          </w:p>
        </w:tc>
        <w:tc>
          <w:tcPr>
            <w:tcW w:w="3357" w:type="dxa"/>
            <w:tcBorders>
              <w:top w:val="single" w:sz="4" w:space="0" w:color="auto"/>
              <w:left w:val="single" w:sz="4" w:space="0" w:color="auto"/>
              <w:bottom w:val="single" w:sz="4" w:space="0" w:color="auto"/>
              <w:right w:val="single" w:sz="4" w:space="0" w:color="auto"/>
            </w:tcBorders>
          </w:tcPr>
          <w:p w14:paraId="1B797D7D" w14:textId="77777777" w:rsidR="00D62D31" w:rsidRDefault="00D62D31">
            <w:pPr>
              <w:rPr>
                <w:b/>
                <w:bCs/>
                <w:sz w:val="20"/>
              </w:rPr>
            </w:pPr>
          </w:p>
        </w:tc>
      </w:tr>
      <w:tr w:rsidR="00D62D31" w14:paraId="3CD414E1" w14:textId="77777777" w:rsidTr="00D62D31">
        <w:tc>
          <w:tcPr>
            <w:tcW w:w="3356" w:type="dxa"/>
            <w:tcBorders>
              <w:top w:val="single" w:sz="4" w:space="0" w:color="auto"/>
              <w:left w:val="single" w:sz="4" w:space="0" w:color="auto"/>
              <w:bottom w:val="single" w:sz="4" w:space="0" w:color="auto"/>
              <w:right w:val="single" w:sz="4" w:space="0" w:color="auto"/>
            </w:tcBorders>
          </w:tcPr>
          <w:p w14:paraId="26DEEE09" w14:textId="77777777" w:rsidR="00D62D31" w:rsidRDefault="00D62D31">
            <w:pPr>
              <w:rPr>
                <w:b/>
                <w:bCs/>
                <w:sz w:val="20"/>
              </w:rPr>
            </w:pPr>
          </w:p>
        </w:tc>
        <w:tc>
          <w:tcPr>
            <w:tcW w:w="3357" w:type="dxa"/>
            <w:tcBorders>
              <w:top w:val="single" w:sz="4" w:space="0" w:color="auto"/>
              <w:left w:val="single" w:sz="4" w:space="0" w:color="auto"/>
              <w:bottom w:val="single" w:sz="4" w:space="0" w:color="auto"/>
              <w:right w:val="single" w:sz="4" w:space="0" w:color="auto"/>
            </w:tcBorders>
          </w:tcPr>
          <w:p w14:paraId="515E927B" w14:textId="77777777" w:rsidR="00D62D31" w:rsidRDefault="00D62D31">
            <w:pPr>
              <w:rPr>
                <w:b/>
                <w:bCs/>
                <w:sz w:val="20"/>
              </w:rPr>
            </w:pPr>
          </w:p>
        </w:tc>
        <w:tc>
          <w:tcPr>
            <w:tcW w:w="3357" w:type="dxa"/>
            <w:tcBorders>
              <w:top w:val="single" w:sz="4" w:space="0" w:color="auto"/>
              <w:left w:val="single" w:sz="4" w:space="0" w:color="auto"/>
              <w:bottom w:val="single" w:sz="4" w:space="0" w:color="auto"/>
              <w:right w:val="single" w:sz="4" w:space="0" w:color="auto"/>
            </w:tcBorders>
          </w:tcPr>
          <w:p w14:paraId="34264FE7" w14:textId="77777777" w:rsidR="00D62D31" w:rsidRDefault="00D62D31">
            <w:pPr>
              <w:rPr>
                <w:b/>
                <w:bCs/>
                <w:sz w:val="20"/>
              </w:rPr>
            </w:pPr>
          </w:p>
        </w:tc>
      </w:tr>
    </w:tbl>
    <w:p w14:paraId="2F31CBEA" w14:textId="77777777" w:rsidR="00D62D31" w:rsidRDefault="00D62D31" w:rsidP="00D62D31">
      <w:pPr>
        <w:rPr>
          <w:rFonts w:asciiTheme="minorHAnsi" w:hAnsiTheme="minorHAnsi"/>
          <w:b/>
          <w:bCs/>
          <w:sz w:val="20"/>
        </w:rPr>
      </w:pPr>
    </w:p>
    <w:p w14:paraId="2468911F" w14:textId="77777777" w:rsidR="00D62D31" w:rsidRDefault="00D62D31" w:rsidP="00D62D31">
      <w:pPr>
        <w:rPr>
          <w:b/>
          <w:bCs/>
        </w:rPr>
      </w:pPr>
    </w:p>
    <w:p w14:paraId="5A94262E" w14:textId="77777777" w:rsidR="00D62D31" w:rsidRDefault="00D62D31" w:rsidP="00BA12B6">
      <w:pPr>
        <w:pStyle w:val="Heading2"/>
      </w:pPr>
      <w:r>
        <w:t>Reviewed.</w:t>
      </w:r>
    </w:p>
    <w:tbl>
      <w:tblPr>
        <w:tblStyle w:val="TableGrid"/>
        <w:tblW w:w="0" w:type="auto"/>
        <w:tblLook w:val="04A0" w:firstRow="1" w:lastRow="0" w:firstColumn="1" w:lastColumn="0" w:noHBand="0" w:noVBand="1"/>
      </w:tblPr>
      <w:tblGrid>
        <w:gridCol w:w="2010"/>
        <w:gridCol w:w="1833"/>
        <w:gridCol w:w="1815"/>
        <w:gridCol w:w="2585"/>
        <w:gridCol w:w="1107"/>
      </w:tblGrid>
      <w:tr w:rsidR="00D62D31" w14:paraId="765073DA" w14:textId="77777777" w:rsidTr="00D62D31">
        <w:tc>
          <w:tcPr>
            <w:tcW w:w="2240" w:type="dxa"/>
            <w:tcBorders>
              <w:top w:val="single" w:sz="4" w:space="0" w:color="auto"/>
              <w:left w:val="single" w:sz="4" w:space="0" w:color="auto"/>
              <w:bottom w:val="single" w:sz="4" w:space="0" w:color="auto"/>
              <w:right w:val="single" w:sz="4" w:space="0" w:color="auto"/>
            </w:tcBorders>
            <w:hideMark/>
          </w:tcPr>
          <w:p w14:paraId="00899D57" w14:textId="77777777" w:rsidR="00D62D31" w:rsidRDefault="00D62D31">
            <w:pPr>
              <w:rPr>
                <w:b/>
                <w:sz w:val="20"/>
              </w:rPr>
            </w:pPr>
            <w:r>
              <w:rPr>
                <w:b/>
                <w:sz w:val="20"/>
              </w:rPr>
              <w:t>Role</w:t>
            </w:r>
          </w:p>
        </w:tc>
        <w:tc>
          <w:tcPr>
            <w:tcW w:w="2014" w:type="dxa"/>
            <w:tcBorders>
              <w:top w:val="single" w:sz="4" w:space="0" w:color="auto"/>
              <w:left w:val="single" w:sz="4" w:space="0" w:color="auto"/>
              <w:bottom w:val="single" w:sz="4" w:space="0" w:color="auto"/>
              <w:right w:val="single" w:sz="4" w:space="0" w:color="auto"/>
            </w:tcBorders>
            <w:hideMark/>
          </w:tcPr>
          <w:p w14:paraId="3A65B1ED" w14:textId="77777777" w:rsidR="00D62D31" w:rsidRDefault="00D62D31">
            <w:pPr>
              <w:rPr>
                <w:b/>
                <w:sz w:val="20"/>
              </w:rPr>
            </w:pPr>
            <w:r>
              <w:rPr>
                <w:b/>
                <w:sz w:val="20"/>
              </w:rPr>
              <w:t>Name</w:t>
            </w:r>
          </w:p>
        </w:tc>
        <w:tc>
          <w:tcPr>
            <w:tcW w:w="2014" w:type="dxa"/>
            <w:tcBorders>
              <w:top w:val="single" w:sz="4" w:space="0" w:color="auto"/>
              <w:left w:val="single" w:sz="4" w:space="0" w:color="auto"/>
              <w:bottom w:val="single" w:sz="4" w:space="0" w:color="auto"/>
              <w:right w:val="single" w:sz="4" w:space="0" w:color="auto"/>
            </w:tcBorders>
            <w:hideMark/>
          </w:tcPr>
          <w:p w14:paraId="6A67A817" w14:textId="77777777" w:rsidR="00D62D31" w:rsidRDefault="00D62D31">
            <w:pPr>
              <w:rPr>
                <w:b/>
                <w:sz w:val="20"/>
              </w:rPr>
            </w:pPr>
            <w:r>
              <w:rPr>
                <w:b/>
                <w:sz w:val="20"/>
              </w:rPr>
              <w:t>Title</w:t>
            </w:r>
          </w:p>
        </w:tc>
        <w:tc>
          <w:tcPr>
            <w:tcW w:w="2840" w:type="dxa"/>
            <w:tcBorders>
              <w:top w:val="single" w:sz="4" w:space="0" w:color="auto"/>
              <w:left w:val="single" w:sz="4" w:space="0" w:color="auto"/>
              <w:bottom w:val="single" w:sz="4" w:space="0" w:color="auto"/>
              <w:right w:val="single" w:sz="4" w:space="0" w:color="auto"/>
            </w:tcBorders>
            <w:hideMark/>
          </w:tcPr>
          <w:p w14:paraId="25A85B3D" w14:textId="77777777" w:rsidR="00D62D31" w:rsidRDefault="00D62D31">
            <w:pPr>
              <w:rPr>
                <w:b/>
                <w:sz w:val="20"/>
              </w:rPr>
            </w:pPr>
            <w:r>
              <w:rPr>
                <w:b/>
                <w:sz w:val="20"/>
              </w:rPr>
              <w:t>Signature</w:t>
            </w:r>
          </w:p>
        </w:tc>
        <w:tc>
          <w:tcPr>
            <w:tcW w:w="1188" w:type="dxa"/>
            <w:tcBorders>
              <w:top w:val="single" w:sz="4" w:space="0" w:color="auto"/>
              <w:left w:val="single" w:sz="4" w:space="0" w:color="auto"/>
              <w:bottom w:val="single" w:sz="4" w:space="0" w:color="auto"/>
              <w:right w:val="single" w:sz="4" w:space="0" w:color="auto"/>
            </w:tcBorders>
            <w:hideMark/>
          </w:tcPr>
          <w:p w14:paraId="46C107AE" w14:textId="77777777" w:rsidR="00D62D31" w:rsidRDefault="00D62D31">
            <w:pPr>
              <w:rPr>
                <w:b/>
                <w:sz w:val="20"/>
              </w:rPr>
            </w:pPr>
            <w:r>
              <w:rPr>
                <w:b/>
                <w:sz w:val="20"/>
              </w:rPr>
              <w:t>Date</w:t>
            </w:r>
          </w:p>
        </w:tc>
      </w:tr>
      <w:tr w:rsidR="00D62D31" w14:paraId="76B1F79A" w14:textId="77777777" w:rsidTr="00D62D31">
        <w:tc>
          <w:tcPr>
            <w:tcW w:w="2240" w:type="dxa"/>
            <w:tcBorders>
              <w:top w:val="single" w:sz="4" w:space="0" w:color="auto"/>
              <w:left w:val="single" w:sz="4" w:space="0" w:color="auto"/>
              <w:bottom w:val="single" w:sz="4" w:space="0" w:color="auto"/>
              <w:right w:val="single" w:sz="4" w:space="0" w:color="auto"/>
            </w:tcBorders>
          </w:tcPr>
          <w:p w14:paraId="077963A4"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56F03E5A"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5994F03D" w14:textId="77777777" w:rsidR="00D62D31" w:rsidRDefault="00D62D31">
            <w:pPr>
              <w:rPr>
                <w:sz w:val="20"/>
              </w:rPr>
            </w:pPr>
          </w:p>
        </w:tc>
        <w:tc>
          <w:tcPr>
            <w:tcW w:w="2840" w:type="dxa"/>
            <w:tcBorders>
              <w:top w:val="single" w:sz="4" w:space="0" w:color="auto"/>
              <w:left w:val="single" w:sz="4" w:space="0" w:color="auto"/>
              <w:bottom w:val="single" w:sz="4" w:space="0" w:color="auto"/>
              <w:right w:val="single" w:sz="4" w:space="0" w:color="auto"/>
            </w:tcBorders>
          </w:tcPr>
          <w:p w14:paraId="41D1436E" w14:textId="77777777" w:rsidR="00D62D31" w:rsidRDefault="00D62D31">
            <w:pPr>
              <w:rPr>
                <w:sz w:val="20"/>
              </w:rPr>
            </w:pPr>
          </w:p>
        </w:tc>
        <w:tc>
          <w:tcPr>
            <w:tcW w:w="1188" w:type="dxa"/>
            <w:tcBorders>
              <w:top w:val="single" w:sz="4" w:space="0" w:color="auto"/>
              <w:left w:val="single" w:sz="4" w:space="0" w:color="auto"/>
              <w:bottom w:val="single" w:sz="4" w:space="0" w:color="auto"/>
              <w:right w:val="single" w:sz="4" w:space="0" w:color="auto"/>
            </w:tcBorders>
          </w:tcPr>
          <w:p w14:paraId="1414A2B0" w14:textId="77777777" w:rsidR="00D62D31" w:rsidRDefault="00D62D31">
            <w:pPr>
              <w:rPr>
                <w:sz w:val="20"/>
              </w:rPr>
            </w:pPr>
          </w:p>
        </w:tc>
      </w:tr>
      <w:tr w:rsidR="00D62D31" w14:paraId="14731B58" w14:textId="77777777" w:rsidTr="00D62D31">
        <w:tc>
          <w:tcPr>
            <w:tcW w:w="2240" w:type="dxa"/>
            <w:tcBorders>
              <w:top w:val="single" w:sz="4" w:space="0" w:color="auto"/>
              <w:left w:val="single" w:sz="4" w:space="0" w:color="auto"/>
              <w:bottom w:val="single" w:sz="4" w:space="0" w:color="auto"/>
              <w:right w:val="single" w:sz="4" w:space="0" w:color="auto"/>
            </w:tcBorders>
          </w:tcPr>
          <w:p w14:paraId="2474BB98"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2D4D7862"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101009FE" w14:textId="77777777" w:rsidR="00D62D31" w:rsidRDefault="00D62D31">
            <w:pPr>
              <w:rPr>
                <w:sz w:val="20"/>
              </w:rPr>
            </w:pPr>
          </w:p>
        </w:tc>
        <w:tc>
          <w:tcPr>
            <w:tcW w:w="2840" w:type="dxa"/>
            <w:tcBorders>
              <w:top w:val="single" w:sz="4" w:space="0" w:color="auto"/>
              <w:left w:val="single" w:sz="4" w:space="0" w:color="auto"/>
              <w:bottom w:val="single" w:sz="4" w:space="0" w:color="auto"/>
              <w:right w:val="single" w:sz="4" w:space="0" w:color="auto"/>
            </w:tcBorders>
          </w:tcPr>
          <w:p w14:paraId="525C0633" w14:textId="77777777" w:rsidR="00D62D31" w:rsidRDefault="00D62D31">
            <w:pPr>
              <w:rPr>
                <w:sz w:val="20"/>
              </w:rPr>
            </w:pPr>
          </w:p>
        </w:tc>
        <w:tc>
          <w:tcPr>
            <w:tcW w:w="1188" w:type="dxa"/>
            <w:tcBorders>
              <w:top w:val="single" w:sz="4" w:space="0" w:color="auto"/>
              <w:left w:val="single" w:sz="4" w:space="0" w:color="auto"/>
              <w:bottom w:val="single" w:sz="4" w:space="0" w:color="auto"/>
              <w:right w:val="single" w:sz="4" w:space="0" w:color="auto"/>
            </w:tcBorders>
          </w:tcPr>
          <w:p w14:paraId="2F66C3D2" w14:textId="77777777" w:rsidR="00D62D31" w:rsidRDefault="00D62D31">
            <w:pPr>
              <w:rPr>
                <w:sz w:val="20"/>
              </w:rPr>
            </w:pPr>
          </w:p>
        </w:tc>
      </w:tr>
      <w:tr w:rsidR="00D62D31" w14:paraId="6FB7C00C" w14:textId="77777777" w:rsidTr="00D62D31">
        <w:tc>
          <w:tcPr>
            <w:tcW w:w="2240" w:type="dxa"/>
            <w:tcBorders>
              <w:top w:val="single" w:sz="4" w:space="0" w:color="auto"/>
              <w:left w:val="single" w:sz="4" w:space="0" w:color="auto"/>
              <w:bottom w:val="single" w:sz="4" w:space="0" w:color="auto"/>
              <w:right w:val="single" w:sz="4" w:space="0" w:color="auto"/>
            </w:tcBorders>
          </w:tcPr>
          <w:p w14:paraId="1EECC075"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7BA018E6"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47E82BEF" w14:textId="77777777" w:rsidR="00D62D31" w:rsidRDefault="00D62D31">
            <w:pPr>
              <w:rPr>
                <w:sz w:val="20"/>
              </w:rPr>
            </w:pPr>
          </w:p>
        </w:tc>
        <w:tc>
          <w:tcPr>
            <w:tcW w:w="2840" w:type="dxa"/>
            <w:tcBorders>
              <w:top w:val="single" w:sz="4" w:space="0" w:color="auto"/>
              <w:left w:val="single" w:sz="4" w:space="0" w:color="auto"/>
              <w:bottom w:val="single" w:sz="4" w:space="0" w:color="auto"/>
              <w:right w:val="single" w:sz="4" w:space="0" w:color="auto"/>
            </w:tcBorders>
          </w:tcPr>
          <w:p w14:paraId="30EA5DBF" w14:textId="77777777" w:rsidR="00D62D31" w:rsidRDefault="00D62D31">
            <w:pPr>
              <w:rPr>
                <w:sz w:val="20"/>
              </w:rPr>
            </w:pPr>
          </w:p>
        </w:tc>
        <w:tc>
          <w:tcPr>
            <w:tcW w:w="1188" w:type="dxa"/>
            <w:tcBorders>
              <w:top w:val="single" w:sz="4" w:space="0" w:color="auto"/>
              <w:left w:val="single" w:sz="4" w:space="0" w:color="auto"/>
              <w:bottom w:val="single" w:sz="4" w:space="0" w:color="auto"/>
              <w:right w:val="single" w:sz="4" w:space="0" w:color="auto"/>
            </w:tcBorders>
          </w:tcPr>
          <w:p w14:paraId="2A1B2DC6" w14:textId="77777777" w:rsidR="00D62D31" w:rsidRDefault="00D62D31">
            <w:pPr>
              <w:rPr>
                <w:sz w:val="20"/>
              </w:rPr>
            </w:pPr>
          </w:p>
        </w:tc>
      </w:tr>
      <w:tr w:rsidR="00D62D31" w14:paraId="16316A5D" w14:textId="77777777" w:rsidTr="00D62D31">
        <w:tc>
          <w:tcPr>
            <w:tcW w:w="2240" w:type="dxa"/>
            <w:tcBorders>
              <w:top w:val="single" w:sz="4" w:space="0" w:color="auto"/>
              <w:left w:val="single" w:sz="4" w:space="0" w:color="auto"/>
              <w:bottom w:val="single" w:sz="4" w:space="0" w:color="auto"/>
              <w:right w:val="single" w:sz="4" w:space="0" w:color="auto"/>
            </w:tcBorders>
          </w:tcPr>
          <w:p w14:paraId="774F7242"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3DDF4F61"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3AF50A64" w14:textId="77777777" w:rsidR="00D62D31" w:rsidRDefault="00D62D31">
            <w:pPr>
              <w:rPr>
                <w:sz w:val="20"/>
              </w:rPr>
            </w:pPr>
          </w:p>
        </w:tc>
        <w:tc>
          <w:tcPr>
            <w:tcW w:w="2840" w:type="dxa"/>
            <w:tcBorders>
              <w:top w:val="single" w:sz="4" w:space="0" w:color="auto"/>
              <w:left w:val="single" w:sz="4" w:space="0" w:color="auto"/>
              <w:bottom w:val="single" w:sz="4" w:space="0" w:color="auto"/>
              <w:right w:val="single" w:sz="4" w:space="0" w:color="auto"/>
            </w:tcBorders>
          </w:tcPr>
          <w:p w14:paraId="659C631C" w14:textId="77777777" w:rsidR="00D62D31" w:rsidRDefault="00D62D31">
            <w:pPr>
              <w:rPr>
                <w:sz w:val="20"/>
              </w:rPr>
            </w:pPr>
          </w:p>
        </w:tc>
        <w:tc>
          <w:tcPr>
            <w:tcW w:w="1188" w:type="dxa"/>
            <w:tcBorders>
              <w:top w:val="single" w:sz="4" w:space="0" w:color="auto"/>
              <w:left w:val="single" w:sz="4" w:space="0" w:color="auto"/>
              <w:bottom w:val="single" w:sz="4" w:space="0" w:color="auto"/>
              <w:right w:val="single" w:sz="4" w:space="0" w:color="auto"/>
            </w:tcBorders>
          </w:tcPr>
          <w:p w14:paraId="3B931FA2" w14:textId="77777777" w:rsidR="00D62D31" w:rsidRDefault="00D62D31">
            <w:pPr>
              <w:rPr>
                <w:sz w:val="20"/>
              </w:rPr>
            </w:pPr>
          </w:p>
        </w:tc>
      </w:tr>
      <w:tr w:rsidR="00D62D31" w14:paraId="00E98B6C" w14:textId="77777777" w:rsidTr="00D62D31">
        <w:tc>
          <w:tcPr>
            <w:tcW w:w="2240" w:type="dxa"/>
            <w:tcBorders>
              <w:top w:val="single" w:sz="4" w:space="0" w:color="auto"/>
              <w:left w:val="single" w:sz="4" w:space="0" w:color="auto"/>
              <w:bottom w:val="single" w:sz="4" w:space="0" w:color="auto"/>
              <w:right w:val="single" w:sz="4" w:space="0" w:color="auto"/>
            </w:tcBorders>
          </w:tcPr>
          <w:p w14:paraId="00CA2378"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65BF501D"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7771581A" w14:textId="77777777" w:rsidR="00D62D31" w:rsidRDefault="00D62D31">
            <w:pPr>
              <w:rPr>
                <w:sz w:val="20"/>
              </w:rPr>
            </w:pPr>
          </w:p>
        </w:tc>
        <w:tc>
          <w:tcPr>
            <w:tcW w:w="2840" w:type="dxa"/>
            <w:tcBorders>
              <w:top w:val="single" w:sz="4" w:space="0" w:color="auto"/>
              <w:left w:val="single" w:sz="4" w:space="0" w:color="auto"/>
              <w:bottom w:val="single" w:sz="4" w:space="0" w:color="auto"/>
              <w:right w:val="single" w:sz="4" w:space="0" w:color="auto"/>
            </w:tcBorders>
          </w:tcPr>
          <w:p w14:paraId="524DD481" w14:textId="77777777" w:rsidR="00D62D31" w:rsidRDefault="00D62D31">
            <w:pPr>
              <w:rPr>
                <w:sz w:val="20"/>
              </w:rPr>
            </w:pPr>
          </w:p>
        </w:tc>
        <w:tc>
          <w:tcPr>
            <w:tcW w:w="1188" w:type="dxa"/>
            <w:tcBorders>
              <w:top w:val="single" w:sz="4" w:space="0" w:color="auto"/>
              <w:left w:val="single" w:sz="4" w:space="0" w:color="auto"/>
              <w:bottom w:val="single" w:sz="4" w:space="0" w:color="auto"/>
              <w:right w:val="single" w:sz="4" w:space="0" w:color="auto"/>
            </w:tcBorders>
          </w:tcPr>
          <w:p w14:paraId="0EDE4AD5" w14:textId="77777777" w:rsidR="00D62D31" w:rsidRDefault="00D62D31">
            <w:pPr>
              <w:rPr>
                <w:sz w:val="20"/>
              </w:rPr>
            </w:pPr>
          </w:p>
        </w:tc>
      </w:tr>
      <w:tr w:rsidR="00D62D31" w14:paraId="75C97A88" w14:textId="77777777" w:rsidTr="00D62D31">
        <w:tc>
          <w:tcPr>
            <w:tcW w:w="2240" w:type="dxa"/>
            <w:tcBorders>
              <w:top w:val="single" w:sz="4" w:space="0" w:color="auto"/>
              <w:left w:val="single" w:sz="4" w:space="0" w:color="auto"/>
              <w:bottom w:val="single" w:sz="4" w:space="0" w:color="auto"/>
              <w:right w:val="single" w:sz="4" w:space="0" w:color="auto"/>
            </w:tcBorders>
          </w:tcPr>
          <w:p w14:paraId="1A967100"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1879BA69"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10F10FF9" w14:textId="77777777" w:rsidR="00D62D31" w:rsidRDefault="00D62D31">
            <w:pPr>
              <w:rPr>
                <w:sz w:val="20"/>
              </w:rPr>
            </w:pPr>
          </w:p>
        </w:tc>
        <w:tc>
          <w:tcPr>
            <w:tcW w:w="2840" w:type="dxa"/>
            <w:tcBorders>
              <w:top w:val="single" w:sz="4" w:space="0" w:color="auto"/>
              <w:left w:val="single" w:sz="4" w:space="0" w:color="auto"/>
              <w:bottom w:val="single" w:sz="4" w:space="0" w:color="auto"/>
              <w:right w:val="single" w:sz="4" w:space="0" w:color="auto"/>
            </w:tcBorders>
          </w:tcPr>
          <w:p w14:paraId="0AFE79AC" w14:textId="77777777" w:rsidR="00D62D31" w:rsidRDefault="00D62D31">
            <w:pPr>
              <w:rPr>
                <w:sz w:val="20"/>
              </w:rPr>
            </w:pPr>
          </w:p>
        </w:tc>
        <w:tc>
          <w:tcPr>
            <w:tcW w:w="1188" w:type="dxa"/>
            <w:tcBorders>
              <w:top w:val="single" w:sz="4" w:space="0" w:color="auto"/>
              <w:left w:val="single" w:sz="4" w:space="0" w:color="auto"/>
              <w:bottom w:val="single" w:sz="4" w:space="0" w:color="auto"/>
              <w:right w:val="single" w:sz="4" w:space="0" w:color="auto"/>
            </w:tcBorders>
          </w:tcPr>
          <w:p w14:paraId="5F8E6BC6" w14:textId="77777777" w:rsidR="00D62D31" w:rsidRDefault="00D62D31">
            <w:pPr>
              <w:rPr>
                <w:sz w:val="20"/>
              </w:rPr>
            </w:pPr>
          </w:p>
        </w:tc>
      </w:tr>
      <w:tr w:rsidR="00D62D31" w14:paraId="38D189A4" w14:textId="77777777" w:rsidTr="00D62D31">
        <w:tc>
          <w:tcPr>
            <w:tcW w:w="2240" w:type="dxa"/>
            <w:tcBorders>
              <w:top w:val="single" w:sz="4" w:space="0" w:color="auto"/>
              <w:left w:val="single" w:sz="4" w:space="0" w:color="auto"/>
              <w:bottom w:val="single" w:sz="4" w:space="0" w:color="auto"/>
              <w:right w:val="single" w:sz="4" w:space="0" w:color="auto"/>
            </w:tcBorders>
          </w:tcPr>
          <w:p w14:paraId="4D6EB5A2"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2B3AD601"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0B30A927" w14:textId="77777777" w:rsidR="00D62D31" w:rsidRDefault="00D62D31">
            <w:pPr>
              <w:rPr>
                <w:sz w:val="20"/>
              </w:rPr>
            </w:pPr>
          </w:p>
        </w:tc>
        <w:tc>
          <w:tcPr>
            <w:tcW w:w="2840" w:type="dxa"/>
            <w:tcBorders>
              <w:top w:val="single" w:sz="4" w:space="0" w:color="auto"/>
              <w:left w:val="single" w:sz="4" w:space="0" w:color="auto"/>
              <w:bottom w:val="single" w:sz="4" w:space="0" w:color="auto"/>
              <w:right w:val="single" w:sz="4" w:space="0" w:color="auto"/>
            </w:tcBorders>
          </w:tcPr>
          <w:p w14:paraId="64D5E6E7" w14:textId="77777777" w:rsidR="00D62D31" w:rsidRDefault="00D62D31">
            <w:pPr>
              <w:rPr>
                <w:sz w:val="20"/>
              </w:rPr>
            </w:pPr>
          </w:p>
        </w:tc>
        <w:tc>
          <w:tcPr>
            <w:tcW w:w="1188" w:type="dxa"/>
            <w:tcBorders>
              <w:top w:val="single" w:sz="4" w:space="0" w:color="auto"/>
              <w:left w:val="single" w:sz="4" w:space="0" w:color="auto"/>
              <w:bottom w:val="single" w:sz="4" w:space="0" w:color="auto"/>
              <w:right w:val="single" w:sz="4" w:space="0" w:color="auto"/>
            </w:tcBorders>
          </w:tcPr>
          <w:p w14:paraId="7D080C6C" w14:textId="77777777" w:rsidR="00D62D31" w:rsidRDefault="00D62D31">
            <w:pPr>
              <w:rPr>
                <w:sz w:val="20"/>
              </w:rPr>
            </w:pPr>
          </w:p>
        </w:tc>
      </w:tr>
      <w:tr w:rsidR="00D62D31" w14:paraId="6938E561" w14:textId="77777777" w:rsidTr="00D62D31">
        <w:tc>
          <w:tcPr>
            <w:tcW w:w="2240" w:type="dxa"/>
            <w:tcBorders>
              <w:top w:val="single" w:sz="4" w:space="0" w:color="auto"/>
              <w:left w:val="single" w:sz="4" w:space="0" w:color="auto"/>
              <w:bottom w:val="single" w:sz="4" w:space="0" w:color="auto"/>
              <w:right w:val="single" w:sz="4" w:space="0" w:color="auto"/>
            </w:tcBorders>
          </w:tcPr>
          <w:p w14:paraId="599A1C89"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0845AA4F" w14:textId="77777777" w:rsidR="00D62D31" w:rsidRDefault="00D62D31">
            <w:pPr>
              <w:rPr>
                <w:sz w:val="20"/>
              </w:rPr>
            </w:pPr>
          </w:p>
        </w:tc>
        <w:tc>
          <w:tcPr>
            <w:tcW w:w="2014" w:type="dxa"/>
            <w:tcBorders>
              <w:top w:val="single" w:sz="4" w:space="0" w:color="auto"/>
              <w:left w:val="single" w:sz="4" w:space="0" w:color="auto"/>
              <w:bottom w:val="single" w:sz="4" w:space="0" w:color="auto"/>
              <w:right w:val="single" w:sz="4" w:space="0" w:color="auto"/>
            </w:tcBorders>
          </w:tcPr>
          <w:p w14:paraId="73A359CF" w14:textId="77777777" w:rsidR="00D62D31" w:rsidRDefault="00D62D31">
            <w:pPr>
              <w:rPr>
                <w:sz w:val="20"/>
              </w:rPr>
            </w:pPr>
          </w:p>
        </w:tc>
        <w:tc>
          <w:tcPr>
            <w:tcW w:w="2840" w:type="dxa"/>
            <w:tcBorders>
              <w:top w:val="single" w:sz="4" w:space="0" w:color="auto"/>
              <w:left w:val="single" w:sz="4" w:space="0" w:color="auto"/>
              <w:bottom w:val="single" w:sz="4" w:space="0" w:color="auto"/>
              <w:right w:val="single" w:sz="4" w:space="0" w:color="auto"/>
            </w:tcBorders>
          </w:tcPr>
          <w:p w14:paraId="5CB9547B" w14:textId="77777777" w:rsidR="00D62D31" w:rsidRDefault="00D62D31">
            <w:pPr>
              <w:rPr>
                <w:sz w:val="20"/>
              </w:rPr>
            </w:pPr>
          </w:p>
        </w:tc>
        <w:tc>
          <w:tcPr>
            <w:tcW w:w="1188" w:type="dxa"/>
            <w:tcBorders>
              <w:top w:val="single" w:sz="4" w:space="0" w:color="auto"/>
              <w:left w:val="single" w:sz="4" w:space="0" w:color="auto"/>
              <w:bottom w:val="single" w:sz="4" w:space="0" w:color="auto"/>
              <w:right w:val="single" w:sz="4" w:space="0" w:color="auto"/>
            </w:tcBorders>
          </w:tcPr>
          <w:p w14:paraId="4CEADD4E" w14:textId="77777777" w:rsidR="00D62D31" w:rsidRDefault="00D62D31">
            <w:pPr>
              <w:rPr>
                <w:sz w:val="20"/>
              </w:rPr>
            </w:pPr>
          </w:p>
        </w:tc>
      </w:tr>
    </w:tbl>
    <w:p w14:paraId="46C4B798" w14:textId="77777777" w:rsidR="00D62D31" w:rsidRDefault="00D62D31" w:rsidP="00D62D31">
      <w:pPr>
        <w:rPr>
          <w:rFonts w:asciiTheme="minorHAnsi" w:hAnsiTheme="minorHAnsi"/>
          <w:sz w:val="20"/>
        </w:rPr>
      </w:pPr>
    </w:p>
    <w:p w14:paraId="03C417A4" w14:textId="77777777" w:rsidR="00D62D31" w:rsidRDefault="00D62D31" w:rsidP="00D62D31">
      <w:r>
        <w:br w:type="page"/>
      </w:r>
    </w:p>
    <w:p w14:paraId="14CBA4C1" w14:textId="77777777" w:rsidR="00D62D31" w:rsidRDefault="00D62D31" w:rsidP="00F66A3D">
      <w:pPr>
        <w:pStyle w:val="Heading1"/>
      </w:pPr>
      <w:bookmarkStart w:id="0" w:name="_Toc462913048"/>
      <w:r>
        <w:lastRenderedPageBreak/>
        <w:t>Content</w:t>
      </w:r>
      <w:bookmarkEnd w:id="0"/>
    </w:p>
    <w:sdt>
      <w:sdtPr>
        <w:id w:val="-707953541"/>
        <w:docPartObj>
          <w:docPartGallery w:val="Table of Contents"/>
          <w:docPartUnique/>
        </w:docPartObj>
      </w:sdtPr>
      <w:sdtContent>
        <w:p w14:paraId="637C401A" w14:textId="77777777" w:rsidR="00D62D31" w:rsidRDefault="00D62D31">
          <w:pPr>
            <w:pStyle w:val="TOC1"/>
            <w:tabs>
              <w:tab w:val="right" w:leader="dot" w:pos="9350"/>
            </w:tabs>
            <w:rPr>
              <w:rFonts w:eastAsiaTheme="minorEastAsia"/>
              <w:noProof/>
            </w:rPr>
          </w:pPr>
          <w:r>
            <w:fldChar w:fldCharType="begin"/>
          </w:r>
          <w:r>
            <w:instrText xml:space="preserve"> TOC \o "1-2" \h \z \u </w:instrText>
          </w:r>
          <w:r>
            <w:fldChar w:fldCharType="separate"/>
          </w:r>
          <w:hyperlink w:anchor="_Toc462913048" w:history="1">
            <w:r w:rsidRPr="00203A8B">
              <w:rPr>
                <w:rStyle w:val="Hyperlink"/>
                <w:noProof/>
              </w:rPr>
              <w:t>Content</w:t>
            </w:r>
            <w:r>
              <w:rPr>
                <w:noProof/>
                <w:webHidden/>
              </w:rPr>
              <w:tab/>
            </w:r>
            <w:r>
              <w:rPr>
                <w:noProof/>
                <w:webHidden/>
              </w:rPr>
              <w:fldChar w:fldCharType="begin"/>
            </w:r>
            <w:r>
              <w:rPr>
                <w:noProof/>
                <w:webHidden/>
              </w:rPr>
              <w:instrText xml:space="preserve"> PAGEREF _Toc462913048 \h </w:instrText>
            </w:r>
            <w:r>
              <w:rPr>
                <w:noProof/>
                <w:webHidden/>
              </w:rPr>
            </w:r>
            <w:r>
              <w:rPr>
                <w:noProof/>
                <w:webHidden/>
              </w:rPr>
              <w:fldChar w:fldCharType="separate"/>
            </w:r>
            <w:r w:rsidR="00CF122B">
              <w:rPr>
                <w:noProof/>
                <w:webHidden/>
              </w:rPr>
              <w:t>3</w:t>
            </w:r>
            <w:r>
              <w:rPr>
                <w:noProof/>
                <w:webHidden/>
              </w:rPr>
              <w:fldChar w:fldCharType="end"/>
            </w:r>
          </w:hyperlink>
        </w:p>
        <w:p w14:paraId="30B403EE" w14:textId="77777777" w:rsidR="00D62D31" w:rsidRDefault="002C4135">
          <w:pPr>
            <w:pStyle w:val="TOC1"/>
            <w:tabs>
              <w:tab w:val="right" w:leader="dot" w:pos="9350"/>
            </w:tabs>
            <w:rPr>
              <w:rFonts w:eastAsiaTheme="minorEastAsia"/>
              <w:noProof/>
            </w:rPr>
          </w:pPr>
          <w:hyperlink w:anchor="_Toc462913049" w:history="1">
            <w:r w:rsidR="00D62D31" w:rsidRPr="00203A8B">
              <w:rPr>
                <w:rStyle w:val="Hyperlink"/>
                <w:noProof/>
              </w:rPr>
              <w:t>Introduction</w:t>
            </w:r>
            <w:r w:rsidR="00D62D31">
              <w:rPr>
                <w:noProof/>
                <w:webHidden/>
              </w:rPr>
              <w:tab/>
            </w:r>
            <w:r w:rsidR="00D62D31">
              <w:rPr>
                <w:noProof/>
                <w:webHidden/>
              </w:rPr>
              <w:fldChar w:fldCharType="begin"/>
            </w:r>
            <w:r w:rsidR="00D62D31">
              <w:rPr>
                <w:noProof/>
                <w:webHidden/>
              </w:rPr>
              <w:instrText xml:space="preserve"> PAGEREF _Toc462913049 \h </w:instrText>
            </w:r>
            <w:r w:rsidR="00D62D31">
              <w:rPr>
                <w:noProof/>
                <w:webHidden/>
              </w:rPr>
            </w:r>
            <w:r w:rsidR="00D62D31">
              <w:rPr>
                <w:noProof/>
                <w:webHidden/>
              </w:rPr>
              <w:fldChar w:fldCharType="separate"/>
            </w:r>
            <w:r w:rsidR="00CF122B">
              <w:rPr>
                <w:noProof/>
                <w:webHidden/>
              </w:rPr>
              <w:t>4</w:t>
            </w:r>
            <w:r w:rsidR="00D62D31">
              <w:rPr>
                <w:noProof/>
                <w:webHidden/>
              </w:rPr>
              <w:fldChar w:fldCharType="end"/>
            </w:r>
          </w:hyperlink>
        </w:p>
        <w:p w14:paraId="05079D2D" w14:textId="77777777" w:rsidR="00D62D31" w:rsidRDefault="00474FB6">
          <w:pPr>
            <w:pStyle w:val="TOC1"/>
            <w:tabs>
              <w:tab w:val="right" w:leader="dot" w:pos="9350"/>
            </w:tabs>
            <w:rPr>
              <w:rFonts w:eastAsiaTheme="minorEastAsia"/>
              <w:noProof/>
            </w:rPr>
          </w:pPr>
          <w:r>
            <w:fldChar w:fldCharType="begin"/>
          </w:r>
          <w:r>
            <w:instrText xml:space="preserve"> HYPERLINK \l "_Toc462913050" </w:instrText>
          </w:r>
          <w:r>
            <w:fldChar w:fldCharType="separate"/>
          </w:r>
          <w:r w:rsidR="00D62D31" w:rsidRPr="00203A8B">
            <w:rPr>
              <w:rStyle w:val="Hyperlink"/>
              <w:noProof/>
            </w:rPr>
            <w:t>Design</w:t>
          </w:r>
          <w:r w:rsidR="00D62D31">
            <w:rPr>
              <w:noProof/>
              <w:webHidden/>
            </w:rPr>
            <w:tab/>
          </w:r>
          <w:r w:rsidR="00D62D31">
            <w:rPr>
              <w:noProof/>
              <w:webHidden/>
            </w:rPr>
            <w:fldChar w:fldCharType="begin"/>
          </w:r>
          <w:r w:rsidR="00D62D31">
            <w:rPr>
              <w:noProof/>
              <w:webHidden/>
            </w:rPr>
            <w:instrText xml:space="preserve"> PAGEREF _Toc462913050 \h </w:instrText>
          </w:r>
          <w:r w:rsidR="00D62D31">
            <w:rPr>
              <w:noProof/>
              <w:webHidden/>
            </w:rPr>
          </w:r>
          <w:r w:rsidR="00D62D31">
            <w:rPr>
              <w:noProof/>
              <w:webHidden/>
            </w:rPr>
            <w:fldChar w:fldCharType="separate"/>
          </w:r>
          <w:ins w:id="1" w:author="Renee DeWolf" w:date="2016-09-30T12:00:00Z">
            <w:r w:rsidR="00CF122B">
              <w:rPr>
                <w:noProof/>
                <w:webHidden/>
              </w:rPr>
              <w:t>5</w:t>
            </w:r>
          </w:ins>
          <w:del w:id="2" w:author="Renee DeWolf" w:date="2016-09-30T12:00:00Z">
            <w:r w:rsidR="00D62D31" w:rsidDel="00CF122B">
              <w:rPr>
                <w:noProof/>
                <w:webHidden/>
              </w:rPr>
              <w:delText>4</w:delText>
            </w:r>
          </w:del>
          <w:r w:rsidR="00D62D31">
            <w:rPr>
              <w:noProof/>
              <w:webHidden/>
            </w:rPr>
            <w:fldChar w:fldCharType="end"/>
          </w:r>
          <w:r>
            <w:rPr>
              <w:noProof/>
            </w:rPr>
            <w:fldChar w:fldCharType="end"/>
          </w:r>
        </w:p>
        <w:p w14:paraId="1025876A" w14:textId="77777777" w:rsidR="00D62D31" w:rsidRDefault="002C4135">
          <w:pPr>
            <w:pStyle w:val="TOC1"/>
            <w:tabs>
              <w:tab w:val="right" w:leader="dot" w:pos="9350"/>
            </w:tabs>
            <w:rPr>
              <w:rFonts w:eastAsiaTheme="minorEastAsia"/>
              <w:noProof/>
            </w:rPr>
          </w:pPr>
          <w:hyperlink w:anchor="_Toc462913051" w:history="1">
            <w:r w:rsidR="00D62D31" w:rsidRPr="00203A8B">
              <w:rPr>
                <w:rStyle w:val="Hyperlink"/>
                <w:noProof/>
              </w:rPr>
              <w:t>Requirements</w:t>
            </w:r>
            <w:r w:rsidR="00D62D31">
              <w:rPr>
                <w:noProof/>
                <w:webHidden/>
              </w:rPr>
              <w:tab/>
            </w:r>
            <w:r w:rsidR="00D62D31">
              <w:rPr>
                <w:noProof/>
                <w:webHidden/>
              </w:rPr>
              <w:fldChar w:fldCharType="begin"/>
            </w:r>
            <w:r w:rsidR="00D62D31">
              <w:rPr>
                <w:noProof/>
                <w:webHidden/>
              </w:rPr>
              <w:instrText xml:space="preserve"> PAGEREF _Toc462913051 \h </w:instrText>
            </w:r>
            <w:r w:rsidR="00D62D31">
              <w:rPr>
                <w:noProof/>
                <w:webHidden/>
              </w:rPr>
            </w:r>
            <w:r w:rsidR="00D62D31">
              <w:rPr>
                <w:noProof/>
                <w:webHidden/>
              </w:rPr>
              <w:fldChar w:fldCharType="separate"/>
            </w:r>
            <w:r w:rsidR="00CF122B">
              <w:rPr>
                <w:noProof/>
                <w:webHidden/>
              </w:rPr>
              <w:t>7</w:t>
            </w:r>
            <w:r w:rsidR="00D62D31">
              <w:rPr>
                <w:noProof/>
                <w:webHidden/>
              </w:rPr>
              <w:fldChar w:fldCharType="end"/>
            </w:r>
          </w:hyperlink>
        </w:p>
        <w:p w14:paraId="0AC8AC9A" w14:textId="77777777" w:rsidR="00D62D31" w:rsidRDefault="002C4135">
          <w:pPr>
            <w:pStyle w:val="TOC2"/>
            <w:tabs>
              <w:tab w:val="right" w:leader="dot" w:pos="9350"/>
            </w:tabs>
            <w:rPr>
              <w:rFonts w:eastAsiaTheme="minorEastAsia"/>
              <w:noProof/>
            </w:rPr>
          </w:pPr>
          <w:hyperlink w:anchor="_Toc462913052" w:history="1">
            <w:r w:rsidR="00D62D31" w:rsidRPr="00203A8B">
              <w:rPr>
                <w:rStyle w:val="Hyperlink"/>
                <w:noProof/>
              </w:rPr>
              <w:t>Conceptual Data Model</w:t>
            </w:r>
            <w:r w:rsidR="00D62D31">
              <w:rPr>
                <w:noProof/>
                <w:webHidden/>
              </w:rPr>
              <w:tab/>
            </w:r>
            <w:r w:rsidR="00D62D31">
              <w:rPr>
                <w:noProof/>
                <w:webHidden/>
              </w:rPr>
              <w:fldChar w:fldCharType="begin"/>
            </w:r>
            <w:r w:rsidR="00D62D31">
              <w:rPr>
                <w:noProof/>
                <w:webHidden/>
              </w:rPr>
              <w:instrText xml:space="preserve"> PAGEREF _Toc462913052 \h </w:instrText>
            </w:r>
            <w:r w:rsidR="00D62D31">
              <w:rPr>
                <w:noProof/>
                <w:webHidden/>
              </w:rPr>
            </w:r>
            <w:r w:rsidR="00D62D31">
              <w:rPr>
                <w:noProof/>
                <w:webHidden/>
              </w:rPr>
              <w:fldChar w:fldCharType="separate"/>
            </w:r>
            <w:r w:rsidR="00CF122B">
              <w:rPr>
                <w:noProof/>
                <w:webHidden/>
              </w:rPr>
              <w:t>9</w:t>
            </w:r>
            <w:r w:rsidR="00D62D31">
              <w:rPr>
                <w:noProof/>
                <w:webHidden/>
              </w:rPr>
              <w:fldChar w:fldCharType="end"/>
            </w:r>
          </w:hyperlink>
        </w:p>
        <w:p w14:paraId="4F92412C" w14:textId="77777777" w:rsidR="00D62D31" w:rsidRDefault="002C4135">
          <w:pPr>
            <w:pStyle w:val="TOC1"/>
            <w:tabs>
              <w:tab w:val="right" w:leader="dot" w:pos="9350"/>
            </w:tabs>
            <w:rPr>
              <w:rFonts w:eastAsiaTheme="minorEastAsia"/>
              <w:noProof/>
            </w:rPr>
          </w:pPr>
          <w:hyperlink w:anchor="_Toc462913053" w:history="1">
            <w:r w:rsidR="00D62D31" w:rsidRPr="00203A8B">
              <w:rPr>
                <w:rStyle w:val="Hyperlink"/>
                <w:noProof/>
              </w:rPr>
              <w:t>Exceptions</w:t>
            </w:r>
            <w:r w:rsidR="00D62D31">
              <w:rPr>
                <w:noProof/>
                <w:webHidden/>
              </w:rPr>
              <w:tab/>
            </w:r>
            <w:r w:rsidR="00D62D31">
              <w:rPr>
                <w:noProof/>
                <w:webHidden/>
              </w:rPr>
              <w:fldChar w:fldCharType="begin"/>
            </w:r>
            <w:r w:rsidR="00D62D31">
              <w:rPr>
                <w:noProof/>
                <w:webHidden/>
              </w:rPr>
              <w:instrText xml:space="preserve"> PAGEREF _Toc462913053 \h </w:instrText>
            </w:r>
            <w:r w:rsidR="00D62D31">
              <w:rPr>
                <w:noProof/>
                <w:webHidden/>
              </w:rPr>
            </w:r>
            <w:r w:rsidR="00D62D31">
              <w:rPr>
                <w:noProof/>
                <w:webHidden/>
              </w:rPr>
              <w:fldChar w:fldCharType="separate"/>
            </w:r>
            <w:r w:rsidR="00CF122B">
              <w:rPr>
                <w:noProof/>
                <w:webHidden/>
              </w:rPr>
              <w:t>11</w:t>
            </w:r>
            <w:r w:rsidR="00D62D31">
              <w:rPr>
                <w:noProof/>
                <w:webHidden/>
              </w:rPr>
              <w:fldChar w:fldCharType="end"/>
            </w:r>
          </w:hyperlink>
        </w:p>
        <w:p w14:paraId="38DB1BC9" w14:textId="77777777" w:rsidR="00D62D31" w:rsidRDefault="002C4135">
          <w:pPr>
            <w:pStyle w:val="TOC2"/>
            <w:tabs>
              <w:tab w:val="right" w:leader="dot" w:pos="9350"/>
            </w:tabs>
            <w:rPr>
              <w:rFonts w:eastAsiaTheme="minorEastAsia"/>
              <w:noProof/>
            </w:rPr>
          </w:pPr>
          <w:hyperlink w:anchor="_Toc462913054" w:history="1">
            <w:r w:rsidR="00D62D31" w:rsidRPr="00203A8B">
              <w:rPr>
                <w:rStyle w:val="Hyperlink"/>
                <w:rFonts w:eastAsia="Times New Roman"/>
                <w:noProof/>
              </w:rPr>
              <w:t>Shrink Exceptions</w:t>
            </w:r>
            <w:r w:rsidR="00D62D31">
              <w:rPr>
                <w:noProof/>
                <w:webHidden/>
              </w:rPr>
              <w:tab/>
            </w:r>
            <w:r w:rsidR="00D62D31">
              <w:rPr>
                <w:noProof/>
                <w:webHidden/>
              </w:rPr>
              <w:fldChar w:fldCharType="begin"/>
            </w:r>
            <w:r w:rsidR="00D62D31">
              <w:rPr>
                <w:noProof/>
                <w:webHidden/>
              </w:rPr>
              <w:instrText xml:space="preserve"> PAGEREF _Toc462913054 \h </w:instrText>
            </w:r>
            <w:r w:rsidR="00D62D31">
              <w:rPr>
                <w:noProof/>
                <w:webHidden/>
              </w:rPr>
            </w:r>
            <w:r w:rsidR="00D62D31">
              <w:rPr>
                <w:noProof/>
                <w:webHidden/>
              </w:rPr>
              <w:fldChar w:fldCharType="separate"/>
            </w:r>
            <w:r w:rsidR="00CF122B">
              <w:rPr>
                <w:noProof/>
                <w:webHidden/>
              </w:rPr>
              <w:t>11</w:t>
            </w:r>
            <w:r w:rsidR="00D62D31">
              <w:rPr>
                <w:noProof/>
                <w:webHidden/>
              </w:rPr>
              <w:fldChar w:fldCharType="end"/>
            </w:r>
          </w:hyperlink>
        </w:p>
        <w:p w14:paraId="48C5CFF3" w14:textId="77777777" w:rsidR="00D62D31" w:rsidRDefault="002C4135">
          <w:pPr>
            <w:pStyle w:val="TOC2"/>
            <w:tabs>
              <w:tab w:val="right" w:leader="dot" w:pos="9350"/>
            </w:tabs>
            <w:rPr>
              <w:rFonts w:eastAsiaTheme="minorEastAsia"/>
              <w:noProof/>
            </w:rPr>
          </w:pPr>
          <w:hyperlink w:anchor="_Toc462913055" w:history="1">
            <w:r w:rsidR="00D62D31" w:rsidRPr="00203A8B">
              <w:rPr>
                <w:rStyle w:val="Hyperlink"/>
                <w:rFonts w:eastAsia="Times New Roman"/>
                <w:noProof/>
              </w:rPr>
              <w:t>Stock Availability Exceptions</w:t>
            </w:r>
            <w:r w:rsidR="00D62D31">
              <w:rPr>
                <w:noProof/>
                <w:webHidden/>
              </w:rPr>
              <w:tab/>
            </w:r>
            <w:r w:rsidR="00D62D31">
              <w:rPr>
                <w:noProof/>
                <w:webHidden/>
              </w:rPr>
              <w:fldChar w:fldCharType="begin"/>
            </w:r>
            <w:r w:rsidR="00D62D31">
              <w:rPr>
                <w:noProof/>
                <w:webHidden/>
              </w:rPr>
              <w:instrText xml:space="preserve"> PAGEREF _Toc462913055 \h </w:instrText>
            </w:r>
            <w:r w:rsidR="00D62D31">
              <w:rPr>
                <w:noProof/>
                <w:webHidden/>
              </w:rPr>
            </w:r>
            <w:r w:rsidR="00D62D31">
              <w:rPr>
                <w:noProof/>
                <w:webHidden/>
              </w:rPr>
              <w:fldChar w:fldCharType="separate"/>
            </w:r>
            <w:r w:rsidR="00CF122B">
              <w:rPr>
                <w:noProof/>
                <w:webHidden/>
              </w:rPr>
              <w:t>14</w:t>
            </w:r>
            <w:r w:rsidR="00D62D31">
              <w:rPr>
                <w:noProof/>
                <w:webHidden/>
              </w:rPr>
              <w:fldChar w:fldCharType="end"/>
            </w:r>
          </w:hyperlink>
        </w:p>
        <w:p w14:paraId="67C786A0" w14:textId="77777777" w:rsidR="00D62D31" w:rsidRDefault="002C4135">
          <w:pPr>
            <w:pStyle w:val="TOC2"/>
            <w:tabs>
              <w:tab w:val="right" w:leader="dot" w:pos="9350"/>
            </w:tabs>
            <w:rPr>
              <w:rFonts w:eastAsiaTheme="minorEastAsia"/>
              <w:noProof/>
            </w:rPr>
          </w:pPr>
          <w:hyperlink w:anchor="_Toc462913056" w:history="1">
            <w:r w:rsidR="00D62D31" w:rsidRPr="00203A8B">
              <w:rPr>
                <w:rStyle w:val="Hyperlink"/>
                <w:rFonts w:ascii="Calibri" w:eastAsia="Times New Roman" w:hAnsi="Calibri"/>
                <w:noProof/>
              </w:rPr>
              <w:t>DC or Warehouse Exceptions</w:t>
            </w:r>
            <w:r w:rsidR="00D62D31">
              <w:rPr>
                <w:noProof/>
                <w:webHidden/>
              </w:rPr>
              <w:tab/>
            </w:r>
            <w:r w:rsidR="00D62D31">
              <w:rPr>
                <w:noProof/>
                <w:webHidden/>
              </w:rPr>
              <w:fldChar w:fldCharType="begin"/>
            </w:r>
            <w:r w:rsidR="00D62D31">
              <w:rPr>
                <w:noProof/>
                <w:webHidden/>
              </w:rPr>
              <w:instrText xml:space="preserve"> PAGEREF _Toc462913056 \h </w:instrText>
            </w:r>
            <w:r w:rsidR="00D62D31">
              <w:rPr>
                <w:noProof/>
                <w:webHidden/>
              </w:rPr>
            </w:r>
            <w:r w:rsidR="00D62D31">
              <w:rPr>
                <w:noProof/>
                <w:webHidden/>
              </w:rPr>
              <w:fldChar w:fldCharType="separate"/>
            </w:r>
            <w:r w:rsidR="00CF122B">
              <w:rPr>
                <w:noProof/>
                <w:webHidden/>
              </w:rPr>
              <w:t>17</w:t>
            </w:r>
            <w:r w:rsidR="00D62D31">
              <w:rPr>
                <w:noProof/>
                <w:webHidden/>
              </w:rPr>
              <w:fldChar w:fldCharType="end"/>
            </w:r>
          </w:hyperlink>
        </w:p>
        <w:p w14:paraId="6C8490CC" w14:textId="77777777" w:rsidR="00D62D31" w:rsidRDefault="002C4135">
          <w:pPr>
            <w:pStyle w:val="TOC1"/>
            <w:tabs>
              <w:tab w:val="right" w:leader="dot" w:pos="9350"/>
            </w:tabs>
            <w:rPr>
              <w:rFonts w:eastAsiaTheme="minorEastAsia"/>
              <w:noProof/>
            </w:rPr>
          </w:pPr>
          <w:hyperlink w:anchor="_Toc462913057" w:history="1">
            <w:r w:rsidR="00D62D31" w:rsidRPr="00203A8B">
              <w:rPr>
                <w:rStyle w:val="Hyperlink"/>
                <w:noProof/>
              </w:rPr>
              <w:t>Data Integration</w:t>
            </w:r>
            <w:r w:rsidR="00D62D31">
              <w:rPr>
                <w:noProof/>
                <w:webHidden/>
              </w:rPr>
              <w:tab/>
            </w:r>
            <w:r w:rsidR="00D62D31">
              <w:rPr>
                <w:noProof/>
                <w:webHidden/>
              </w:rPr>
              <w:fldChar w:fldCharType="begin"/>
            </w:r>
            <w:r w:rsidR="00D62D31">
              <w:rPr>
                <w:noProof/>
                <w:webHidden/>
              </w:rPr>
              <w:instrText xml:space="preserve"> PAGEREF _Toc462913057 \h </w:instrText>
            </w:r>
            <w:r w:rsidR="00D62D31">
              <w:rPr>
                <w:noProof/>
                <w:webHidden/>
              </w:rPr>
            </w:r>
            <w:r w:rsidR="00D62D31">
              <w:rPr>
                <w:noProof/>
                <w:webHidden/>
              </w:rPr>
              <w:fldChar w:fldCharType="separate"/>
            </w:r>
            <w:r w:rsidR="00CF122B">
              <w:rPr>
                <w:noProof/>
                <w:webHidden/>
              </w:rPr>
              <w:t>19</w:t>
            </w:r>
            <w:r w:rsidR="00D62D31">
              <w:rPr>
                <w:noProof/>
                <w:webHidden/>
              </w:rPr>
              <w:fldChar w:fldCharType="end"/>
            </w:r>
          </w:hyperlink>
        </w:p>
        <w:p w14:paraId="34B3D8CC" w14:textId="77777777" w:rsidR="00D62D31" w:rsidRDefault="002C4135">
          <w:pPr>
            <w:pStyle w:val="TOC1"/>
            <w:tabs>
              <w:tab w:val="right" w:leader="dot" w:pos="9350"/>
            </w:tabs>
            <w:rPr>
              <w:rFonts w:eastAsiaTheme="minorEastAsia"/>
              <w:noProof/>
            </w:rPr>
          </w:pPr>
          <w:hyperlink w:anchor="_Toc462913058" w:history="1">
            <w:r w:rsidR="00D62D31" w:rsidRPr="00203A8B">
              <w:rPr>
                <w:rStyle w:val="Hyperlink"/>
                <w:noProof/>
              </w:rPr>
              <w:t>Detail Data Definitions</w:t>
            </w:r>
            <w:r w:rsidR="00D62D31">
              <w:rPr>
                <w:noProof/>
                <w:webHidden/>
              </w:rPr>
              <w:tab/>
            </w:r>
            <w:r w:rsidR="00D62D31">
              <w:rPr>
                <w:noProof/>
                <w:webHidden/>
              </w:rPr>
              <w:fldChar w:fldCharType="begin"/>
            </w:r>
            <w:r w:rsidR="00D62D31">
              <w:rPr>
                <w:noProof/>
                <w:webHidden/>
              </w:rPr>
              <w:instrText xml:space="preserve"> PAGEREF _Toc462913058 \h </w:instrText>
            </w:r>
            <w:r w:rsidR="00D62D31">
              <w:rPr>
                <w:noProof/>
                <w:webHidden/>
              </w:rPr>
            </w:r>
            <w:r w:rsidR="00D62D31">
              <w:rPr>
                <w:noProof/>
                <w:webHidden/>
              </w:rPr>
              <w:fldChar w:fldCharType="separate"/>
            </w:r>
            <w:r w:rsidR="00CF122B">
              <w:rPr>
                <w:noProof/>
                <w:webHidden/>
              </w:rPr>
              <w:t>20</w:t>
            </w:r>
            <w:r w:rsidR="00D62D31">
              <w:rPr>
                <w:noProof/>
                <w:webHidden/>
              </w:rPr>
              <w:fldChar w:fldCharType="end"/>
            </w:r>
          </w:hyperlink>
        </w:p>
        <w:p w14:paraId="7290D928" w14:textId="77777777" w:rsidR="00D62D31" w:rsidRDefault="002C4135">
          <w:pPr>
            <w:pStyle w:val="TOC2"/>
            <w:tabs>
              <w:tab w:val="right" w:leader="dot" w:pos="9350"/>
            </w:tabs>
            <w:rPr>
              <w:rFonts w:eastAsiaTheme="minorEastAsia"/>
              <w:noProof/>
            </w:rPr>
          </w:pPr>
          <w:hyperlink w:anchor="_Toc462913059" w:history="1">
            <w:r w:rsidR="00D62D31" w:rsidRPr="00203A8B">
              <w:rPr>
                <w:rStyle w:val="Hyperlink"/>
                <w:noProof/>
              </w:rPr>
              <w:t>Location Hierarchy</w:t>
            </w:r>
            <w:r w:rsidR="00D62D31">
              <w:rPr>
                <w:noProof/>
                <w:webHidden/>
              </w:rPr>
              <w:tab/>
            </w:r>
            <w:r w:rsidR="00D62D31">
              <w:rPr>
                <w:noProof/>
                <w:webHidden/>
              </w:rPr>
              <w:fldChar w:fldCharType="begin"/>
            </w:r>
            <w:r w:rsidR="00D62D31">
              <w:rPr>
                <w:noProof/>
                <w:webHidden/>
              </w:rPr>
              <w:instrText xml:space="preserve"> PAGEREF _Toc462913059 \h </w:instrText>
            </w:r>
            <w:r w:rsidR="00D62D31">
              <w:rPr>
                <w:noProof/>
                <w:webHidden/>
              </w:rPr>
            </w:r>
            <w:r w:rsidR="00D62D31">
              <w:rPr>
                <w:noProof/>
                <w:webHidden/>
              </w:rPr>
              <w:fldChar w:fldCharType="separate"/>
            </w:r>
            <w:r w:rsidR="00CF122B">
              <w:rPr>
                <w:noProof/>
                <w:webHidden/>
              </w:rPr>
              <w:t>20</w:t>
            </w:r>
            <w:r w:rsidR="00D62D31">
              <w:rPr>
                <w:noProof/>
                <w:webHidden/>
              </w:rPr>
              <w:fldChar w:fldCharType="end"/>
            </w:r>
          </w:hyperlink>
        </w:p>
        <w:p w14:paraId="39E7C593" w14:textId="77777777" w:rsidR="00D62D31" w:rsidRDefault="002C4135">
          <w:pPr>
            <w:pStyle w:val="TOC2"/>
            <w:tabs>
              <w:tab w:val="right" w:leader="dot" w:pos="9350"/>
            </w:tabs>
            <w:rPr>
              <w:rFonts w:eastAsiaTheme="minorEastAsia"/>
              <w:noProof/>
            </w:rPr>
          </w:pPr>
          <w:hyperlink w:anchor="_Toc462913060" w:history="1">
            <w:r w:rsidR="00D62D31" w:rsidRPr="00203A8B">
              <w:rPr>
                <w:rStyle w:val="Hyperlink"/>
                <w:noProof/>
              </w:rPr>
              <w:t>Transactional Data</w:t>
            </w:r>
            <w:r w:rsidR="00D62D31">
              <w:rPr>
                <w:noProof/>
                <w:webHidden/>
              </w:rPr>
              <w:tab/>
            </w:r>
            <w:r w:rsidR="00D62D31">
              <w:rPr>
                <w:noProof/>
                <w:webHidden/>
              </w:rPr>
              <w:fldChar w:fldCharType="begin"/>
            </w:r>
            <w:r w:rsidR="00D62D31">
              <w:rPr>
                <w:noProof/>
                <w:webHidden/>
              </w:rPr>
              <w:instrText xml:space="preserve"> PAGEREF _Toc462913060 \h </w:instrText>
            </w:r>
            <w:r w:rsidR="00D62D31">
              <w:rPr>
                <w:noProof/>
                <w:webHidden/>
              </w:rPr>
            </w:r>
            <w:r w:rsidR="00D62D31">
              <w:rPr>
                <w:noProof/>
                <w:webHidden/>
              </w:rPr>
              <w:fldChar w:fldCharType="separate"/>
            </w:r>
            <w:r w:rsidR="00CF122B">
              <w:rPr>
                <w:noProof/>
                <w:webHidden/>
              </w:rPr>
              <w:t>24</w:t>
            </w:r>
            <w:r w:rsidR="00D62D31">
              <w:rPr>
                <w:noProof/>
                <w:webHidden/>
              </w:rPr>
              <w:fldChar w:fldCharType="end"/>
            </w:r>
          </w:hyperlink>
        </w:p>
        <w:p w14:paraId="0B935D91" w14:textId="77777777" w:rsidR="00D62D31" w:rsidRDefault="00D62D31" w:rsidP="00D62D31">
          <w:pPr>
            <w:pStyle w:val="TOCHeading"/>
          </w:pPr>
          <w:r>
            <w:fldChar w:fldCharType="end"/>
          </w:r>
          <w:r>
            <w:t xml:space="preserve"> </w:t>
          </w:r>
        </w:p>
        <w:p w14:paraId="2F7929E4" w14:textId="77777777" w:rsidR="00D62D31" w:rsidRDefault="002C4135">
          <w:pPr>
            <w:pStyle w:val="TOC3"/>
            <w:ind w:left="446"/>
          </w:pPr>
        </w:p>
      </w:sdtContent>
    </w:sdt>
    <w:p w14:paraId="5648DBBB" w14:textId="77777777" w:rsidR="00D62D31" w:rsidRDefault="00D62D31">
      <w:r>
        <w:br w:type="page"/>
      </w:r>
    </w:p>
    <w:p w14:paraId="44226ED9" w14:textId="77777777" w:rsidR="00251FB9" w:rsidRPr="00AE20AD" w:rsidRDefault="00251FB9" w:rsidP="00F66A3D">
      <w:pPr>
        <w:pStyle w:val="Heading1"/>
      </w:pPr>
      <w:bookmarkStart w:id="3" w:name="_Toc462913049"/>
      <w:r w:rsidRPr="00AE20AD">
        <w:lastRenderedPageBreak/>
        <w:t>Introduction</w:t>
      </w:r>
      <w:bookmarkEnd w:id="3"/>
      <w:r w:rsidRPr="00AE20AD">
        <w:t xml:space="preserve"> </w:t>
      </w:r>
    </w:p>
    <w:p w14:paraId="78035378" w14:textId="1339A8B6" w:rsidR="00251FB9" w:rsidRPr="00AE20AD" w:rsidRDefault="00A274AC">
      <w:pPr>
        <w:rPr>
          <w:rFonts w:cs="Open Sans"/>
          <w:sz w:val="20"/>
          <w:szCs w:val="20"/>
        </w:rPr>
      </w:pPr>
      <w:r>
        <w:rPr>
          <w:rFonts w:cs="Open Sans"/>
          <w:sz w:val="20"/>
          <w:szCs w:val="20"/>
        </w:rPr>
        <w:t>This document describes the key data component</w:t>
      </w:r>
      <w:r w:rsidR="002C4135">
        <w:rPr>
          <w:rFonts w:cs="Open Sans"/>
          <w:sz w:val="20"/>
          <w:szCs w:val="20"/>
        </w:rPr>
        <w:t xml:space="preserve">s needed to benefit from Secure </w:t>
      </w:r>
      <w:r>
        <w:rPr>
          <w:rFonts w:cs="Open Sans"/>
          <w:sz w:val="20"/>
          <w:szCs w:val="20"/>
        </w:rPr>
        <w:t xml:space="preserve">Inventory </w:t>
      </w:r>
      <w:r w:rsidR="002C4135">
        <w:rPr>
          <w:rFonts w:cs="Open Sans"/>
          <w:sz w:val="20"/>
          <w:szCs w:val="20"/>
        </w:rPr>
        <w:t>application</w:t>
      </w:r>
      <w:r>
        <w:rPr>
          <w:rFonts w:cs="Open Sans"/>
          <w:sz w:val="20"/>
          <w:szCs w:val="20"/>
        </w:rPr>
        <w:t xml:space="preserve">. </w:t>
      </w:r>
      <w:r w:rsidR="002C4135">
        <w:rPr>
          <w:rFonts w:cs="Open Sans"/>
          <w:sz w:val="20"/>
          <w:szCs w:val="20"/>
        </w:rPr>
        <w:t>Appriss Retail</w:t>
      </w:r>
      <w:r w:rsidR="00D63491">
        <w:rPr>
          <w:rFonts w:cs="Open Sans"/>
          <w:sz w:val="20"/>
          <w:szCs w:val="20"/>
        </w:rPr>
        <w:t xml:space="preserve"> understands due to the source of the data being across </w:t>
      </w:r>
      <w:r w:rsidR="002C4135">
        <w:rPr>
          <w:rFonts w:cs="Open Sans"/>
          <w:sz w:val="20"/>
          <w:szCs w:val="20"/>
        </w:rPr>
        <w:t>a variety of operational</w:t>
      </w:r>
      <w:r w:rsidR="00D63491">
        <w:rPr>
          <w:rFonts w:cs="Open Sans"/>
          <w:sz w:val="20"/>
          <w:szCs w:val="20"/>
        </w:rPr>
        <w:t xml:space="preserve"> systems, o</w:t>
      </w:r>
      <w:r>
        <w:rPr>
          <w:rFonts w:cs="Open Sans"/>
          <w:sz w:val="20"/>
          <w:szCs w:val="20"/>
        </w:rPr>
        <w:t xml:space="preserve">btaining these elements can be challenging </w:t>
      </w:r>
      <w:r w:rsidR="00D63491">
        <w:rPr>
          <w:rFonts w:cs="Open Sans"/>
          <w:sz w:val="20"/>
          <w:szCs w:val="20"/>
        </w:rPr>
        <w:t>and consequently have set what elements are needed for each</w:t>
      </w:r>
      <w:r w:rsidR="007C0BA1">
        <w:rPr>
          <w:rFonts w:cs="Open Sans"/>
          <w:sz w:val="20"/>
          <w:szCs w:val="20"/>
        </w:rPr>
        <w:t xml:space="preserve"> possible</w:t>
      </w:r>
      <w:r w:rsidR="00D63491">
        <w:rPr>
          <w:rFonts w:cs="Open Sans"/>
          <w:sz w:val="20"/>
          <w:szCs w:val="20"/>
        </w:rPr>
        <w:t xml:space="preserve"> exception.</w:t>
      </w:r>
    </w:p>
    <w:p w14:paraId="32A61E3A" w14:textId="77777777" w:rsidR="00251FB9" w:rsidRDefault="000F75A1" w:rsidP="00A14663">
      <w:pPr>
        <w:pStyle w:val="Heading3"/>
      </w:pPr>
      <w:r>
        <w:t>Audience</w:t>
      </w:r>
    </w:p>
    <w:p w14:paraId="29E265D2" w14:textId="260A07BD" w:rsidR="000F75A1" w:rsidRPr="00A5132B" w:rsidRDefault="000F75A1">
      <w:pPr>
        <w:rPr>
          <w:rFonts w:cs="Open Sans"/>
          <w:sz w:val="20"/>
          <w:szCs w:val="20"/>
        </w:rPr>
      </w:pPr>
      <w:del w:id="4" w:author="Shannon Stilwell" w:date="2016-09-29T17:03:00Z">
        <w:r w:rsidRPr="00A5132B" w:rsidDel="00BE503F">
          <w:rPr>
            <w:rFonts w:cs="Open Sans"/>
            <w:sz w:val="20"/>
            <w:szCs w:val="20"/>
          </w:rPr>
          <w:delText xml:space="preserve">Those </w:delText>
        </w:r>
      </w:del>
      <w:ins w:id="5" w:author="Shannon Stilwell" w:date="2016-09-29T17:03:00Z">
        <w:r w:rsidR="00BE503F">
          <w:rPr>
            <w:rFonts w:cs="Open Sans"/>
            <w:sz w:val="20"/>
            <w:szCs w:val="20"/>
          </w:rPr>
          <w:t>-Though</w:t>
        </w:r>
        <w:r w:rsidR="00BE503F" w:rsidRPr="00A5132B">
          <w:rPr>
            <w:rFonts w:cs="Open Sans"/>
            <w:sz w:val="20"/>
            <w:szCs w:val="20"/>
          </w:rPr>
          <w:t xml:space="preserve"> </w:t>
        </w:r>
      </w:ins>
      <w:r w:rsidRPr="00A5132B">
        <w:rPr>
          <w:rFonts w:cs="Open Sans"/>
          <w:sz w:val="20"/>
          <w:szCs w:val="20"/>
        </w:rPr>
        <w:t xml:space="preserve">Asset protection / Loss Prevention </w:t>
      </w:r>
      <w:del w:id="6" w:author="Shannon Stilwell" w:date="2016-09-29T17:32:00Z">
        <w:r w:rsidR="00D63491" w:rsidRPr="00A5132B" w:rsidDel="00E66355">
          <w:rPr>
            <w:rFonts w:cs="Open Sans"/>
            <w:sz w:val="20"/>
            <w:szCs w:val="20"/>
          </w:rPr>
          <w:delText xml:space="preserve">is </w:delText>
        </w:r>
      </w:del>
      <w:ins w:id="7" w:author="Shannon Stilwell" w:date="2016-09-29T17:32:00Z">
        <w:r w:rsidR="00E66355">
          <w:rPr>
            <w:rFonts w:cs="Open Sans"/>
            <w:sz w:val="20"/>
            <w:szCs w:val="20"/>
          </w:rPr>
          <w:t>-may be</w:t>
        </w:r>
        <w:r w:rsidR="00E66355" w:rsidRPr="00A5132B">
          <w:rPr>
            <w:rFonts w:cs="Open Sans"/>
            <w:sz w:val="20"/>
            <w:szCs w:val="20"/>
          </w:rPr>
          <w:t xml:space="preserve"> </w:t>
        </w:r>
      </w:ins>
      <w:r w:rsidR="00D63491" w:rsidRPr="00A5132B">
        <w:rPr>
          <w:rFonts w:cs="Open Sans"/>
          <w:sz w:val="20"/>
          <w:szCs w:val="20"/>
        </w:rPr>
        <w:t>the primary user</w:t>
      </w:r>
      <w:r w:rsidRPr="00A5132B">
        <w:rPr>
          <w:rFonts w:cs="Open Sans"/>
          <w:sz w:val="20"/>
          <w:szCs w:val="20"/>
        </w:rPr>
        <w:t xml:space="preserve"> of the Secure Application, </w:t>
      </w:r>
      <w:proofErr w:type="gramStart"/>
      <w:r w:rsidRPr="00A5132B">
        <w:rPr>
          <w:rFonts w:cs="Open Sans"/>
          <w:sz w:val="20"/>
          <w:szCs w:val="20"/>
        </w:rPr>
        <w:t>taking action</w:t>
      </w:r>
      <w:proofErr w:type="gramEnd"/>
      <w:r w:rsidRPr="00A5132B">
        <w:rPr>
          <w:rFonts w:cs="Open Sans"/>
          <w:sz w:val="20"/>
          <w:szCs w:val="20"/>
        </w:rPr>
        <w:t xml:space="preserve"> on inventory based exceptions </w:t>
      </w:r>
      <w:r w:rsidR="00D63491" w:rsidRPr="00A5132B">
        <w:rPr>
          <w:rFonts w:cs="Open Sans"/>
          <w:sz w:val="20"/>
          <w:szCs w:val="20"/>
        </w:rPr>
        <w:t>will require</w:t>
      </w:r>
      <w:r w:rsidRPr="00A5132B">
        <w:rPr>
          <w:rFonts w:cs="Open Sans"/>
          <w:sz w:val="20"/>
          <w:szCs w:val="20"/>
        </w:rPr>
        <w:t xml:space="preserve"> the assistance of retail operations. Therefore</w:t>
      </w:r>
      <w:ins w:id="8" w:author="Shannon Stilwell" w:date="2016-09-29T17:32:00Z">
        <w:r w:rsidR="00E66355">
          <w:rPr>
            <w:rFonts w:cs="Open Sans"/>
            <w:sz w:val="20"/>
            <w:szCs w:val="20"/>
          </w:rPr>
          <w:t>,</w:t>
        </w:r>
      </w:ins>
      <w:r w:rsidRPr="00A5132B">
        <w:rPr>
          <w:rFonts w:cs="Open Sans"/>
          <w:sz w:val="20"/>
          <w:szCs w:val="20"/>
        </w:rPr>
        <w:t xml:space="preserve"> due to the cross functional nature </w:t>
      </w:r>
      <w:r w:rsidR="00D63491" w:rsidRPr="00A5132B">
        <w:rPr>
          <w:rFonts w:cs="Open Sans"/>
          <w:sz w:val="20"/>
          <w:szCs w:val="20"/>
        </w:rPr>
        <w:t xml:space="preserve">of the applications output and </w:t>
      </w:r>
      <w:r w:rsidR="007C0BA1" w:rsidRPr="00A5132B">
        <w:rPr>
          <w:rFonts w:cs="Open Sans"/>
          <w:sz w:val="20"/>
          <w:szCs w:val="20"/>
        </w:rPr>
        <w:t xml:space="preserve">the </w:t>
      </w:r>
      <w:r w:rsidR="00D63491" w:rsidRPr="00A5132B">
        <w:rPr>
          <w:rFonts w:cs="Open Sans"/>
          <w:sz w:val="20"/>
          <w:szCs w:val="20"/>
        </w:rPr>
        <w:t>system</w:t>
      </w:r>
      <w:r w:rsidR="007C0BA1" w:rsidRPr="00A5132B">
        <w:rPr>
          <w:rFonts w:cs="Open Sans"/>
          <w:sz w:val="20"/>
          <w:szCs w:val="20"/>
        </w:rPr>
        <w:t>s</w:t>
      </w:r>
      <w:r w:rsidR="00D63491" w:rsidRPr="00A5132B">
        <w:rPr>
          <w:rFonts w:cs="Open Sans"/>
          <w:sz w:val="20"/>
          <w:szCs w:val="20"/>
        </w:rPr>
        <w:t xml:space="preserve"> involved; Sysrepublic suggests this document be read by the following roles within </w:t>
      </w:r>
      <w:del w:id="9" w:author="Shannon Stilwell" w:date="2016-09-29T17:32:00Z">
        <w:r w:rsidR="00D63491" w:rsidRPr="00A5132B" w:rsidDel="00E66355">
          <w:rPr>
            <w:rFonts w:cs="Open Sans"/>
            <w:sz w:val="20"/>
            <w:szCs w:val="20"/>
          </w:rPr>
          <w:delText xml:space="preserve">an </w:delText>
        </w:r>
      </w:del>
      <w:ins w:id="10" w:author="Shannon Stilwell" w:date="2016-09-29T17:32:00Z">
        <w:r w:rsidR="00E66355">
          <w:rPr>
            <w:rFonts w:cs="Open Sans"/>
            <w:sz w:val="20"/>
            <w:szCs w:val="20"/>
          </w:rPr>
          <w:t>-the</w:t>
        </w:r>
        <w:r w:rsidR="00E66355" w:rsidRPr="00A5132B">
          <w:rPr>
            <w:rFonts w:cs="Open Sans"/>
            <w:sz w:val="20"/>
            <w:szCs w:val="20"/>
          </w:rPr>
          <w:t xml:space="preserve"> </w:t>
        </w:r>
      </w:ins>
      <w:r w:rsidR="00A14663" w:rsidRPr="00A5132B">
        <w:rPr>
          <w:rFonts w:cs="Open Sans"/>
          <w:sz w:val="20"/>
          <w:szCs w:val="20"/>
        </w:rPr>
        <w:t>organization.</w:t>
      </w:r>
    </w:p>
    <w:p w14:paraId="6D68FF74" w14:textId="77777777" w:rsidR="00A14663" w:rsidRPr="00A5132B" w:rsidRDefault="00A14663" w:rsidP="00A14663">
      <w:pPr>
        <w:pStyle w:val="ListParagraph"/>
        <w:numPr>
          <w:ilvl w:val="0"/>
          <w:numId w:val="4"/>
        </w:numPr>
        <w:rPr>
          <w:rFonts w:cs="Open Sans"/>
          <w:sz w:val="20"/>
          <w:szCs w:val="20"/>
        </w:rPr>
      </w:pPr>
      <w:r w:rsidRPr="00A5132B">
        <w:rPr>
          <w:rFonts w:cs="Open Sans"/>
          <w:sz w:val="20"/>
          <w:szCs w:val="20"/>
        </w:rPr>
        <w:t>Enterprise Architects with a deep knowledge on how the different Enterprise applications are integrated.</w:t>
      </w:r>
    </w:p>
    <w:p w14:paraId="701D00FF" w14:textId="0B222E09" w:rsidR="00A14663" w:rsidRPr="00A5132B" w:rsidRDefault="00A14663" w:rsidP="00A14663">
      <w:pPr>
        <w:pStyle w:val="ListParagraph"/>
        <w:numPr>
          <w:ilvl w:val="0"/>
          <w:numId w:val="4"/>
        </w:numPr>
        <w:rPr>
          <w:rFonts w:cs="Open Sans"/>
          <w:sz w:val="20"/>
          <w:szCs w:val="20"/>
        </w:rPr>
      </w:pPr>
      <w:r w:rsidRPr="00A5132B">
        <w:rPr>
          <w:rFonts w:cs="Open Sans"/>
          <w:sz w:val="20"/>
          <w:szCs w:val="20"/>
        </w:rPr>
        <w:t xml:space="preserve">Senior Business Analysts familiar with </w:t>
      </w:r>
      <w:r w:rsidR="002C4135">
        <w:rPr>
          <w:rFonts w:cs="Open Sans"/>
          <w:sz w:val="20"/>
          <w:szCs w:val="20"/>
        </w:rPr>
        <w:t xml:space="preserve">Inventory management </w:t>
      </w:r>
      <w:commentRangeStart w:id="11"/>
      <w:r w:rsidRPr="00A5132B">
        <w:rPr>
          <w:rFonts w:cs="Open Sans"/>
          <w:sz w:val="20"/>
          <w:szCs w:val="20"/>
        </w:rPr>
        <w:t xml:space="preserve"> </w:t>
      </w:r>
      <w:commentRangeEnd w:id="11"/>
      <w:r w:rsidR="00E66355">
        <w:rPr>
          <w:rStyle w:val="CommentReference"/>
        </w:rPr>
        <w:commentReference w:id="11"/>
      </w:r>
      <w:r w:rsidR="002C4135">
        <w:rPr>
          <w:rFonts w:cs="Open Sans"/>
          <w:sz w:val="20"/>
          <w:szCs w:val="20"/>
        </w:rPr>
        <w:t>business process</w:t>
      </w:r>
      <w:r w:rsidRPr="00A5132B">
        <w:rPr>
          <w:rFonts w:cs="Open Sans"/>
          <w:sz w:val="20"/>
          <w:szCs w:val="20"/>
        </w:rPr>
        <w:t xml:space="preserve"> and </w:t>
      </w:r>
      <w:r w:rsidR="002C4135">
        <w:rPr>
          <w:rFonts w:cs="Open Sans"/>
          <w:sz w:val="20"/>
          <w:szCs w:val="20"/>
        </w:rPr>
        <w:t>systems</w:t>
      </w:r>
    </w:p>
    <w:p w14:paraId="23BC1A38" w14:textId="77777777" w:rsidR="00554DE6" w:rsidRPr="00AE20AD" w:rsidRDefault="00554DE6" w:rsidP="00251FB9">
      <w:pPr>
        <w:rPr>
          <w:rFonts w:cs="Open Sans"/>
          <w:sz w:val="20"/>
          <w:szCs w:val="20"/>
        </w:rPr>
      </w:pPr>
    </w:p>
    <w:p w14:paraId="02469942" w14:textId="77777777" w:rsidR="007C0BA1" w:rsidRDefault="007C0BA1">
      <w:pPr>
        <w:rPr>
          <w:rFonts w:ascii="Open Sans" w:eastAsiaTheme="majorEastAsia" w:hAnsi="Open Sans" w:cstheme="majorBidi"/>
          <w:color w:val="000000" w:themeColor="text1"/>
          <w:sz w:val="36"/>
          <w:szCs w:val="32"/>
        </w:rPr>
      </w:pPr>
      <w:bookmarkStart w:id="12" w:name="_Toc462913050"/>
      <w:r>
        <w:br w:type="page"/>
      </w:r>
    </w:p>
    <w:p w14:paraId="69723451" w14:textId="77777777" w:rsidR="00554DE6" w:rsidRPr="00AE20AD" w:rsidRDefault="00554DE6" w:rsidP="00F66A3D">
      <w:pPr>
        <w:pStyle w:val="Heading1"/>
      </w:pPr>
      <w:r w:rsidRPr="00AE20AD">
        <w:lastRenderedPageBreak/>
        <w:t>Design</w:t>
      </w:r>
      <w:bookmarkEnd w:id="12"/>
    </w:p>
    <w:p w14:paraId="5D4E023C" w14:textId="6C1A8CA7" w:rsidR="00251FB9" w:rsidRPr="00AE20AD" w:rsidRDefault="00251FB9" w:rsidP="00251FB9">
      <w:pPr>
        <w:rPr>
          <w:rFonts w:cs="Open Sans"/>
          <w:sz w:val="20"/>
          <w:szCs w:val="20"/>
        </w:rPr>
      </w:pPr>
      <w:r w:rsidRPr="00AE20AD">
        <w:rPr>
          <w:rFonts w:cs="Open Sans"/>
          <w:sz w:val="20"/>
          <w:szCs w:val="20"/>
        </w:rPr>
        <w:t>A critical piece to t</w:t>
      </w:r>
      <w:r w:rsidR="004B58B2">
        <w:rPr>
          <w:rFonts w:cs="Open Sans"/>
          <w:sz w:val="20"/>
          <w:szCs w:val="20"/>
        </w:rPr>
        <w:t>he Secure Inventory data model is</w:t>
      </w:r>
      <w:r w:rsidRPr="00AE20AD">
        <w:rPr>
          <w:rFonts w:cs="Open Sans"/>
          <w:sz w:val="20"/>
          <w:szCs w:val="20"/>
        </w:rPr>
        <w:t xml:space="preserve"> </w:t>
      </w:r>
      <w:r w:rsidR="002C4135">
        <w:rPr>
          <w:rFonts w:cs="Open Sans"/>
          <w:sz w:val="20"/>
          <w:szCs w:val="20"/>
        </w:rPr>
        <w:t>establishing the relationship between the merchandise hierarchy used for displaying and tracking performance of products and the ordering scheme for products at unit level.</w:t>
      </w:r>
    </w:p>
    <w:p w14:paraId="45569794" w14:textId="358795AC" w:rsidR="00251FB9" w:rsidRPr="00AE20AD" w:rsidRDefault="00251FB9" w:rsidP="00251FB9">
      <w:pPr>
        <w:rPr>
          <w:rFonts w:cs="Open Sans"/>
          <w:sz w:val="20"/>
          <w:szCs w:val="20"/>
        </w:rPr>
      </w:pPr>
      <w:r w:rsidRPr="00AE20AD">
        <w:rPr>
          <w:rFonts w:cs="Open Sans"/>
          <w:sz w:val="20"/>
          <w:szCs w:val="20"/>
        </w:rPr>
        <w:t>The merchandise hierarchy create</w:t>
      </w:r>
      <w:r w:rsidR="007C0BA1">
        <w:rPr>
          <w:rFonts w:cs="Open Sans"/>
          <w:sz w:val="20"/>
          <w:szCs w:val="20"/>
        </w:rPr>
        <w:t>s</w:t>
      </w:r>
      <w:r w:rsidRPr="00AE20AD">
        <w:rPr>
          <w:rFonts w:cs="Open Sans"/>
          <w:sz w:val="20"/>
          <w:szCs w:val="20"/>
        </w:rPr>
        <w:t xml:space="preserve"> the </w:t>
      </w:r>
      <w:r w:rsidR="003F3A3E" w:rsidRPr="003F3A3E">
        <w:rPr>
          <w:rFonts w:cs="Open Sans"/>
          <w:sz w:val="20"/>
          <w:szCs w:val="20"/>
        </w:rPr>
        <w:t>reporting structure under which sales and inventories of products are tracked and managed</w:t>
      </w:r>
      <w:r w:rsidRPr="00AE20AD">
        <w:rPr>
          <w:rFonts w:cs="Open Sans"/>
          <w:sz w:val="20"/>
          <w:szCs w:val="20"/>
        </w:rPr>
        <w:t xml:space="preserve">. The number of levels within the hierarchy will differ from organization to organization.  The diagram below shows how the Secure Foundational data model is designed </w:t>
      </w:r>
      <w:r w:rsidR="002C4135">
        <w:rPr>
          <w:rFonts w:cs="Open Sans"/>
          <w:sz w:val="20"/>
          <w:szCs w:val="20"/>
        </w:rPr>
        <w:t>manage the traditional hierarchy as well as define organizational alignments and establish the relationship of the way items are sold to the way they are purchased and delivered to store.  The Secure Inventory module relies on being able to rationalize all item movement within a retail organization down to the individual sellable unit regardless of the quantity or pack configuration it moves within the supply chain.</w:t>
      </w:r>
    </w:p>
    <w:p w14:paraId="2601EBD3" w14:textId="77777777" w:rsidR="00251FB9" w:rsidRPr="00AE20AD" w:rsidRDefault="00251FB9" w:rsidP="00251FB9">
      <w:pPr>
        <w:rPr>
          <w:rFonts w:cs="Open Sans"/>
          <w:sz w:val="20"/>
          <w:szCs w:val="20"/>
        </w:rPr>
      </w:pPr>
    </w:p>
    <w:p w14:paraId="32C0B613" w14:textId="77777777" w:rsidR="00C24A4C" w:rsidRDefault="00DE2803" w:rsidP="00C24A4C">
      <w:pPr>
        <w:keepNext/>
      </w:pPr>
      <w:r>
        <w:object w:dxaOrig="14071" w:dyaOrig="8520" w14:anchorId="1570BC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82.75pt" o:ole="">
            <v:imagedata r:id="rId12" o:title=""/>
          </v:shape>
          <o:OLEObject Type="Embed" ProgID="Visio.Drawing.15" ShapeID="_x0000_i1025" DrawAspect="Content" ObjectID="_1576555262" r:id="rId13"/>
        </w:object>
      </w:r>
    </w:p>
    <w:p w14:paraId="2615C820" w14:textId="77777777" w:rsidR="00251FB9" w:rsidRPr="00AE20AD" w:rsidRDefault="00C24A4C" w:rsidP="00C24A4C">
      <w:pPr>
        <w:pStyle w:val="Caption"/>
        <w:rPr>
          <w:rFonts w:cs="Open Sans"/>
          <w:sz w:val="20"/>
          <w:szCs w:val="20"/>
        </w:rPr>
      </w:pPr>
      <w:bookmarkStart w:id="13" w:name="_Toc463298011"/>
      <w:r>
        <w:t xml:space="preserve">Figure </w:t>
      </w:r>
      <w:fldSimple w:instr=" SEQ Figure \* ARABIC ">
        <w:r w:rsidR="00CF122B">
          <w:rPr>
            <w:noProof/>
          </w:rPr>
          <w:t>1</w:t>
        </w:r>
        <w:bookmarkEnd w:id="13"/>
      </w:fldSimple>
    </w:p>
    <w:p w14:paraId="2CAB4992" w14:textId="77777777" w:rsidR="00251FB9" w:rsidRPr="00AE20AD" w:rsidRDefault="00251FB9" w:rsidP="00251FB9">
      <w:pPr>
        <w:rPr>
          <w:rFonts w:cs="Open Sans"/>
          <w:sz w:val="20"/>
          <w:szCs w:val="20"/>
        </w:rPr>
      </w:pPr>
    </w:p>
    <w:p w14:paraId="423226A1" w14:textId="77777777" w:rsidR="00C95F51" w:rsidRPr="00AE20AD" w:rsidRDefault="00C95F51" w:rsidP="0066704B">
      <w:pPr>
        <w:rPr>
          <w:rFonts w:cs="Open Sans"/>
          <w:sz w:val="20"/>
          <w:szCs w:val="20"/>
        </w:rPr>
      </w:pPr>
      <w:r w:rsidRPr="00AE20AD">
        <w:rPr>
          <w:rFonts w:cs="Open Sans"/>
          <w:sz w:val="20"/>
          <w:szCs w:val="20"/>
        </w:rPr>
        <w:t xml:space="preserve">The design allows for </w:t>
      </w:r>
    </w:p>
    <w:p w14:paraId="1900B7FF" w14:textId="77777777" w:rsidR="0066704B" w:rsidRPr="00AE20AD" w:rsidRDefault="00C95F51" w:rsidP="00C95F51">
      <w:pPr>
        <w:pStyle w:val="ListParagraph"/>
        <w:numPr>
          <w:ilvl w:val="0"/>
          <w:numId w:val="1"/>
        </w:numPr>
        <w:rPr>
          <w:rFonts w:cs="Open Sans"/>
          <w:sz w:val="20"/>
          <w:szCs w:val="20"/>
        </w:rPr>
      </w:pPr>
      <w:r w:rsidRPr="00AE20AD">
        <w:rPr>
          <w:rFonts w:cs="Open Sans"/>
          <w:sz w:val="20"/>
          <w:szCs w:val="20"/>
        </w:rPr>
        <w:t>Six levels in the Merchandise Hierarchy</w:t>
      </w:r>
    </w:p>
    <w:p w14:paraId="4B9F6C61" w14:textId="77777777" w:rsidR="0066704B" w:rsidRPr="00AE20AD" w:rsidRDefault="0066704B" w:rsidP="00C95F51">
      <w:pPr>
        <w:pStyle w:val="ListParagraph"/>
        <w:numPr>
          <w:ilvl w:val="0"/>
          <w:numId w:val="1"/>
        </w:numPr>
        <w:rPr>
          <w:rFonts w:cs="Open Sans"/>
          <w:sz w:val="20"/>
          <w:szCs w:val="20"/>
        </w:rPr>
      </w:pPr>
      <w:r w:rsidRPr="00AE20AD">
        <w:rPr>
          <w:rFonts w:cs="Open Sans"/>
          <w:sz w:val="20"/>
          <w:szCs w:val="20"/>
        </w:rPr>
        <w:t>The grouping of</w:t>
      </w:r>
      <w:r w:rsidR="00923ECC">
        <w:rPr>
          <w:rFonts w:cs="Open Sans"/>
          <w:sz w:val="20"/>
          <w:szCs w:val="20"/>
        </w:rPr>
        <w:t xml:space="preserve"> sellable product items to</w:t>
      </w:r>
      <w:r w:rsidR="00C95F51" w:rsidRPr="00AE20AD">
        <w:rPr>
          <w:rFonts w:cs="Open Sans"/>
          <w:sz w:val="20"/>
          <w:szCs w:val="20"/>
        </w:rPr>
        <w:t xml:space="preserve"> n levels down to the barcode.</w:t>
      </w:r>
    </w:p>
    <w:p w14:paraId="3E0DAEAA" w14:textId="77777777" w:rsidR="0066704B" w:rsidRPr="00AE20AD" w:rsidRDefault="00C95F51" w:rsidP="00C95F51">
      <w:pPr>
        <w:pStyle w:val="ListParagraph"/>
        <w:numPr>
          <w:ilvl w:val="0"/>
          <w:numId w:val="1"/>
        </w:numPr>
        <w:rPr>
          <w:rFonts w:cs="Open Sans"/>
          <w:sz w:val="20"/>
          <w:szCs w:val="20"/>
        </w:rPr>
      </w:pPr>
      <w:r w:rsidRPr="00AE20AD">
        <w:rPr>
          <w:rFonts w:cs="Open Sans"/>
          <w:sz w:val="20"/>
          <w:szCs w:val="20"/>
        </w:rPr>
        <w:t xml:space="preserve">The grouping of </w:t>
      </w:r>
      <w:r w:rsidR="00923ECC">
        <w:rPr>
          <w:rFonts w:cs="Open Sans"/>
          <w:sz w:val="20"/>
          <w:szCs w:val="20"/>
        </w:rPr>
        <w:t>Orderable items that breakout to sellable items</w:t>
      </w:r>
      <w:r w:rsidRPr="00AE20AD">
        <w:rPr>
          <w:rFonts w:cs="Open Sans"/>
          <w:sz w:val="20"/>
          <w:szCs w:val="20"/>
        </w:rPr>
        <w:t>.</w:t>
      </w:r>
    </w:p>
    <w:p w14:paraId="2DF2790A" w14:textId="77777777" w:rsidR="0066704B" w:rsidRPr="00AE20AD" w:rsidRDefault="0066704B" w:rsidP="00C95F51">
      <w:pPr>
        <w:pStyle w:val="ListParagraph"/>
        <w:numPr>
          <w:ilvl w:val="0"/>
          <w:numId w:val="1"/>
        </w:numPr>
        <w:rPr>
          <w:rFonts w:cs="Open Sans"/>
          <w:sz w:val="20"/>
          <w:szCs w:val="20"/>
        </w:rPr>
      </w:pPr>
      <w:r w:rsidRPr="00AE20AD">
        <w:rPr>
          <w:rFonts w:cs="Open Sans"/>
          <w:sz w:val="20"/>
          <w:szCs w:val="20"/>
        </w:rPr>
        <w:t xml:space="preserve">Supply Chain and Merchandising </w:t>
      </w:r>
      <w:r w:rsidR="00C95F51" w:rsidRPr="00AE20AD">
        <w:rPr>
          <w:rFonts w:cs="Open Sans"/>
          <w:sz w:val="20"/>
          <w:szCs w:val="20"/>
        </w:rPr>
        <w:t xml:space="preserve">Organizational </w:t>
      </w:r>
      <w:r w:rsidRPr="00AE20AD">
        <w:rPr>
          <w:rFonts w:cs="Open Sans"/>
          <w:sz w:val="20"/>
          <w:szCs w:val="20"/>
        </w:rPr>
        <w:t>Alignment to Item Setup.</w:t>
      </w:r>
    </w:p>
    <w:p w14:paraId="4A1A40D6" w14:textId="77777777" w:rsidR="00251FB9" w:rsidRPr="00AE20AD" w:rsidRDefault="0066704B" w:rsidP="00C95F51">
      <w:pPr>
        <w:pStyle w:val="ListParagraph"/>
        <w:numPr>
          <w:ilvl w:val="0"/>
          <w:numId w:val="1"/>
        </w:numPr>
        <w:rPr>
          <w:rFonts w:cs="Open Sans"/>
          <w:sz w:val="20"/>
          <w:szCs w:val="20"/>
        </w:rPr>
      </w:pPr>
      <w:r w:rsidRPr="00AE20AD">
        <w:rPr>
          <w:rFonts w:cs="Open Sans"/>
          <w:sz w:val="20"/>
          <w:szCs w:val="20"/>
        </w:rPr>
        <w:t>Supplier Alignment to Orderable Items</w:t>
      </w:r>
      <w:r w:rsidR="00C95F51" w:rsidRPr="00AE20AD">
        <w:rPr>
          <w:rFonts w:cs="Open Sans"/>
          <w:sz w:val="20"/>
          <w:szCs w:val="20"/>
        </w:rPr>
        <w:t xml:space="preserve"> through demand groups.</w:t>
      </w:r>
    </w:p>
    <w:p w14:paraId="6C36212A" w14:textId="77777777" w:rsidR="00C95F51" w:rsidRPr="00AE20AD" w:rsidRDefault="00C95F51" w:rsidP="00C95F51">
      <w:pPr>
        <w:rPr>
          <w:rFonts w:cs="Open Sans"/>
          <w:sz w:val="20"/>
          <w:szCs w:val="20"/>
        </w:rPr>
      </w:pPr>
    </w:p>
    <w:p w14:paraId="73A336C6" w14:textId="77777777" w:rsidR="00251FB9" w:rsidRPr="00AE20AD" w:rsidRDefault="00C95F51" w:rsidP="00C95F51">
      <w:pPr>
        <w:rPr>
          <w:rFonts w:cs="Open Sans"/>
          <w:sz w:val="20"/>
          <w:szCs w:val="20"/>
        </w:rPr>
      </w:pPr>
      <w:r w:rsidRPr="00AE20AD">
        <w:rPr>
          <w:rFonts w:cs="Open Sans"/>
          <w:sz w:val="20"/>
          <w:szCs w:val="20"/>
        </w:rPr>
        <w:lastRenderedPageBreak/>
        <w:t xml:space="preserve">Taking a typical retail </w:t>
      </w:r>
      <w:proofErr w:type="gramStart"/>
      <w:r w:rsidRPr="00AE20AD">
        <w:rPr>
          <w:rFonts w:cs="Open Sans"/>
          <w:sz w:val="20"/>
          <w:szCs w:val="20"/>
        </w:rPr>
        <w:t>scenario</w:t>
      </w:r>
      <w:proofErr w:type="gramEnd"/>
      <w:r w:rsidRPr="00AE20AD">
        <w:rPr>
          <w:rFonts w:cs="Open Sans"/>
          <w:sz w:val="20"/>
          <w:szCs w:val="20"/>
        </w:rPr>
        <w:t xml:space="preserve"> the conceptual model can be used in the following way </w:t>
      </w:r>
    </w:p>
    <w:p w14:paraId="57794722" w14:textId="77777777" w:rsidR="00C24A4C" w:rsidRDefault="00DE2803" w:rsidP="00C24A4C">
      <w:pPr>
        <w:keepNext/>
      </w:pPr>
      <w:r>
        <w:object w:dxaOrig="14896" w:dyaOrig="14881" w14:anchorId="20F52C1F">
          <v:shape id="_x0000_i1026" type="#_x0000_t75" style="width:468pt;height:467.25pt" o:ole="">
            <v:imagedata r:id="rId14" o:title=""/>
          </v:shape>
          <o:OLEObject Type="Embed" ProgID="Visio.Drawing.15" ShapeID="_x0000_i1026" DrawAspect="Content" ObjectID="_1576555263" r:id="rId15"/>
        </w:object>
      </w:r>
    </w:p>
    <w:p w14:paraId="62AAD145" w14:textId="77777777" w:rsidR="00251FB9" w:rsidRPr="00AE20AD" w:rsidRDefault="00C24A4C" w:rsidP="00C24A4C">
      <w:pPr>
        <w:pStyle w:val="Caption"/>
        <w:rPr>
          <w:rFonts w:cs="Open Sans"/>
          <w:sz w:val="20"/>
          <w:szCs w:val="20"/>
        </w:rPr>
      </w:pPr>
      <w:bookmarkStart w:id="14" w:name="_Toc463298012"/>
      <w:r>
        <w:t xml:space="preserve">Figure </w:t>
      </w:r>
      <w:fldSimple w:instr=" SEQ Figure \* ARABIC ">
        <w:r w:rsidR="00CF122B">
          <w:rPr>
            <w:noProof/>
          </w:rPr>
          <w:t>2</w:t>
        </w:r>
      </w:fldSimple>
      <w:r w:rsidR="003F3A3E">
        <w:t xml:space="preserve"> Example Item Setup</w:t>
      </w:r>
      <w:bookmarkEnd w:id="14"/>
    </w:p>
    <w:p w14:paraId="4E2B2FD0" w14:textId="77777777" w:rsidR="00251FB9" w:rsidRPr="00AE20AD" w:rsidRDefault="00251FB9" w:rsidP="00251FB9">
      <w:pPr>
        <w:rPr>
          <w:rFonts w:cs="Open Sans"/>
          <w:sz w:val="20"/>
          <w:szCs w:val="20"/>
        </w:rPr>
      </w:pPr>
    </w:p>
    <w:p w14:paraId="69D6200B" w14:textId="77777777" w:rsidR="00013DBA" w:rsidRDefault="00013DBA">
      <w:pPr>
        <w:rPr>
          <w:rStyle w:val="Heading1Char"/>
        </w:rPr>
      </w:pPr>
      <w:r>
        <w:rPr>
          <w:rStyle w:val="Heading1Char"/>
        </w:rPr>
        <w:br w:type="page"/>
      </w:r>
    </w:p>
    <w:p w14:paraId="56982BE6" w14:textId="77777777" w:rsidR="00251FB9" w:rsidRDefault="00DA4E14" w:rsidP="00251FB9">
      <w:pPr>
        <w:rPr>
          <w:rFonts w:cs="Open Sans"/>
          <w:sz w:val="20"/>
          <w:szCs w:val="20"/>
        </w:rPr>
      </w:pPr>
      <w:bookmarkStart w:id="15" w:name="_Toc462913051"/>
      <w:r w:rsidRPr="00F66A3D">
        <w:rPr>
          <w:rStyle w:val="Heading1Char"/>
        </w:rPr>
        <w:lastRenderedPageBreak/>
        <w:t>Requirements</w:t>
      </w:r>
      <w:bookmarkEnd w:id="15"/>
      <w:r>
        <w:rPr>
          <w:rFonts w:cs="Open Sans"/>
          <w:sz w:val="20"/>
          <w:szCs w:val="20"/>
        </w:rPr>
        <w:t>.</w:t>
      </w:r>
    </w:p>
    <w:p w14:paraId="26D8F198" w14:textId="77777777" w:rsidR="00013DBA" w:rsidRDefault="00013DBA" w:rsidP="00013DBA">
      <w:pPr>
        <w:rPr>
          <w:ins w:id="16" w:author="Richard Willaims" w:date="2016-10-12T13:23:00Z"/>
          <w:rFonts w:cs="Open Sans"/>
          <w:sz w:val="20"/>
          <w:szCs w:val="20"/>
        </w:rPr>
      </w:pPr>
      <w:r>
        <w:rPr>
          <w:rFonts w:cs="Open Sans"/>
          <w:sz w:val="20"/>
          <w:szCs w:val="20"/>
        </w:rPr>
        <w:t xml:space="preserve">At a high </w:t>
      </w:r>
      <w:proofErr w:type="gramStart"/>
      <w:r>
        <w:rPr>
          <w:rFonts w:cs="Open Sans"/>
          <w:sz w:val="20"/>
          <w:szCs w:val="20"/>
        </w:rPr>
        <w:t>level</w:t>
      </w:r>
      <w:proofErr w:type="gramEnd"/>
      <w:r>
        <w:rPr>
          <w:rFonts w:cs="Open Sans"/>
          <w:sz w:val="20"/>
          <w:szCs w:val="20"/>
        </w:rPr>
        <w:t xml:space="preserve"> the following section covers fundamental data concepts that require </w:t>
      </w:r>
      <w:r w:rsidR="00CA04B3">
        <w:rPr>
          <w:rFonts w:cs="Open Sans"/>
          <w:sz w:val="20"/>
          <w:szCs w:val="20"/>
        </w:rPr>
        <w:t>analysis and understanding by Sysrepublic or Business Analyst team.</w:t>
      </w:r>
    </w:p>
    <w:p w14:paraId="6BB9224B" w14:textId="77777777" w:rsidR="00A654C7" w:rsidRDefault="00A654C7">
      <w:pPr>
        <w:pStyle w:val="Heading3"/>
        <w:rPr>
          <w:ins w:id="17" w:author="Richard Willaims" w:date="2016-10-12T13:24:00Z"/>
        </w:rPr>
        <w:pPrChange w:id="18" w:author="Richard Willaims" w:date="2016-10-12T13:24:00Z">
          <w:pPr/>
        </w:pPrChange>
      </w:pPr>
      <w:ins w:id="19" w:author="Richard Willaims" w:date="2016-10-12T13:24:00Z">
        <w:r>
          <w:t>Active Items</w:t>
        </w:r>
      </w:ins>
    </w:p>
    <w:p w14:paraId="38657B6D" w14:textId="77777777" w:rsidR="002663C7" w:rsidRDefault="00C63B6E" w:rsidP="005E1F87">
      <w:pPr>
        <w:rPr>
          <w:ins w:id="20" w:author="Richard Willaims" w:date="2016-10-12T13:41:00Z"/>
          <w:sz w:val="20"/>
        </w:rPr>
      </w:pPr>
      <w:ins w:id="21" w:author="Richard Willaims" w:date="2016-10-12T13:29:00Z">
        <w:r>
          <w:rPr>
            <w:sz w:val="20"/>
          </w:rPr>
          <w:t>A key challenge in implementing the inventory module is keeping the amount of data retained to a minimum.</w:t>
        </w:r>
      </w:ins>
      <w:ins w:id="22" w:author="Richard Willaims" w:date="2016-10-12T13:37:00Z">
        <w:r w:rsidR="002663C7">
          <w:rPr>
            <w:sz w:val="20"/>
          </w:rPr>
          <w:t xml:space="preserve"> </w:t>
        </w:r>
      </w:ins>
      <w:proofErr w:type="gramStart"/>
      <w:ins w:id="23" w:author="Richard Willaims" w:date="2016-10-12T13:38:00Z">
        <w:r w:rsidR="002663C7">
          <w:rPr>
            <w:sz w:val="20"/>
          </w:rPr>
          <w:t>However</w:t>
        </w:r>
        <w:proofErr w:type="gramEnd"/>
        <w:r w:rsidR="002663C7">
          <w:rPr>
            <w:sz w:val="20"/>
          </w:rPr>
          <w:t xml:space="preserve"> many organization don’t remove</w:t>
        </w:r>
      </w:ins>
      <w:ins w:id="24" w:author="Richard Willaims" w:date="2016-10-12T13:39:00Z">
        <w:r w:rsidR="002663C7">
          <w:rPr>
            <w:sz w:val="20"/>
          </w:rPr>
          <w:t xml:space="preserve"> obsolete</w:t>
        </w:r>
      </w:ins>
      <w:ins w:id="25" w:author="Richard Willaims" w:date="2016-10-12T13:38:00Z">
        <w:r w:rsidR="002663C7">
          <w:rPr>
            <w:sz w:val="20"/>
          </w:rPr>
          <w:t xml:space="preserve"> item data from their systems</w:t>
        </w:r>
      </w:ins>
      <w:ins w:id="26" w:author="Richard Willaims" w:date="2016-10-12T13:39:00Z">
        <w:r w:rsidR="002663C7">
          <w:rPr>
            <w:sz w:val="20"/>
          </w:rPr>
          <w:t xml:space="preserve"> or have very relaxed maintenance </w:t>
        </w:r>
      </w:ins>
      <w:ins w:id="27" w:author="Richard Willaims" w:date="2016-10-12T13:40:00Z">
        <w:r w:rsidR="002663C7">
          <w:rPr>
            <w:sz w:val="20"/>
          </w:rPr>
          <w:t xml:space="preserve">routines, resulting in </w:t>
        </w:r>
      </w:ins>
      <w:ins w:id="28" w:author="Richard Willaims" w:date="2016-10-12T13:41:00Z">
        <w:r w:rsidR="002663C7">
          <w:rPr>
            <w:sz w:val="20"/>
          </w:rPr>
          <w:t>a high percentage of unwanted data</w:t>
        </w:r>
      </w:ins>
      <w:ins w:id="29" w:author="Richard Willaims" w:date="2016-10-12T13:40:00Z">
        <w:r w:rsidR="002663C7">
          <w:rPr>
            <w:sz w:val="20"/>
          </w:rPr>
          <w:t xml:space="preserve">. </w:t>
        </w:r>
      </w:ins>
    </w:p>
    <w:p w14:paraId="283CD8E5" w14:textId="77777777" w:rsidR="00A654C7" w:rsidRPr="005E1F87" w:rsidRDefault="00C63B6E" w:rsidP="005E1F87">
      <w:ins w:id="30" w:author="Richard Willaims" w:date="2016-10-12T13:32:00Z">
        <w:r>
          <w:rPr>
            <w:sz w:val="20"/>
          </w:rPr>
          <w:t xml:space="preserve">To assist with this </w:t>
        </w:r>
      </w:ins>
      <w:ins w:id="31" w:author="Richard Willaims" w:date="2016-10-12T13:37:00Z">
        <w:r w:rsidR="002663C7">
          <w:rPr>
            <w:sz w:val="20"/>
          </w:rPr>
          <w:t xml:space="preserve">prerequisite </w:t>
        </w:r>
      </w:ins>
      <w:ins w:id="32" w:author="Richard Willaims" w:date="2016-10-12T13:32:00Z">
        <w:r>
          <w:rPr>
            <w:sz w:val="20"/>
          </w:rPr>
          <w:t xml:space="preserve">Sysrepublic </w:t>
        </w:r>
      </w:ins>
      <w:ins w:id="33" w:author="Richard Willaims" w:date="2016-10-12T13:37:00Z">
        <w:r w:rsidR="002663C7">
          <w:rPr>
            <w:sz w:val="20"/>
          </w:rPr>
          <w:t>require</w:t>
        </w:r>
      </w:ins>
      <w:ins w:id="34" w:author="Richard Willaims" w:date="2016-10-12T13:50:00Z">
        <w:r w:rsidR="005E1F87">
          <w:rPr>
            <w:sz w:val="20"/>
          </w:rPr>
          <w:t xml:space="preserve">s information to be delivered that </w:t>
        </w:r>
      </w:ins>
      <w:ins w:id="35" w:author="Richard Willaims" w:date="2016-10-12T13:53:00Z">
        <w:r w:rsidR="005E1F87">
          <w:rPr>
            <w:sz w:val="20"/>
          </w:rPr>
          <w:t>can</w:t>
        </w:r>
      </w:ins>
      <w:ins w:id="36" w:author="Richard Willaims" w:date="2016-10-12T13:50:00Z">
        <w:r w:rsidR="005E1F87">
          <w:rPr>
            <w:sz w:val="20"/>
          </w:rPr>
          <w:t xml:space="preserve"> be used to </w:t>
        </w:r>
      </w:ins>
      <w:ins w:id="37" w:author="Richard Willaims" w:date="2016-10-12T13:51:00Z">
        <w:r w:rsidR="005E1F87">
          <w:rPr>
            <w:sz w:val="20"/>
          </w:rPr>
          <w:t>ascertain</w:t>
        </w:r>
      </w:ins>
      <w:ins w:id="38" w:author="Richard Willaims" w:date="2016-10-12T13:50:00Z">
        <w:r w:rsidR="005E1F87">
          <w:rPr>
            <w:sz w:val="20"/>
          </w:rPr>
          <w:t xml:space="preserve"> </w:t>
        </w:r>
      </w:ins>
      <w:ins w:id="39" w:author="Richard Willaims" w:date="2016-10-12T13:51:00Z">
        <w:r w:rsidR="005E1F87">
          <w:rPr>
            <w:sz w:val="20"/>
          </w:rPr>
          <w:t>when items become first active in a location and when to</w:t>
        </w:r>
      </w:ins>
      <w:ins w:id="40" w:author="Richard Willaims" w:date="2016-10-12T13:52:00Z">
        <w:r w:rsidR="005E1F87" w:rsidRPr="005E1F87">
          <w:rPr>
            <w:sz w:val="20"/>
          </w:rPr>
          <w:t xml:space="preserve"> </w:t>
        </w:r>
        <w:r w:rsidR="005E1F87">
          <w:rPr>
            <w:sz w:val="20"/>
          </w:rPr>
          <w:t>cease tracking the movement</w:t>
        </w:r>
      </w:ins>
      <w:ins w:id="41" w:author="Richard Willaims" w:date="2016-10-12T13:53:00Z">
        <w:r w:rsidR="005E1F87">
          <w:rPr>
            <w:sz w:val="20"/>
          </w:rPr>
          <w:t xml:space="preserve">. </w:t>
        </w:r>
        <w:proofErr w:type="gramStart"/>
        <w:r w:rsidR="005E1F87">
          <w:rPr>
            <w:sz w:val="20"/>
          </w:rPr>
          <w:t>Typically</w:t>
        </w:r>
        <w:proofErr w:type="gramEnd"/>
        <w:r w:rsidR="005E1F87">
          <w:rPr>
            <w:sz w:val="20"/>
          </w:rPr>
          <w:t xml:space="preserve"> this information would be provided with the range.</w:t>
        </w:r>
      </w:ins>
    </w:p>
    <w:p w14:paraId="415989EE" w14:textId="77777777" w:rsidR="006E56D7" w:rsidRDefault="006E56D7" w:rsidP="006E56D7">
      <w:pPr>
        <w:pStyle w:val="Heading3"/>
      </w:pPr>
      <w:r>
        <w:t>Item Relationship</w:t>
      </w:r>
    </w:p>
    <w:p w14:paraId="230D46E8" w14:textId="77777777" w:rsidR="006E56D7" w:rsidRPr="007C0BA1" w:rsidRDefault="006E56D7" w:rsidP="007C0BA1">
      <w:pPr>
        <w:pStyle w:val="NoSpacing"/>
        <w:rPr>
          <w:rFonts w:asciiTheme="majorHAnsi" w:hAnsiTheme="majorHAnsi"/>
          <w:sz w:val="20"/>
        </w:rPr>
      </w:pPr>
      <w:r w:rsidRPr="007C0BA1">
        <w:rPr>
          <w:rFonts w:asciiTheme="majorHAnsi" w:hAnsiTheme="majorHAnsi"/>
          <w:sz w:val="20"/>
        </w:rPr>
        <w:t xml:space="preserve">A key component in tracking inventory movement is to understand </w:t>
      </w:r>
      <w:r w:rsidR="003F3A3E">
        <w:rPr>
          <w:rFonts w:asciiTheme="majorHAnsi" w:hAnsiTheme="majorHAnsi"/>
          <w:sz w:val="20"/>
        </w:rPr>
        <w:t>at which level in the i</w:t>
      </w:r>
      <w:r w:rsidRPr="007C0BA1">
        <w:rPr>
          <w:rFonts w:asciiTheme="majorHAnsi" w:hAnsiTheme="majorHAnsi"/>
          <w:sz w:val="20"/>
        </w:rPr>
        <w:t xml:space="preserve">tem mastering do transactions occur. Figure 3 is a continuation of Figure 2, </w:t>
      </w:r>
      <w:r w:rsidR="003F3A3E">
        <w:rPr>
          <w:rFonts w:asciiTheme="majorHAnsi" w:hAnsiTheme="majorHAnsi"/>
          <w:sz w:val="20"/>
        </w:rPr>
        <w:t>to show</w:t>
      </w:r>
      <w:ins w:id="42" w:author="Shannon Stilwell" w:date="2016-09-29T17:45:00Z">
        <w:r w:rsidR="002209E6">
          <w:rPr>
            <w:rFonts w:asciiTheme="majorHAnsi" w:hAnsiTheme="majorHAnsi"/>
            <w:sz w:val="20"/>
          </w:rPr>
          <w:t xml:space="preserve"> when</w:t>
        </w:r>
      </w:ins>
      <w:r w:rsidRPr="007C0BA1">
        <w:rPr>
          <w:rFonts w:asciiTheme="majorHAnsi" w:hAnsiTheme="majorHAnsi"/>
          <w:sz w:val="20"/>
        </w:rPr>
        <w:t xml:space="preserve"> Ordering is done within the organization using packs, but pricing </w:t>
      </w:r>
      <w:r w:rsidR="003F3A3E">
        <w:rPr>
          <w:rFonts w:asciiTheme="majorHAnsi" w:hAnsiTheme="majorHAnsi"/>
          <w:sz w:val="20"/>
        </w:rPr>
        <w:t>of items</w:t>
      </w:r>
      <w:r w:rsidRPr="007C0BA1">
        <w:rPr>
          <w:rFonts w:asciiTheme="majorHAnsi" w:hAnsiTheme="majorHAnsi"/>
          <w:sz w:val="20"/>
        </w:rPr>
        <w:t xml:space="preserve"> is done at </w:t>
      </w:r>
      <w:del w:id="43" w:author="Shannon Stilwell" w:date="2016-09-29T17:46:00Z">
        <w:r w:rsidRPr="007C0BA1" w:rsidDel="002209E6">
          <w:rPr>
            <w:rFonts w:asciiTheme="majorHAnsi" w:hAnsiTheme="majorHAnsi"/>
            <w:sz w:val="20"/>
          </w:rPr>
          <w:delText xml:space="preserve">the </w:delText>
        </w:r>
      </w:del>
      <w:r w:rsidRPr="007C0BA1">
        <w:rPr>
          <w:rFonts w:asciiTheme="majorHAnsi" w:hAnsiTheme="majorHAnsi"/>
          <w:sz w:val="20"/>
        </w:rPr>
        <w:t xml:space="preserve">SKU. </w:t>
      </w:r>
      <w:del w:id="44" w:author="Shannon Stilwell" w:date="2016-09-29T17:46:00Z">
        <w:r w:rsidRPr="007C0BA1" w:rsidDel="002209E6">
          <w:rPr>
            <w:rFonts w:asciiTheme="majorHAnsi" w:hAnsiTheme="majorHAnsi"/>
            <w:sz w:val="20"/>
          </w:rPr>
          <w:delText xml:space="preserve">The </w:delText>
        </w:r>
      </w:del>
      <w:ins w:id="45" w:author="Shannon Stilwell" w:date="2016-09-29T17:46:00Z">
        <w:r w:rsidR="002209E6">
          <w:rPr>
            <w:rFonts w:asciiTheme="majorHAnsi" w:hAnsiTheme="majorHAnsi"/>
            <w:sz w:val="20"/>
          </w:rPr>
          <w:t>This</w:t>
        </w:r>
        <w:r w:rsidR="002209E6" w:rsidRPr="007C0BA1">
          <w:rPr>
            <w:rFonts w:asciiTheme="majorHAnsi" w:hAnsiTheme="majorHAnsi"/>
            <w:sz w:val="20"/>
          </w:rPr>
          <w:t xml:space="preserve"> </w:t>
        </w:r>
      </w:ins>
      <w:r w:rsidRPr="007C0BA1">
        <w:rPr>
          <w:rFonts w:asciiTheme="majorHAnsi" w:hAnsiTheme="majorHAnsi"/>
          <w:sz w:val="20"/>
        </w:rPr>
        <w:t xml:space="preserve">means a relationship must be established between pack and </w:t>
      </w:r>
      <w:del w:id="46" w:author="Shannon Stilwell" w:date="2016-09-29T17:46:00Z">
        <w:r w:rsidRPr="007C0BA1" w:rsidDel="002209E6">
          <w:rPr>
            <w:rFonts w:asciiTheme="majorHAnsi" w:hAnsiTheme="majorHAnsi"/>
            <w:sz w:val="20"/>
          </w:rPr>
          <w:delText xml:space="preserve">the </w:delText>
        </w:r>
      </w:del>
      <w:r w:rsidRPr="007C0BA1">
        <w:rPr>
          <w:rFonts w:asciiTheme="majorHAnsi" w:hAnsiTheme="majorHAnsi"/>
          <w:sz w:val="20"/>
        </w:rPr>
        <w:t>SKU.</w:t>
      </w:r>
    </w:p>
    <w:p w14:paraId="4F65E4C8" w14:textId="77777777" w:rsidR="006E56D7" w:rsidRDefault="006E56D7" w:rsidP="006E56D7">
      <w:pPr>
        <w:keepNext/>
      </w:pPr>
      <w:r>
        <w:object w:dxaOrig="11936" w:dyaOrig="7976" w14:anchorId="78AA652E">
          <v:shape id="_x0000_i1027" type="#_x0000_t75" style="width:358.5pt;height:239.25pt" o:ole="">
            <v:imagedata r:id="rId16" o:title=""/>
          </v:shape>
          <o:OLEObject Type="Embed" ProgID="Visio.Drawing.15" ShapeID="_x0000_i1027" DrawAspect="Content" ObjectID="_1576555264" r:id="rId17"/>
        </w:object>
      </w:r>
    </w:p>
    <w:p w14:paraId="1306B6D5" w14:textId="77777777" w:rsidR="006E56D7" w:rsidRDefault="006E56D7" w:rsidP="006E56D7">
      <w:pPr>
        <w:pStyle w:val="Caption"/>
        <w:rPr>
          <w:rFonts w:cs="Open Sans"/>
          <w:sz w:val="20"/>
          <w:szCs w:val="20"/>
        </w:rPr>
      </w:pPr>
      <w:bookmarkStart w:id="47" w:name="_Toc463298013"/>
      <w:r>
        <w:t xml:space="preserve">Figure </w:t>
      </w:r>
      <w:fldSimple w:instr=" SEQ Figure \* ARABIC ">
        <w:r w:rsidR="00CF122B">
          <w:rPr>
            <w:noProof/>
          </w:rPr>
          <w:t>3</w:t>
        </w:r>
        <w:bookmarkEnd w:id="47"/>
      </w:fldSimple>
    </w:p>
    <w:p w14:paraId="03A0CB9F" w14:textId="77777777" w:rsidR="001D5157" w:rsidRDefault="001D5157" w:rsidP="001D5157">
      <w:pPr>
        <w:pStyle w:val="Heading3"/>
      </w:pPr>
      <w:r>
        <w:t>Date and Time on Item Movement</w:t>
      </w:r>
    </w:p>
    <w:p w14:paraId="4AB035C1" w14:textId="77777777" w:rsidR="0061629C" w:rsidRDefault="0061629C" w:rsidP="0061629C">
      <w:pPr>
        <w:rPr>
          <w:rFonts w:cs="Open Sans"/>
          <w:sz w:val="20"/>
          <w:szCs w:val="20"/>
        </w:rPr>
      </w:pPr>
      <w:r>
        <w:rPr>
          <w:rFonts w:cs="Open Sans"/>
          <w:sz w:val="20"/>
          <w:szCs w:val="20"/>
        </w:rPr>
        <w:t>Time is an important d</w:t>
      </w:r>
      <w:r w:rsidR="0028048D">
        <w:rPr>
          <w:rFonts w:cs="Open Sans"/>
          <w:sz w:val="20"/>
          <w:szCs w:val="20"/>
        </w:rPr>
        <w:t xml:space="preserve">ata point as it will </w:t>
      </w:r>
      <w:del w:id="48" w:author="Shannon Stilwell" w:date="2016-09-29T17:46:00Z">
        <w:r w:rsidR="0028048D" w:rsidDel="002209E6">
          <w:rPr>
            <w:rFonts w:cs="Open Sans"/>
            <w:sz w:val="20"/>
            <w:szCs w:val="20"/>
          </w:rPr>
          <w:delText xml:space="preserve">be </w:delText>
        </w:r>
      </w:del>
      <w:r w:rsidR="0028048D">
        <w:rPr>
          <w:rFonts w:cs="Open Sans"/>
          <w:sz w:val="20"/>
          <w:szCs w:val="20"/>
        </w:rPr>
        <w:t>present</w:t>
      </w:r>
      <w:r>
        <w:rPr>
          <w:rFonts w:cs="Open Sans"/>
          <w:sz w:val="20"/>
          <w:szCs w:val="20"/>
        </w:rPr>
        <w:t xml:space="preserve"> the sequence </w:t>
      </w:r>
      <w:r w:rsidR="0028048D">
        <w:rPr>
          <w:rFonts w:cs="Open Sans"/>
          <w:sz w:val="20"/>
          <w:szCs w:val="20"/>
        </w:rPr>
        <w:t xml:space="preserve">of </w:t>
      </w:r>
      <w:r>
        <w:rPr>
          <w:rFonts w:cs="Open Sans"/>
          <w:sz w:val="20"/>
          <w:szCs w:val="20"/>
        </w:rPr>
        <w:t>inventory movement</w:t>
      </w:r>
      <w:ins w:id="49" w:author="Shannon Stilwell" w:date="2016-09-29T17:46:00Z">
        <w:r w:rsidR="002209E6">
          <w:rPr>
            <w:rFonts w:cs="Open Sans"/>
            <w:sz w:val="20"/>
            <w:szCs w:val="20"/>
          </w:rPr>
          <w:t>,</w:t>
        </w:r>
      </w:ins>
      <w:r w:rsidR="0028048D">
        <w:rPr>
          <w:rFonts w:cs="Open Sans"/>
          <w:sz w:val="20"/>
          <w:szCs w:val="20"/>
        </w:rPr>
        <w:t xml:space="preserve"> actions</w:t>
      </w:r>
      <w:ins w:id="50" w:author="Shannon Stilwell" w:date="2016-09-29T17:46:00Z">
        <w:r w:rsidR="002209E6">
          <w:rPr>
            <w:rFonts w:cs="Open Sans"/>
            <w:sz w:val="20"/>
            <w:szCs w:val="20"/>
          </w:rPr>
          <w:t>,</w:t>
        </w:r>
      </w:ins>
      <w:r w:rsidR="0028048D">
        <w:rPr>
          <w:rFonts w:cs="Open Sans"/>
          <w:sz w:val="20"/>
          <w:szCs w:val="20"/>
        </w:rPr>
        <w:t xml:space="preserve"> and events.</w:t>
      </w:r>
    </w:p>
    <w:p w14:paraId="650B0048" w14:textId="77777777" w:rsidR="0061629C" w:rsidRDefault="0061629C" w:rsidP="0061629C">
      <w:pPr>
        <w:rPr>
          <w:rFonts w:cs="Open Sans"/>
          <w:sz w:val="20"/>
          <w:szCs w:val="20"/>
        </w:rPr>
      </w:pPr>
    </w:p>
    <w:p w14:paraId="7216BBD2" w14:textId="77777777" w:rsidR="008C5CDF" w:rsidRDefault="0061629C" w:rsidP="008C5CDF">
      <w:pPr>
        <w:pStyle w:val="Heading3"/>
      </w:pPr>
      <w:r>
        <w:t>Rea</w:t>
      </w:r>
      <w:r w:rsidR="008C5CDF">
        <w:t xml:space="preserve">son Codes </w:t>
      </w:r>
    </w:p>
    <w:p w14:paraId="6D30562E" w14:textId="77777777" w:rsidR="002855E3" w:rsidRDefault="0052556A" w:rsidP="0061629C">
      <w:pPr>
        <w:rPr>
          <w:rFonts w:cs="Open Sans"/>
          <w:sz w:val="20"/>
          <w:szCs w:val="20"/>
        </w:rPr>
      </w:pPr>
      <w:r>
        <w:rPr>
          <w:rFonts w:cs="Open Sans"/>
          <w:sz w:val="20"/>
          <w:szCs w:val="20"/>
        </w:rPr>
        <w:t xml:space="preserve">Sysrepublic would need to understand the </w:t>
      </w:r>
      <w:del w:id="51" w:author="Shannon Stilwell" w:date="2016-09-29T17:47:00Z">
        <w:r w:rsidDel="002209E6">
          <w:rPr>
            <w:rFonts w:cs="Open Sans"/>
            <w:sz w:val="20"/>
            <w:szCs w:val="20"/>
          </w:rPr>
          <w:delText xml:space="preserve">different </w:delText>
        </w:r>
      </w:del>
      <w:ins w:id="52" w:author="Shannon Stilwell" w:date="2016-09-29T17:47:00Z">
        <w:r w:rsidR="002209E6">
          <w:rPr>
            <w:rFonts w:cs="Open Sans"/>
            <w:sz w:val="20"/>
            <w:szCs w:val="20"/>
          </w:rPr>
          <w:t xml:space="preserve">various </w:t>
        </w:r>
      </w:ins>
      <w:r>
        <w:rPr>
          <w:rFonts w:cs="Open Sans"/>
          <w:sz w:val="20"/>
          <w:szCs w:val="20"/>
        </w:rPr>
        <w:t xml:space="preserve">reason code types </w:t>
      </w:r>
      <w:ins w:id="53" w:author="Shannon Stilwell" w:date="2016-09-29T17:47:00Z">
        <w:r w:rsidR="002209E6">
          <w:rPr>
            <w:rFonts w:cs="Open Sans"/>
            <w:sz w:val="20"/>
            <w:szCs w:val="20"/>
          </w:rPr>
          <w:t xml:space="preserve">that may be </w:t>
        </w:r>
      </w:ins>
      <w:r>
        <w:rPr>
          <w:rFonts w:cs="Open Sans"/>
          <w:sz w:val="20"/>
          <w:szCs w:val="20"/>
        </w:rPr>
        <w:t xml:space="preserve">in use within the organization. </w:t>
      </w:r>
      <w:proofErr w:type="gramStart"/>
      <w:r>
        <w:rPr>
          <w:rFonts w:cs="Open Sans"/>
          <w:sz w:val="20"/>
          <w:szCs w:val="20"/>
        </w:rPr>
        <w:t>Typically</w:t>
      </w:r>
      <w:proofErr w:type="gramEnd"/>
      <w:r>
        <w:rPr>
          <w:rFonts w:cs="Open Sans"/>
          <w:sz w:val="20"/>
          <w:szCs w:val="20"/>
        </w:rPr>
        <w:t xml:space="preserve"> reason codes </w:t>
      </w:r>
      <w:del w:id="54" w:author="Shannon Stilwell" w:date="2016-09-29T17:47:00Z">
        <w:r w:rsidDel="002209E6">
          <w:rPr>
            <w:rFonts w:cs="Open Sans"/>
            <w:sz w:val="20"/>
            <w:szCs w:val="20"/>
          </w:rPr>
          <w:delText xml:space="preserve">will </w:delText>
        </w:r>
      </w:del>
      <w:ins w:id="55" w:author="Shannon Stilwell" w:date="2016-09-29T17:47:00Z">
        <w:r w:rsidR="002209E6">
          <w:rPr>
            <w:rFonts w:cs="Open Sans"/>
            <w:sz w:val="20"/>
            <w:szCs w:val="20"/>
          </w:rPr>
          <w:t xml:space="preserve">are </w:t>
        </w:r>
      </w:ins>
      <w:r w:rsidR="002855E3">
        <w:rPr>
          <w:rFonts w:cs="Open Sans"/>
          <w:sz w:val="20"/>
          <w:szCs w:val="20"/>
        </w:rPr>
        <w:t>found on</w:t>
      </w:r>
      <w:r>
        <w:rPr>
          <w:rFonts w:cs="Open Sans"/>
          <w:sz w:val="20"/>
          <w:szCs w:val="20"/>
        </w:rPr>
        <w:t xml:space="preserve"> </w:t>
      </w:r>
      <w:r w:rsidR="002855E3">
        <w:rPr>
          <w:rFonts w:cs="Open Sans"/>
          <w:sz w:val="20"/>
          <w:szCs w:val="20"/>
        </w:rPr>
        <w:t>adjustments, but</w:t>
      </w:r>
      <w:r w:rsidR="0028048D">
        <w:rPr>
          <w:rFonts w:cs="Open Sans"/>
          <w:sz w:val="20"/>
          <w:szCs w:val="20"/>
        </w:rPr>
        <w:t xml:space="preserve"> can also be seen on other movement activities;</w:t>
      </w:r>
      <w:r w:rsidR="002855E3">
        <w:rPr>
          <w:rFonts w:cs="Open Sans"/>
          <w:sz w:val="20"/>
          <w:szCs w:val="20"/>
        </w:rPr>
        <w:t xml:space="preserve"> example code types can exist for undelivered items on the receiving. </w:t>
      </w:r>
    </w:p>
    <w:p w14:paraId="72671C51" w14:textId="77777777" w:rsidR="008C5CDF" w:rsidRDefault="002855E3" w:rsidP="0061629C">
      <w:pPr>
        <w:rPr>
          <w:rFonts w:cs="Open Sans"/>
          <w:sz w:val="20"/>
          <w:szCs w:val="20"/>
        </w:rPr>
      </w:pPr>
      <w:r>
        <w:rPr>
          <w:rFonts w:cs="Open Sans"/>
          <w:sz w:val="20"/>
          <w:szCs w:val="20"/>
        </w:rPr>
        <w:lastRenderedPageBreak/>
        <w:t>The mapping between the code and fiscal accounting is the vital piece of data Sysrepublic would need to understand.</w:t>
      </w:r>
    </w:p>
    <w:p w14:paraId="78B64822" w14:textId="77777777" w:rsidR="008C5CDF" w:rsidRDefault="008C5CDF" w:rsidP="008C5CDF">
      <w:pPr>
        <w:pStyle w:val="Caption"/>
        <w:keepNext/>
      </w:pPr>
      <w:bookmarkStart w:id="56" w:name="_Toc463297993"/>
      <w:r>
        <w:t xml:space="preserve">Table </w:t>
      </w:r>
      <w:fldSimple w:instr=" SEQ Table \* ARABIC ">
        <w:r w:rsidR="00CF122B">
          <w:rPr>
            <w:noProof/>
          </w:rPr>
          <w:t>1</w:t>
        </w:r>
      </w:fldSimple>
      <w:r>
        <w:t xml:space="preserve"> Adjustment </w:t>
      </w:r>
      <w:r w:rsidR="0052556A">
        <w:t xml:space="preserve">Reason </w:t>
      </w:r>
      <w:r w:rsidR="0052556A">
        <w:rPr>
          <w:noProof/>
        </w:rPr>
        <w:t>Example</w:t>
      </w:r>
      <w:bookmarkEnd w:id="56"/>
    </w:p>
    <w:tbl>
      <w:tblPr>
        <w:tblStyle w:val="GridTable4-Accent4"/>
        <w:tblW w:w="0" w:type="auto"/>
        <w:tblLook w:val="04A0" w:firstRow="1" w:lastRow="0" w:firstColumn="1" w:lastColumn="0" w:noHBand="0" w:noVBand="1"/>
      </w:tblPr>
      <w:tblGrid>
        <w:gridCol w:w="2236"/>
        <w:gridCol w:w="1701"/>
        <w:gridCol w:w="2168"/>
        <w:gridCol w:w="1652"/>
        <w:gridCol w:w="1593"/>
      </w:tblGrid>
      <w:tr w:rsidR="0061629C" w14:paraId="7BE789AA" w14:textId="77777777" w:rsidTr="00616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14:paraId="03FA322C" w14:textId="77777777" w:rsidR="0061629C" w:rsidRDefault="0061629C" w:rsidP="00CF4A03">
            <w:pPr>
              <w:rPr>
                <w:rFonts w:cs="Open Sans"/>
                <w:sz w:val="20"/>
                <w:szCs w:val="20"/>
              </w:rPr>
            </w:pPr>
            <w:r>
              <w:rPr>
                <w:rFonts w:cs="Open Sans"/>
                <w:sz w:val="20"/>
                <w:szCs w:val="20"/>
              </w:rPr>
              <w:t>Reason Code</w:t>
            </w:r>
          </w:p>
        </w:tc>
        <w:tc>
          <w:tcPr>
            <w:tcW w:w="1701" w:type="dxa"/>
          </w:tcPr>
          <w:p w14:paraId="3063722A" w14:textId="77777777" w:rsidR="0061629C" w:rsidRDefault="0061629C" w:rsidP="00CF4A03">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Reason Code Group</w:t>
            </w:r>
          </w:p>
        </w:tc>
        <w:tc>
          <w:tcPr>
            <w:tcW w:w="2168" w:type="dxa"/>
          </w:tcPr>
          <w:p w14:paraId="721F873A" w14:textId="77777777" w:rsidR="0061629C" w:rsidRDefault="0061629C" w:rsidP="00CF4A03">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Description</w:t>
            </w:r>
          </w:p>
        </w:tc>
        <w:tc>
          <w:tcPr>
            <w:tcW w:w="1652" w:type="dxa"/>
          </w:tcPr>
          <w:p w14:paraId="3E93B155" w14:textId="77777777" w:rsidR="0061629C" w:rsidRDefault="0061629C" w:rsidP="00CF4A03">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Family Grouping</w:t>
            </w:r>
          </w:p>
        </w:tc>
        <w:tc>
          <w:tcPr>
            <w:tcW w:w="1593" w:type="dxa"/>
          </w:tcPr>
          <w:p w14:paraId="4306EE0F" w14:textId="77777777" w:rsidR="0061629C" w:rsidRDefault="0061629C" w:rsidP="00CF4A03">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Accounting Cost Codes</w:t>
            </w:r>
          </w:p>
        </w:tc>
      </w:tr>
      <w:tr w:rsidR="0061629C" w14:paraId="4E270289" w14:textId="77777777" w:rsidTr="0061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14:paraId="7C994540" w14:textId="77777777" w:rsidR="0061629C" w:rsidRDefault="0061629C" w:rsidP="00CF4A03">
            <w:pPr>
              <w:rPr>
                <w:rFonts w:cs="Open Sans"/>
                <w:sz w:val="20"/>
                <w:szCs w:val="20"/>
              </w:rPr>
            </w:pPr>
            <w:r>
              <w:rPr>
                <w:rFonts w:cs="Open Sans"/>
                <w:sz w:val="20"/>
                <w:szCs w:val="20"/>
              </w:rPr>
              <w:t>001</w:t>
            </w:r>
          </w:p>
        </w:tc>
        <w:tc>
          <w:tcPr>
            <w:tcW w:w="1701" w:type="dxa"/>
          </w:tcPr>
          <w:p w14:paraId="1F02AA41" w14:textId="77777777" w:rsidR="0061629C" w:rsidRDefault="0061629C" w:rsidP="00CF4A03">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1</w:t>
            </w:r>
          </w:p>
        </w:tc>
        <w:tc>
          <w:tcPr>
            <w:tcW w:w="2168" w:type="dxa"/>
          </w:tcPr>
          <w:p w14:paraId="444A38C9" w14:textId="77777777" w:rsidR="0061629C" w:rsidRDefault="0061629C" w:rsidP="00CF4A03">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Defective Item</w:t>
            </w:r>
          </w:p>
        </w:tc>
        <w:tc>
          <w:tcPr>
            <w:tcW w:w="1652" w:type="dxa"/>
          </w:tcPr>
          <w:p w14:paraId="6E714132" w14:textId="77777777" w:rsidR="0061629C" w:rsidRDefault="0061629C" w:rsidP="00CF4A03">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Recall</w:t>
            </w:r>
          </w:p>
        </w:tc>
        <w:tc>
          <w:tcPr>
            <w:tcW w:w="1593" w:type="dxa"/>
          </w:tcPr>
          <w:p w14:paraId="09DF14A0" w14:textId="77777777" w:rsidR="0061629C" w:rsidRDefault="0061629C" w:rsidP="00CF4A03">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0061629C" w14:paraId="57416331" w14:textId="77777777" w:rsidTr="0061629C">
        <w:tc>
          <w:tcPr>
            <w:cnfStyle w:val="001000000000" w:firstRow="0" w:lastRow="0" w:firstColumn="1" w:lastColumn="0" w:oddVBand="0" w:evenVBand="0" w:oddHBand="0" w:evenHBand="0" w:firstRowFirstColumn="0" w:firstRowLastColumn="0" w:lastRowFirstColumn="0" w:lastRowLastColumn="0"/>
            <w:tcW w:w="2236" w:type="dxa"/>
          </w:tcPr>
          <w:p w14:paraId="49991564" w14:textId="77777777" w:rsidR="0061629C" w:rsidRDefault="0061629C" w:rsidP="00CF4A03">
            <w:pPr>
              <w:rPr>
                <w:rFonts w:cs="Open Sans"/>
                <w:sz w:val="20"/>
                <w:szCs w:val="20"/>
              </w:rPr>
            </w:pPr>
            <w:r>
              <w:rPr>
                <w:rFonts w:cs="Open Sans"/>
                <w:sz w:val="20"/>
                <w:szCs w:val="20"/>
              </w:rPr>
              <w:t>002</w:t>
            </w:r>
          </w:p>
        </w:tc>
        <w:tc>
          <w:tcPr>
            <w:tcW w:w="1701" w:type="dxa"/>
          </w:tcPr>
          <w:p w14:paraId="10D66C15" w14:textId="77777777" w:rsidR="0061629C" w:rsidRDefault="0061629C" w:rsidP="00CF4A03">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1</w:t>
            </w:r>
          </w:p>
        </w:tc>
        <w:tc>
          <w:tcPr>
            <w:tcW w:w="2168" w:type="dxa"/>
          </w:tcPr>
          <w:p w14:paraId="0CFD1170" w14:textId="77777777" w:rsidR="0061629C" w:rsidRDefault="0061629C" w:rsidP="00CF4A03">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Vendor Recall</w:t>
            </w:r>
          </w:p>
        </w:tc>
        <w:tc>
          <w:tcPr>
            <w:tcW w:w="1652" w:type="dxa"/>
          </w:tcPr>
          <w:p w14:paraId="6392A4D1" w14:textId="77777777" w:rsidR="0061629C" w:rsidRDefault="0061629C" w:rsidP="00CF4A03">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Recall</w:t>
            </w:r>
          </w:p>
        </w:tc>
        <w:tc>
          <w:tcPr>
            <w:tcW w:w="1593" w:type="dxa"/>
          </w:tcPr>
          <w:p w14:paraId="0BC9C96F" w14:textId="77777777" w:rsidR="0061629C" w:rsidRDefault="0061629C" w:rsidP="00CF4A03">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0061629C" w14:paraId="6B0743BD" w14:textId="77777777" w:rsidTr="0061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14:paraId="02872DAA" w14:textId="77777777" w:rsidR="0061629C" w:rsidRDefault="0061629C" w:rsidP="00CF4A03">
            <w:pPr>
              <w:rPr>
                <w:rFonts w:cs="Open Sans"/>
                <w:sz w:val="20"/>
                <w:szCs w:val="20"/>
              </w:rPr>
            </w:pPr>
            <w:r>
              <w:rPr>
                <w:rFonts w:cs="Open Sans"/>
                <w:sz w:val="20"/>
                <w:szCs w:val="20"/>
              </w:rPr>
              <w:t>001</w:t>
            </w:r>
          </w:p>
        </w:tc>
        <w:tc>
          <w:tcPr>
            <w:tcW w:w="1701" w:type="dxa"/>
          </w:tcPr>
          <w:p w14:paraId="16EF8497" w14:textId="77777777" w:rsidR="0061629C" w:rsidRDefault="0061629C" w:rsidP="00CF4A03">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2</w:t>
            </w:r>
          </w:p>
        </w:tc>
        <w:tc>
          <w:tcPr>
            <w:tcW w:w="2168" w:type="dxa"/>
          </w:tcPr>
          <w:p w14:paraId="7DBE4050" w14:textId="77777777" w:rsidR="0061629C" w:rsidRDefault="0061629C" w:rsidP="00CF4A03">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282B57">
              <w:rPr>
                <w:rFonts w:cs="Open Sans"/>
                <w:sz w:val="20"/>
                <w:szCs w:val="20"/>
              </w:rPr>
              <w:t>CONCEALED DAMAGE</w:t>
            </w:r>
          </w:p>
        </w:tc>
        <w:tc>
          <w:tcPr>
            <w:tcW w:w="1652" w:type="dxa"/>
          </w:tcPr>
          <w:p w14:paraId="06B63B65" w14:textId="77777777" w:rsidR="0061629C" w:rsidRDefault="0061629C" w:rsidP="00CF4A03">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Damage</w:t>
            </w:r>
          </w:p>
        </w:tc>
        <w:tc>
          <w:tcPr>
            <w:tcW w:w="1593" w:type="dxa"/>
          </w:tcPr>
          <w:p w14:paraId="18114EC3" w14:textId="77777777" w:rsidR="0061629C" w:rsidRDefault="0061629C" w:rsidP="00CF4A03">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0061629C" w14:paraId="2EAA6C76" w14:textId="77777777" w:rsidTr="0061629C">
        <w:tc>
          <w:tcPr>
            <w:cnfStyle w:val="001000000000" w:firstRow="0" w:lastRow="0" w:firstColumn="1" w:lastColumn="0" w:oddVBand="0" w:evenVBand="0" w:oddHBand="0" w:evenHBand="0" w:firstRowFirstColumn="0" w:firstRowLastColumn="0" w:lastRowFirstColumn="0" w:lastRowLastColumn="0"/>
            <w:tcW w:w="2236" w:type="dxa"/>
          </w:tcPr>
          <w:p w14:paraId="10BE8CA5" w14:textId="77777777" w:rsidR="0061629C" w:rsidRDefault="0061629C" w:rsidP="00CF4A03">
            <w:pPr>
              <w:rPr>
                <w:rFonts w:cs="Open Sans"/>
                <w:sz w:val="20"/>
                <w:szCs w:val="20"/>
              </w:rPr>
            </w:pPr>
            <w:r>
              <w:rPr>
                <w:rFonts w:cs="Open Sans"/>
                <w:sz w:val="20"/>
                <w:szCs w:val="20"/>
              </w:rPr>
              <w:t>002</w:t>
            </w:r>
          </w:p>
        </w:tc>
        <w:tc>
          <w:tcPr>
            <w:tcW w:w="1701" w:type="dxa"/>
          </w:tcPr>
          <w:p w14:paraId="79264777" w14:textId="77777777" w:rsidR="0061629C" w:rsidRDefault="0061629C" w:rsidP="00CF4A03">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2</w:t>
            </w:r>
          </w:p>
        </w:tc>
        <w:tc>
          <w:tcPr>
            <w:tcW w:w="2168" w:type="dxa"/>
          </w:tcPr>
          <w:p w14:paraId="4C90A2E8" w14:textId="77777777" w:rsidR="0061629C" w:rsidRDefault="0061629C" w:rsidP="00CF4A03">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Customer Damage  </w:t>
            </w:r>
          </w:p>
        </w:tc>
        <w:tc>
          <w:tcPr>
            <w:tcW w:w="1652" w:type="dxa"/>
          </w:tcPr>
          <w:p w14:paraId="63C66FBA" w14:textId="77777777" w:rsidR="0061629C" w:rsidRDefault="0061629C" w:rsidP="00CF4A03">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Damage</w:t>
            </w:r>
          </w:p>
        </w:tc>
        <w:tc>
          <w:tcPr>
            <w:tcW w:w="1593" w:type="dxa"/>
          </w:tcPr>
          <w:p w14:paraId="4EB91D6B" w14:textId="77777777" w:rsidR="0061629C" w:rsidRDefault="0061629C" w:rsidP="00CF4A03">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00E06A72" w14:paraId="04B29FAF" w14:textId="77777777" w:rsidTr="00CF4A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5B0FB57F" w14:textId="77777777" w:rsidR="00E06A72" w:rsidRDefault="00E06A72" w:rsidP="00CF4A03">
            <w:pPr>
              <w:rPr>
                <w:rFonts w:cs="Open Sans"/>
                <w:sz w:val="20"/>
                <w:szCs w:val="20"/>
              </w:rPr>
            </w:pPr>
            <w:r>
              <w:rPr>
                <w:rFonts w:cs="Open Sans"/>
                <w:sz w:val="20"/>
                <w:szCs w:val="20"/>
              </w:rPr>
              <w:t>Etc…</w:t>
            </w:r>
          </w:p>
        </w:tc>
      </w:tr>
    </w:tbl>
    <w:p w14:paraId="53A4A82E" w14:textId="77777777" w:rsidR="0061629C" w:rsidRDefault="0061629C" w:rsidP="0061629C">
      <w:pPr>
        <w:rPr>
          <w:rFonts w:cs="Open Sans"/>
          <w:sz w:val="20"/>
          <w:szCs w:val="20"/>
        </w:rPr>
      </w:pPr>
    </w:p>
    <w:p w14:paraId="6ED4E1F9" w14:textId="77777777" w:rsidR="0061629C" w:rsidRDefault="0061629C" w:rsidP="00162BF1">
      <w:pPr>
        <w:pStyle w:val="Heading3"/>
      </w:pPr>
      <w:r>
        <w:t>Cost based items</w:t>
      </w:r>
    </w:p>
    <w:p w14:paraId="77EDF18F" w14:textId="77777777" w:rsidR="00162BF1" w:rsidRDefault="00162BF1" w:rsidP="0061629C">
      <w:pPr>
        <w:rPr>
          <w:rFonts w:cs="Open Sans"/>
          <w:sz w:val="20"/>
          <w:szCs w:val="20"/>
        </w:rPr>
      </w:pPr>
      <w:r>
        <w:rPr>
          <w:rFonts w:cs="Open Sans"/>
          <w:sz w:val="20"/>
          <w:szCs w:val="20"/>
        </w:rPr>
        <w:t>These are delivered items to store that are not intended for sale</w:t>
      </w:r>
      <w:r w:rsidR="0073444A">
        <w:rPr>
          <w:rFonts w:cs="Open Sans"/>
          <w:sz w:val="20"/>
          <w:szCs w:val="20"/>
        </w:rPr>
        <w:t xml:space="preserve"> </w:t>
      </w:r>
      <w:ins w:id="57" w:author="Shannon Stilwell" w:date="2016-09-29T17:50:00Z">
        <w:r w:rsidR="002209E6">
          <w:rPr>
            <w:rFonts w:cs="Open Sans"/>
            <w:sz w:val="20"/>
            <w:szCs w:val="20"/>
          </w:rPr>
          <w:t xml:space="preserve">independently </w:t>
        </w:r>
      </w:ins>
      <w:r w:rsidR="0073444A">
        <w:rPr>
          <w:rFonts w:cs="Open Sans"/>
          <w:sz w:val="20"/>
          <w:szCs w:val="20"/>
        </w:rPr>
        <w:t>or</w:t>
      </w:r>
      <w:ins w:id="58" w:author="Shannon Stilwell" w:date="2016-09-29T17:50:00Z">
        <w:r w:rsidR="002209E6">
          <w:rPr>
            <w:rFonts w:cs="Open Sans"/>
            <w:sz w:val="20"/>
            <w:szCs w:val="20"/>
          </w:rPr>
          <w:t xml:space="preserve"> are</w:t>
        </w:r>
      </w:ins>
      <w:r w:rsidR="0073444A">
        <w:rPr>
          <w:rFonts w:cs="Open Sans"/>
          <w:sz w:val="20"/>
          <w:szCs w:val="20"/>
        </w:rPr>
        <w:t xml:space="preserve"> broken</w:t>
      </w:r>
      <w:ins w:id="59" w:author="Shannon Stilwell" w:date="2016-09-29T17:50:00Z">
        <w:r w:rsidR="002209E6">
          <w:rPr>
            <w:rFonts w:cs="Open Sans"/>
            <w:sz w:val="20"/>
            <w:szCs w:val="20"/>
          </w:rPr>
          <w:t>-out</w:t>
        </w:r>
      </w:ins>
      <w:del w:id="60" w:author="Shannon Stilwell" w:date="2016-09-29T17:50:00Z">
        <w:r w:rsidR="0073444A" w:rsidDel="002209E6">
          <w:rPr>
            <w:rFonts w:cs="Open Sans"/>
            <w:sz w:val="20"/>
            <w:szCs w:val="20"/>
          </w:rPr>
          <w:delText xml:space="preserve"> up for</w:delText>
        </w:r>
      </w:del>
      <w:ins w:id="61" w:author="Shannon Stilwell" w:date="2016-09-29T17:50:00Z">
        <w:r w:rsidR="002209E6">
          <w:rPr>
            <w:rFonts w:cs="Open Sans"/>
            <w:sz w:val="20"/>
            <w:szCs w:val="20"/>
          </w:rPr>
          <w:t xml:space="preserve"> </w:t>
        </w:r>
        <w:del w:id="62" w:author="Richard Willaims" w:date="2016-10-12T12:31:00Z">
          <w:r w:rsidR="002209E6" w:rsidDel="00324287">
            <w:rPr>
              <w:rFonts w:cs="Open Sans"/>
              <w:sz w:val="20"/>
              <w:szCs w:val="20"/>
            </w:rPr>
            <w:delText xml:space="preserve">to </w:delText>
          </w:r>
        </w:del>
      </w:ins>
      <w:del w:id="63" w:author="Richard Willaims" w:date="2016-10-12T12:31:00Z">
        <w:r w:rsidR="0073444A" w:rsidDel="00324287">
          <w:rPr>
            <w:rFonts w:cs="Open Sans"/>
            <w:sz w:val="20"/>
            <w:szCs w:val="20"/>
          </w:rPr>
          <w:delText xml:space="preserve"> make</w:delText>
        </w:r>
      </w:del>
      <w:ins w:id="64" w:author="Richard Willaims" w:date="2016-10-12T12:31:00Z">
        <w:r w:rsidR="00324287">
          <w:rPr>
            <w:rFonts w:cs="Open Sans"/>
            <w:sz w:val="20"/>
            <w:szCs w:val="20"/>
          </w:rPr>
          <w:t>to make</w:t>
        </w:r>
      </w:ins>
      <w:r w:rsidR="0073444A">
        <w:rPr>
          <w:rFonts w:cs="Open Sans"/>
          <w:sz w:val="20"/>
          <w:szCs w:val="20"/>
        </w:rPr>
        <w:t xml:space="preserve"> </w:t>
      </w:r>
      <w:del w:id="65" w:author="Shannon Stilwell" w:date="2016-09-29T17:50:00Z">
        <w:r w:rsidR="0073444A" w:rsidDel="002209E6">
          <w:rPr>
            <w:rFonts w:cs="Open Sans"/>
            <w:sz w:val="20"/>
            <w:szCs w:val="20"/>
          </w:rPr>
          <w:delText>to</w:delText>
        </w:r>
      </w:del>
      <w:r w:rsidR="0073444A">
        <w:rPr>
          <w:rFonts w:cs="Open Sans"/>
          <w:sz w:val="20"/>
          <w:szCs w:val="20"/>
        </w:rPr>
        <w:t xml:space="preserve"> sell</w:t>
      </w:r>
      <w:ins w:id="66" w:author="Shannon Stilwell" w:date="2016-09-29T17:50:00Z">
        <w:r w:rsidR="002209E6">
          <w:rPr>
            <w:rFonts w:cs="Open Sans"/>
            <w:sz w:val="20"/>
            <w:szCs w:val="20"/>
          </w:rPr>
          <w:t>able</w:t>
        </w:r>
      </w:ins>
      <w:r w:rsidR="0073444A">
        <w:rPr>
          <w:rFonts w:cs="Open Sans"/>
          <w:sz w:val="20"/>
          <w:szCs w:val="20"/>
        </w:rPr>
        <w:t xml:space="preserve"> items. Sysrepublic would need to understand how the “make to sell” items are initially pulled out of the inventory </w:t>
      </w:r>
      <w:r w:rsidR="00366B76">
        <w:rPr>
          <w:rFonts w:cs="Open Sans"/>
          <w:sz w:val="20"/>
          <w:szCs w:val="20"/>
        </w:rPr>
        <w:t>and accounted</w:t>
      </w:r>
      <w:ins w:id="67" w:author="Shannon Stilwell" w:date="2016-09-29T17:52:00Z">
        <w:r w:rsidR="002209E6">
          <w:rPr>
            <w:rFonts w:cs="Open Sans"/>
            <w:sz w:val="20"/>
            <w:szCs w:val="20"/>
          </w:rPr>
          <w:t xml:space="preserve"> for.</w:t>
        </w:r>
      </w:ins>
      <w:del w:id="68" w:author="Shannon Stilwell" w:date="2016-09-29T17:52:00Z">
        <w:r w:rsidR="00366B76" w:rsidDel="002209E6">
          <w:rPr>
            <w:rFonts w:cs="Open Sans"/>
            <w:sz w:val="20"/>
            <w:szCs w:val="20"/>
          </w:rPr>
          <w:delText xml:space="preserve">. </w:delText>
        </w:r>
      </w:del>
    </w:p>
    <w:p w14:paraId="7E58EE8F" w14:textId="77777777" w:rsidR="0061629C" w:rsidRDefault="00366B76" w:rsidP="0061629C">
      <w:pPr>
        <w:rPr>
          <w:rFonts w:cs="Open Sans"/>
          <w:sz w:val="20"/>
          <w:szCs w:val="20"/>
        </w:rPr>
      </w:pPr>
      <w:r>
        <w:rPr>
          <w:rFonts w:cs="Open Sans"/>
          <w:sz w:val="20"/>
          <w:szCs w:val="20"/>
        </w:rPr>
        <w:t>Sysrepublic would need to understand</w:t>
      </w:r>
      <w:ins w:id="69" w:author="Shannon Stilwell" w:date="2016-09-29T17:52:00Z">
        <w:r w:rsidR="002209E6">
          <w:rPr>
            <w:rFonts w:cs="Open Sans"/>
            <w:sz w:val="20"/>
            <w:szCs w:val="20"/>
          </w:rPr>
          <w:t xml:space="preserve"> how </w:t>
        </w:r>
      </w:ins>
      <w:del w:id="70" w:author="Shannon Stilwell" w:date="2016-09-29T17:52:00Z">
        <w:r w:rsidDel="002209E6">
          <w:rPr>
            <w:rFonts w:cs="Open Sans"/>
            <w:sz w:val="20"/>
            <w:szCs w:val="20"/>
          </w:rPr>
          <w:delText xml:space="preserve"> </w:delText>
        </w:r>
      </w:del>
      <w:r>
        <w:rPr>
          <w:rFonts w:cs="Open Sans"/>
          <w:sz w:val="20"/>
          <w:szCs w:val="20"/>
        </w:rPr>
        <w:t>y</w:t>
      </w:r>
      <w:r w:rsidR="0061629C">
        <w:rPr>
          <w:rFonts w:cs="Open Sans"/>
          <w:sz w:val="20"/>
          <w:szCs w:val="20"/>
        </w:rPr>
        <w:t xml:space="preserve">ield reconciliations </w:t>
      </w:r>
      <w:del w:id="71" w:author="Shannon Stilwell" w:date="2016-09-29T17:52:00Z">
        <w:r w:rsidR="0061629C" w:rsidDel="002209E6">
          <w:rPr>
            <w:rFonts w:cs="Open Sans"/>
            <w:sz w:val="20"/>
            <w:szCs w:val="20"/>
          </w:rPr>
          <w:delText xml:space="preserve">is </w:delText>
        </w:r>
      </w:del>
      <w:ins w:id="72" w:author="Shannon Stilwell" w:date="2016-09-29T17:52:00Z">
        <w:r w:rsidR="002209E6">
          <w:rPr>
            <w:rFonts w:cs="Open Sans"/>
            <w:sz w:val="20"/>
            <w:szCs w:val="20"/>
          </w:rPr>
          <w:t xml:space="preserve">are </w:t>
        </w:r>
      </w:ins>
      <w:r w:rsidR="0061629C">
        <w:rPr>
          <w:rFonts w:cs="Open Sans"/>
          <w:sz w:val="20"/>
          <w:szCs w:val="20"/>
        </w:rPr>
        <w:t xml:space="preserve">done </w:t>
      </w:r>
      <w:ins w:id="73" w:author="Shannon Stilwell" w:date="2016-09-29T17:52:00Z">
        <w:r w:rsidR="002209E6">
          <w:rPr>
            <w:rFonts w:cs="Open Sans"/>
            <w:sz w:val="20"/>
            <w:szCs w:val="20"/>
          </w:rPr>
          <w:t xml:space="preserve">on </w:t>
        </w:r>
      </w:ins>
      <w:r>
        <w:rPr>
          <w:rFonts w:cs="Open Sans"/>
          <w:sz w:val="20"/>
          <w:szCs w:val="20"/>
        </w:rPr>
        <w:t>these items.</w:t>
      </w:r>
    </w:p>
    <w:p w14:paraId="34C4EEA4" w14:textId="77777777" w:rsidR="0061629C" w:rsidRDefault="00190894" w:rsidP="00366B76">
      <w:pPr>
        <w:pStyle w:val="Heading3"/>
      </w:pPr>
      <w:r>
        <w:t xml:space="preserve">Consignment Items / Sell </w:t>
      </w:r>
      <w:r w:rsidR="00366B76">
        <w:t>by Trade</w:t>
      </w:r>
    </w:p>
    <w:p w14:paraId="0203EBD0" w14:textId="77777777" w:rsidR="00366B76" w:rsidRPr="00366B76" w:rsidRDefault="00897CB7" w:rsidP="00366B76">
      <w:commentRangeStart w:id="74"/>
      <w:del w:id="75" w:author="Richard Willaims" w:date="2016-10-10T23:56:00Z">
        <w:r w:rsidDel="009910D0">
          <w:rPr>
            <w:rFonts w:cs="Open Sans"/>
            <w:sz w:val="20"/>
            <w:szCs w:val="20"/>
          </w:rPr>
          <w:delText xml:space="preserve">All items effect </w:delText>
        </w:r>
      </w:del>
      <w:ins w:id="76" w:author="Shannon Stilwell" w:date="2016-09-29T17:53:00Z">
        <w:del w:id="77" w:author="Richard Willaims" w:date="2016-10-10T23:56:00Z">
          <w:r w:rsidR="002209E6" w:rsidDel="009910D0">
            <w:rPr>
              <w:rFonts w:cs="Open Sans"/>
              <w:sz w:val="20"/>
              <w:szCs w:val="20"/>
            </w:rPr>
            <w:delText xml:space="preserve">affect </w:delText>
          </w:r>
        </w:del>
      </w:ins>
      <w:del w:id="78" w:author="Richard Willaims" w:date="2016-10-10T23:56:00Z">
        <w:r w:rsidDel="009910D0">
          <w:rPr>
            <w:rFonts w:cs="Open Sans"/>
            <w:sz w:val="20"/>
            <w:szCs w:val="20"/>
          </w:rPr>
          <w:delText>shrink</w:delText>
        </w:r>
      </w:del>
      <w:ins w:id="79" w:author="Shannon Stilwell" w:date="2016-09-29T17:53:00Z">
        <w:del w:id="80" w:author="Richard Willaims" w:date="2016-10-10T23:56:00Z">
          <w:r w:rsidR="002209E6" w:rsidDel="009910D0">
            <w:rPr>
              <w:rFonts w:cs="Open Sans"/>
              <w:sz w:val="20"/>
              <w:szCs w:val="20"/>
            </w:rPr>
            <w:delText>;</w:delText>
          </w:r>
        </w:del>
      </w:ins>
      <w:del w:id="81" w:author="Richard Willaims" w:date="2016-10-10T23:56:00Z">
        <w:r w:rsidDel="009910D0">
          <w:rPr>
            <w:rFonts w:cs="Open Sans"/>
            <w:sz w:val="20"/>
            <w:szCs w:val="20"/>
          </w:rPr>
          <w:delText xml:space="preserve">, </w:delText>
        </w:r>
        <w:commentRangeEnd w:id="74"/>
        <w:r w:rsidR="00474FB6" w:rsidDel="009910D0">
          <w:rPr>
            <w:rStyle w:val="CommentReference"/>
          </w:rPr>
          <w:commentReference w:id="74"/>
        </w:r>
        <w:r w:rsidDel="009910D0">
          <w:rPr>
            <w:rFonts w:cs="Open Sans"/>
            <w:sz w:val="20"/>
            <w:szCs w:val="20"/>
          </w:rPr>
          <w:delText>however</w:delText>
        </w:r>
      </w:del>
      <w:ins w:id="82" w:author="Shannon Stilwell" w:date="2016-09-29T17:53:00Z">
        <w:del w:id="83" w:author="Richard Willaims" w:date="2016-10-10T23:56:00Z">
          <w:r w:rsidR="002209E6" w:rsidDel="009910D0">
            <w:rPr>
              <w:rFonts w:cs="Open Sans"/>
              <w:sz w:val="20"/>
              <w:szCs w:val="20"/>
            </w:rPr>
            <w:delText>,</w:delText>
          </w:r>
        </w:del>
      </w:ins>
      <w:del w:id="84" w:author="Richard Willaims" w:date="2016-10-10T23:56:00Z">
        <w:r w:rsidDel="009910D0">
          <w:rPr>
            <w:rFonts w:cs="Open Sans"/>
            <w:sz w:val="20"/>
            <w:szCs w:val="20"/>
          </w:rPr>
          <w:delText xml:space="preserve"> t</w:delText>
        </w:r>
      </w:del>
      <w:ins w:id="85" w:author="Richard Willaims" w:date="2016-10-10T23:56:00Z">
        <w:r w:rsidR="009910D0">
          <w:rPr>
            <w:rFonts w:cs="Open Sans"/>
            <w:sz w:val="20"/>
            <w:szCs w:val="20"/>
          </w:rPr>
          <w:t>T</w:t>
        </w:r>
      </w:ins>
      <w:r>
        <w:rPr>
          <w:rFonts w:cs="Open Sans"/>
          <w:sz w:val="20"/>
          <w:szCs w:val="20"/>
        </w:rPr>
        <w:t xml:space="preserve">he responsibility of </w:t>
      </w:r>
      <w:ins w:id="86" w:author="Shannon Stilwell" w:date="2016-09-29T17:53:00Z">
        <w:r w:rsidR="002209E6">
          <w:rPr>
            <w:rFonts w:cs="Open Sans"/>
            <w:sz w:val="20"/>
            <w:szCs w:val="20"/>
          </w:rPr>
          <w:t xml:space="preserve">Sell </w:t>
        </w:r>
        <w:proofErr w:type="gramStart"/>
        <w:r w:rsidR="002209E6">
          <w:rPr>
            <w:rFonts w:cs="Open Sans"/>
            <w:sz w:val="20"/>
            <w:szCs w:val="20"/>
          </w:rPr>
          <w:t>By</w:t>
        </w:r>
        <w:proofErr w:type="gramEnd"/>
        <w:r w:rsidR="002209E6">
          <w:rPr>
            <w:rFonts w:cs="Open Sans"/>
            <w:sz w:val="20"/>
            <w:szCs w:val="20"/>
          </w:rPr>
          <w:t xml:space="preserve"> Trade (</w:t>
        </w:r>
      </w:ins>
      <w:r w:rsidR="0028048D">
        <w:rPr>
          <w:rFonts w:cs="Open Sans"/>
          <w:sz w:val="20"/>
          <w:szCs w:val="20"/>
        </w:rPr>
        <w:t>SBT</w:t>
      </w:r>
      <w:ins w:id="87" w:author="Shannon Stilwell" w:date="2016-09-29T17:53:00Z">
        <w:r w:rsidR="002209E6">
          <w:rPr>
            <w:rFonts w:cs="Open Sans"/>
            <w:sz w:val="20"/>
            <w:szCs w:val="20"/>
          </w:rPr>
          <w:t>)</w:t>
        </w:r>
      </w:ins>
      <w:r>
        <w:rPr>
          <w:rFonts w:cs="Open Sans"/>
          <w:sz w:val="20"/>
          <w:szCs w:val="20"/>
        </w:rPr>
        <w:t xml:space="preserve"> item</w:t>
      </w:r>
      <w:r w:rsidR="0028048D">
        <w:rPr>
          <w:rFonts w:cs="Open Sans"/>
          <w:sz w:val="20"/>
          <w:szCs w:val="20"/>
        </w:rPr>
        <w:t>s</w:t>
      </w:r>
      <w:r>
        <w:rPr>
          <w:rFonts w:cs="Open Sans"/>
          <w:sz w:val="20"/>
          <w:szCs w:val="20"/>
        </w:rPr>
        <w:t xml:space="preserve"> </w:t>
      </w:r>
      <w:r w:rsidR="0028048D">
        <w:rPr>
          <w:rFonts w:cs="Open Sans"/>
          <w:sz w:val="20"/>
          <w:szCs w:val="20"/>
        </w:rPr>
        <w:t>fall</w:t>
      </w:r>
      <w:ins w:id="88" w:author="Shannon Stilwell" w:date="2016-09-29T17:53:00Z">
        <w:r w:rsidR="002209E6">
          <w:rPr>
            <w:rFonts w:cs="Open Sans"/>
            <w:sz w:val="20"/>
            <w:szCs w:val="20"/>
          </w:rPr>
          <w:t>s</w:t>
        </w:r>
      </w:ins>
      <w:r w:rsidR="0028048D">
        <w:rPr>
          <w:rFonts w:cs="Open Sans"/>
          <w:sz w:val="20"/>
          <w:szCs w:val="20"/>
        </w:rPr>
        <w:t xml:space="preserve"> </w:t>
      </w:r>
      <w:r>
        <w:rPr>
          <w:rFonts w:cs="Open Sans"/>
          <w:sz w:val="20"/>
          <w:szCs w:val="20"/>
        </w:rPr>
        <w:t>o</w:t>
      </w:r>
      <w:r w:rsidR="0028048D">
        <w:rPr>
          <w:rFonts w:cs="Open Sans"/>
          <w:sz w:val="20"/>
          <w:szCs w:val="20"/>
        </w:rPr>
        <w:t>n</w:t>
      </w:r>
      <w:r>
        <w:rPr>
          <w:rFonts w:cs="Open Sans"/>
          <w:sz w:val="20"/>
          <w:szCs w:val="20"/>
        </w:rPr>
        <w:t xml:space="preserve"> the vendor until they are sold. Sysrepublic typically finds </w:t>
      </w:r>
      <w:ins w:id="89" w:author="Shannon Stilwell" w:date="2016-09-29T17:54:00Z">
        <w:r w:rsidR="002209E6">
          <w:rPr>
            <w:rFonts w:cs="Open Sans"/>
            <w:sz w:val="20"/>
            <w:szCs w:val="20"/>
          </w:rPr>
          <w:t xml:space="preserve">that </w:t>
        </w:r>
      </w:ins>
      <w:r>
        <w:rPr>
          <w:rFonts w:cs="Open Sans"/>
          <w:sz w:val="20"/>
          <w:szCs w:val="20"/>
        </w:rPr>
        <w:t>the</w:t>
      </w:r>
      <w:r w:rsidR="0028048D">
        <w:rPr>
          <w:rFonts w:cs="Open Sans"/>
          <w:sz w:val="20"/>
          <w:szCs w:val="20"/>
        </w:rPr>
        <w:t>se</w:t>
      </w:r>
      <w:r>
        <w:rPr>
          <w:rFonts w:cs="Open Sans"/>
          <w:sz w:val="20"/>
          <w:szCs w:val="20"/>
        </w:rPr>
        <w:t xml:space="preserve"> items bypass </w:t>
      </w:r>
      <w:r w:rsidR="0028048D">
        <w:rPr>
          <w:rFonts w:cs="Open Sans"/>
          <w:sz w:val="20"/>
          <w:szCs w:val="20"/>
        </w:rPr>
        <w:t>some organizational</w:t>
      </w:r>
      <w:r>
        <w:rPr>
          <w:rFonts w:cs="Open Sans"/>
          <w:sz w:val="20"/>
          <w:szCs w:val="20"/>
        </w:rPr>
        <w:t xml:space="preserve"> process</w:t>
      </w:r>
      <w:ins w:id="90" w:author="Shannon Stilwell" w:date="2016-09-29T17:54:00Z">
        <w:r w:rsidR="002209E6">
          <w:rPr>
            <w:rFonts w:cs="Open Sans"/>
            <w:sz w:val="20"/>
            <w:szCs w:val="20"/>
          </w:rPr>
          <w:t>es</w:t>
        </w:r>
      </w:ins>
      <w:r>
        <w:rPr>
          <w:rFonts w:cs="Open Sans"/>
          <w:sz w:val="20"/>
          <w:szCs w:val="20"/>
        </w:rPr>
        <w:t xml:space="preserve"> that </w:t>
      </w:r>
      <w:del w:id="91" w:author="Shannon Stilwell" w:date="2016-09-29T17:54:00Z">
        <w:r w:rsidDel="002209E6">
          <w:rPr>
            <w:rFonts w:cs="Open Sans"/>
            <w:sz w:val="20"/>
            <w:szCs w:val="20"/>
          </w:rPr>
          <w:delText xml:space="preserve">mean </w:delText>
        </w:r>
      </w:del>
      <w:ins w:id="92" w:author="Shannon Stilwell" w:date="2016-09-29T17:54:00Z">
        <w:r w:rsidR="002209E6">
          <w:rPr>
            <w:rFonts w:cs="Open Sans"/>
            <w:sz w:val="20"/>
            <w:szCs w:val="20"/>
          </w:rPr>
          <w:t xml:space="preserve">could make </w:t>
        </w:r>
      </w:ins>
      <w:r>
        <w:rPr>
          <w:rFonts w:cs="Open Sans"/>
          <w:sz w:val="20"/>
          <w:szCs w:val="20"/>
        </w:rPr>
        <w:t>report</w:t>
      </w:r>
      <w:r w:rsidR="0028048D">
        <w:rPr>
          <w:rFonts w:cs="Open Sans"/>
          <w:sz w:val="20"/>
          <w:szCs w:val="20"/>
        </w:rPr>
        <w:t xml:space="preserve"> values</w:t>
      </w:r>
      <w:r>
        <w:rPr>
          <w:rFonts w:cs="Open Sans"/>
          <w:sz w:val="20"/>
          <w:szCs w:val="20"/>
        </w:rPr>
        <w:t xml:space="preserve"> </w:t>
      </w:r>
      <w:del w:id="93" w:author="Shannon Stilwell" w:date="2016-09-29T17:55:00Z">
        <w:r w:rsidDel="002209E6">
          <w:rPr>
            <w:rFonts w:cs="Open Sans"/>
            <w:sz w:val="20"/>
            <w:szCs w:val="20"/>
          </w:rPr>
          <w:delText xml:space="preserve">are </w:delText>
        </w:r>
      </w:del>
      <w:r>
        <w:rPr>
          <w:rFonts w:cs="Open Sans"/>
          <w:sz w:val="20"/>
          <w:szCs w:val="20"/>
        </w:rPr>
        <w:t>incorrectly calculated. Due to these issues, Sysrepublic would t</w:t>
      </w:r>
      <w:r w:rsidR="004D10F6">
        <w:rPr>
          <w:rFonts w:cs="Open Sans"/>
          <w:sz w:val="20"/>
          <w:szCs w:val="20"/>
        </w:rPr>
        <w:t>herefore ignore these items.</w:t>
      </w:r>
    </w:p>
    <w:p w14:paraId="6B7A430E" w14:textId="77777777" w:rsidR="0061629C" w:rsidRDefault="001D5157" w:rsidP="00366B76">
      <w:pPr>
        <w:pStyle w:val="Heading3"/>
      </w:pPr>
      <w:r>
        <w:t>Associates</w:t>
      </w:r>
    </w:p>
    <w:p w14:paraId="4C6B6EA4" w14:textId="77777777" w:rsidR="001D5157" w:rsidRDefault="001D5157" w:rsidP="0061629C">
      <w:pPr>
        <w:rPr>
          <w:rFonts w:cs="Open Sans"/>
          <w:sz w:val="20"/>
          <w:szCs w:val="20"/>
        </w:rPr>
      </w:pPr>
      <w:r>
        <w:rPr>
          <w:rFonts w:cs="Open Sans"/>
          <w:sz w:val="20"/>
          <w:szCs w:val="20"/>
        </w:rPr>
        <w:t xml:space="preserve">Understanding </w:t>
      </w:r>
      <w:r w:rsidR="004D10F6">
        <w:rPr>
          <w:rFonts w:cs="Open Sans"/>
          <w:sz w:val="20"/>
          <w:szCs w:val="20"/>
        </w:rPr>
        <w:t>the employee and</w:t>
      </w:r>
      <w:ins w:id="94" w:author="Shannon Stilwell" w:date="2016-09-29T17:55:00Z">
        <w:r w:rsidR="002209E6">
          <w:rPr>
            <w:rFonts w:cs="Open Sans"/>
            <w:sz w:val="20"/>
            <w:szCs w:val="20"/>
          </w:rPr>
          <w:t>/</w:t>
        </w:r>
      </w:ins>
      <w:del w:id="95" w:author="Shannon Stilwell" w:date="2016-09-29T17:55:00Z">
        <w:r w:rsidR="004D10F6" w:rsidDel="002209E6">
          <w:rPr>
            <w:rFonts w:cs="Open Sans"/>
            <w:sz w:val="20"/>
            <w:szCs w:val="20"/>
          </w:rPr>
          <w:delText xml:space="preserve"> </w:delText>
        </w:r>
      </w:del>
      <w:r w:rsidR="004D10F6">
        <w:rPr>
          <w:rFonts w:cs="Open Sans"/>
          <w:sz w:val="20"/>
          <w:szCs w:val="20"/>
        </w:rPr>
        <w:t xml:space="preserve">or vendor </w:t>
      </w:r>
      <w:del w:id="96" w:author="Shannon Stilwell" w:date="2016-09-29T17:55:00Z">
        <w:r w:rsidR="004D10F6" w:rsidDel="002209E6">
          <w:rPr>
            <w:rFonts w:cs="Open Sans"/>
            <w:sz w:val="20"/>
            <w:szCs w:val="20"/>
          </w:rPr>
          <w:delText xml:space="preserve">representation </w:delText>
        </w:r>
      </w:del>
      <w:ins w:id="97" w:author="Shannon Stilwell" w:date="2016-09-29T17:55:00Z">
        <w:r w:rsidR="002209E6">
          <w:rPr>
            <w:rFonts w:cs="Open Sans"/>
            <w:sz w:val="20"/>
            <w:szCs w:val="20"/>
          </w:rPr>
          <w:t xml:space="preserve">representative </w:t>
        </w:r>
      </w:ins>
      <w:r w:rsidR="004D10F6">
        <w:rPr>
          <w:rFonts w:cs="Open Sans"/>
          <w:sz w:val="20"/>
          <w:szCs w:val="20"/>
        </w:rPr>
        <w:t>that performs item activity movement</w:t>
      </w:r>
      <w:r>
        <w:rPr>
          <w:rFonts w:cs="Open Sans"/>
          <w:sz w:val="20"/>
          <w:szCs w:val="20"/>
        </w:rPr>
        <w:t xml:space="preserve"> is an important factor </w:t>
      </w:r>
      <w:r w:rsidR="00366B76">
        <w:rPr>
          <w:rFonts w:cs="Open Sans"/>
          <w:sz w:val="20"/>
          <w:szCs w:val="20"/>
        </w:rPr>
        <w:t xml:space="preserve">for identifying </w:t>
      </w:r>
      <w:r w:rsidR="004D10F6">
        <w:rPr>
          <w:rFonts w:cs="Open Sans"/>
          <w:sz w:val="20"/>
          <w:szCs w:val="20"/>
        </w:rPr>
        <w:t xml:space="preserve">who’s performing </w:t>
      </w:r>
      <w:del w:id="98" w:author="Shannon Stilwell" w:date="2016-09-29T17:56:00Z">
        <w:r w:rsidR="004D10F6" w:rsidDel="002209E6">
          <w:rPr>
            <w:rFonts w:cs="Open Sans"/>
            <w:sz w:val="20"/>
            <w:szCs w:val="20"/>
          </w:rPr>
          <w:delText xml:space="preserve">bad </w:delText>
        </w:r>
      </w:del>
      <w:ins w:id="99" w:author="Shannon Stilwell" w:date="2016-09-29T17:56:00Z">
        <w:r w:rsidR="002209E6">
          <w:rPr>
            <w:rFonts w:cs="Open Sans"/>
            <w:sz w:val="20"/>
            <w:szCs w:val="20"/>
          </w:rPr>
          <w:t xml:space="preserve">incorrect </w:t>
        </w:r>
      </w:ins>
      <w:r w:rsidR="004D10F6">
        <w:rPr>
          <w:rFonts w:cs="Open Sans"/>
          <w:sz w:val="20"/>
          <w:szCs w:val="20"/>
        </w:rPr>
        <w:t xml:space="preserve">business processes or potentially defrauding the organization. </w:t>
      </w:r>
    </w:p>
    <w:p w14:paraId="50807267" w14:textId="77777777" w:rsidR="00366B76" w:rsidRDefault="00366B76" w:rsidP="0061629C">
      <w:pPr>
        <w:rPr>
          <w:rFonts w:cs="Open Sans"/>
          <w:sz w:val="20"/>
          <w:szCs w:val="20"/>
        </w:rPr>
      </w:pPr>
      <w:r>
        <w:rPr>
          <w:rFonts w:cs="Open Sans"/>
          <w:sz w:val="20"/>
          <w:szCs w:val="20"/>
        </w:rPr>
        <w:t>Sysrepublic understand</w:t>
      </w:r>
      <w:r w:rsidR="004D10F6">
        <w:rPr>
          <w:rFonts w:cs="Open Sans"/>
          <w:sz w:val="20"/>
          <w:szCs w:val="20"/>
        </w:rPr>
        <w:t>s</w:t>
      </w:r>
      <w:r>
        <w:rPr>
          <w:rFonts w:cs="Open Sans"/>
          <w:sz w:val="20"/>
          <w:szCs w:val="20"/>
        </w:rPr>
        <w:t xml:space="preserve"> many of the devices</w:t>
      </w:r>
      <w:r w:rsidR="004D10F6">
        <w:rPr>
          <w:rFonts w:cs="Open Sans"/>
          <w:sz w:val="20"/>
          <w:szCs w:val="20"/>
        </w:rPr>
        <w:t xml:space="preserve"> </w:t>
      </w:r>
      <w:del w:id="100" w:author="Shannon Stilwell" w:date="2016-09-29T17:56:00Z">
        <w:r w:rsidR="004D10F6" w:rsidDel="002209E6">
          <w:rPr>
            <w:rFonts w:cs="Open Sans"/>
            <w:sz w:val="20"/>
            <w:szCs w:val="20"/>
          </w:rPr>
          <w:delText xml:space="preserve">associates </w:delText>
        </w:r>
      </w:del>
      <w:r w:rsidR="004D10F6">
        <w:rPr>
          <w:rFonts w:cs="Open Sans"/>
          <w:sz w:val="20"/>
          <w:szCs w:val="20"/>
        </w:rPr>
        <w:t>use</w:t>
      </w:r>
      <w:ins w:id="101" w:author="Shannon Stilwell" w:date="2016-09-29T17:56:00Z">
        <w:r w:rsidR="002209E6">
          <w:rPr>
            <w:rFonts w:cs="Open Sans"/>
            <w:sz w:val="20"/>
            <w:szCs w:val="20"/>
          </w:rPr>
          <w:t>d</w:t>
        </w:r>
      </w:ins>
      <w:r w:rsidR="004D10F6">
        <w:rPr>
          <w:rFonts w:cs="Open Sans"/>
          <w:sz w:val="20"/>
          <w:szCs w:val="20"/>
        </w:rPr>
        <w:t xml:space="preserve"> in</w:t>
      </w:r>
      <w:r>
        <w:rPr>
          <w:rFonts w:cs="Open Sans"/>
          <w:sz w:val="20"/>
          <w:szCs w:val="20"/>
        </w:rPr>
        <w:t xml:space="preserve"> </w:t>
      </w:r>
      <w:del w:id="102" w:author="Shannon Stilwell" w:date="2016-09-29T17:56:00Z">
        <w:r w:rsidDel="002209E6">
          <w:rPr>
            <w:rFonts w:cs="Open Sans"/>
            <w:sz w:val="20"/>
            <w:szCs w:val="20"/>
          </w:rPr>
          <w:delText xml:space="preserve">with </w:delText>
        </w:r>
      </w:del>
      <w:r>
        <w:rPr>
          <w:rFonts w:cs="Open Sans"/>
          <w:sz w:val="20"/>
          <w:szCs w:val="20"/>
        </w:rPr>
        <w:t>tracking inventory movement may have a ge</w:t>
      </w:r>
      <w:r w:rsidR="004D10F6">
        <w:rPr>
          <w:rFonts w:cs="Open Sans"/>
          <w:sz w:val="20"/>
          <w:szCs w:val="20"/>
        </w:rPr>
        <w:t>neral login</w:t>
      </w:r>
      <w:ins w:id="103" w:author="Shannon Stilwell" w:date="2016-09-29T17:57:00Z">
        <w:r w:rsidR="002209E6">
          <w:rPr>
            <w:rFonts w:cs="Open Sans"/>
            <w:sz w:val="20"/>
            <w:szCs w:val="20"/>
          </w:rPr>
          <w:t xml:space="preserve">, </w:t>
        </w:r>
      </w:ins>
      <w:del w:id="104" w:author="Shannon Stilwell" w:date="2016-09-29T17:57:00Z">
        <w:r w:rsidR="004D10F6" w:rsidDel="002209E6">
          <w:rPr>
            <w:rFonts w:cs="Open Sans"/>
            <w:sz w:val="20"/>
            <w:szCs w:val="20"/>
          </w:rPr>
          <w:delText xml:space="preserve"> </w:delText>
        </w:r>
      </w:del>
      <w:r w:rsidR="004D10F6">
        <w:rPr>
          <w:rFonts w:cs="Open Sans"/>
          <w:sz w:val="20"/>
          <w:szCs w:val="20"/>
        </w:rPr>
        <w:t xml:space="preserve">which </w:t>
      </w:r>
      <w:ins w:id="105" w:author="Shannon Stilwell" w:date="2016-09-29T17:57:00Z">
        <w:r w:rsidR="002209E6">
          <w:rPr>
            <w:rFonts w:cs="Open Sans"/>
            <w:sz w:val="20"/>
            <w:szCs w:val="20"/>
          </w:rPr>
          <w:t xml:space="preserve">essentially </w:t>
        </w:r>
      </w:ins>
      <w:r w:rsidR="004D10F6">
        <w:rPr>
          <w:rFonts w:cs="Open Sans"/>
          <w:sz w:val="20"/>
          <w:szCs w:val="20"/>
        </w:rPr>
        <w:t xml:space="preserve">anonymizes the activity. If the intention is to track </w:t>
      </w:r>
      <w:del w:id="106" w:author="Shannon Stilwell" w:date="2016-09-29T17:57:00Z">
        <w:r w:rsidR="004D10F6" w:rsidDel="002209E6">
          <w:rPr>
            <w:rFonts w:cs="Open Sans"/>
            <w:sz w:val="20"/>
            <w:szCs w:val="20"/>
          </w:rPr>
          <w:delText xml:space="preserve">fraudulent </w:delText>
        </w:r>
      </w:del>
      <w:ins w:id="107" w:author="Shannon Stilwell" w:date="2016-09-29T17:57:00Z">
        <w:r w:rsidR="002209E6">
          <w:rPr>
            <w:rFonts w:cs="Open Sans"/>
            <w:sz w:val="20"/>
            <w:szCs w:val="20"/>
          </w:rPr>
          <w:t xml:space="preserve">this </w:t>
        </w:r>
      </w:ins>
      <w:r w:rsidR="004D10F6">
        <w:rPr>
          <w:rFonts w:cs="Open Sans"/>
          <w:sz w:val="20"/>
          <w:szCs w:val="20"/>
        </w:rPr>
        <w:t xml:space="preserve">activity within </w:t>
      </w:r>
      <w:ins w:id="108" w:author="Shannon Stilwell" w:date="2016-09-29T17:57:00Z">
        <w:r w:rsidR="002209E6">
          <w:rPr>
            <w:rFonts w:cs="Open Sans"/>
            <w:sz w:val="20"/>
            <w:szCs w:val="20"/>
          </w:rPr>
          <w:t xml:space="preserve">the </w:t>
        </w:r>
      </w:ins>
      <w:r w:rsidR="004D10F6">
        <w:rPr>
          <w:rFonts w:cs="Open Sans"/>
          <w:sz w:val="20"/>
          <w:szCs w:val="20"/>
        </w:rPr>
        <w:t xml:space="preserve">back and center </w:t>
      </w:r>
      <w:ins w:id="109" w:author="Shannon Stilwell" w:date="2016-09-29T17:57:00Z">
        <w:r w:rsidR="002209E6">
          <w:rPr>
            <w:rFonts w:cs="Open Sans"/>
            <w:sz w:val="20"/>
            <w:szCs w:val="20"/>
          </w:rPr>
          <w:t xml:space="preserve">of </w:t>
        </w:r>
      </w:ins>
      <w:r w:rsidR="004D10F6">
        <w:rPr>
          <w:rFonts w:cs="Open Sans"/>
          <w:sz w:val="20"/>
          <w:szCs w:val="20"/>
        </w:rPr>
        <w:t>store</w:t>
      </w:r>
      <w:ins w:id="110" w:author="Shannon Stilwell" w:date="2016-09-29T17:58:00Z">
        <w:r w:rsidR="002209E6">
          <w:rPr>
            <w:rFonts w:cs="Open Sans"/>
            <w:sz w:val="20"/>
            <w:szCs w:val="20"/>
          </w:rPr>
          <w:t>s</w:t>
        </w:r>
      </w:ins>
      <w:r w:rsidR="004D10F6">
        <w:rPr>
          <w:rFonts w:cs="Open Sans"/>
          <w:sz w:val="20"/>
          <w:szCs w:val="20"/>
        </w:rPr>
        <w:t xml:space="preserve">, Sysrepublic recommends addressing this issue. </w:t>
      </w:r>
    </w:p>
    <w:p w14:paraId="6AB1B7AD" w14:textId="77777777" w:rsidR="0061629C" w:rsidRDefault="0061629C" w:rsidP="004D10F6">
      <w:pPr>
        <w:pStyle w:val="Heading3"/>
      </w:pPr>
      <w:r>
        <w:t>U</w:t>
      </w:r>
      <w:ins w:id="111" w:author="Richard Willaims" w:date="2016-10-12T12:39:00Z">
        <w:r w:rsidR="0057271A">
          <w:t>nits</w:t>
        </w:r>
      </w:ins>
      <w:del w:id="112" w:author="Richard Willaims" w:date="2016-10-12T12:39:00Z">
        <w:r w:rsidDel="0057271A">
          <w:delText>OM and Weight Items</w:delText>
        </w:r>
      </w:del>
    </w:p>
    <w:p w14:paraId="3EE05505" w14:textId="77777777" w:rsidR="0061629C" w:rsidRDefault="00B25D76" w:rsidP="0061629C">
      <w:pPr>
        <w:rPr>
          <w:rFonts w:cs="Open Sans"/>
          <w:sz w:val="20"/>
          <w:szCs w:val="20"/>
        </w:rPr>
      </w:pPr>
      <w:r>
        <w:rPr>
          <w:rFonts w:cs="Open Sans"/>
          <w:sz w:val="20"/>
          <w:szCs w:val="20"/>
        </w:rPr>
        <w:t xml:space="preserve">In the </w:t>
      </w:r>
      <w:r w:rsidRPr="00B25D76">
        <w:rPr>
          <w:rFonts w:cs="Open Sans"/>
          <w:sz w:val="20"/>
          <w:szCs w:val="20"/>
        </w:rPr>
        <w:t>Detail Data Definitions</w:t>
      </w:r>
      <w:r>
        <w:rPr>
          <w:rFonts w:cs="Open Sans"/>
          <w:sz w:val="20"/>
          <w:szCs w:val="20"/>
        </w:rPr>
        <w:t xml:space="preserve"> section unit quantity will be dependent on the items unit of measure. Sysrepublic expects the UOM to be set at a global level, if this changes from location to location then it can be moved to the range definition as needed.</w:t>
      </w:r>
    </w:p>
    <w:p w14:paraId="3F2A6D3E" w14:textId="77777777" w:rsidR="00BE6963" w:rsidRDefault="00324287">
      <w:pPr>
        <w:pStyle w:val="Heading3"/>
        <w:rPr>
          <w:ins w:id="113" w:author="Richard Willaims" w:date="2016-10-12T12:39:00Z"/>
        </w:rPr>
        <w:pPrChange w:id="114" w:author="Richard Willaims" w:date="2016-10-12T12:39:00Z">
          <w:pPr/>
        </w:pPrChange>
      </w:pPr>
      <w:ins w:id="115" w:author="Richard Willaims" w:date="2016-10-12T12:24:00Z">
        <w:r>
          <w:t>Value</w:t>
        </w:r>
      </w:ins>
    </w:p>
    <w:p w14:paraId="59ADC7DA" w14:textId="77777777" w:rsidR="006E25C2" w:rsidRDefault="0057271A" w:rsidP="00251FB9">
      <w:pPr>
        <w:rPr>
          <w:ins w:id="116" w:author="Richard Willaims" w:date="2016-10-12T12:57:00Z"/>
          <w:rFonts w:cs="Open Sans"/>
          <w:sz w:val="20"/>
          <w:szCs w:val="20"/>
        </w:rPr>
      </w:pPr>
      <w:ins w:id="117" w:author="Richard Willaims" w:date="2016-10-12T12:39:00Z">
        <w:r>
          <w:rPr>
            <w:rFonts w:cs="Open Sans"/>
            <w:sz w:val="20"/>
            <w:szCs w:val="20"/>
          </w:rPr>
          <w:t xml:space="preserve">Value in the detail data definition </w:t>
        </w:r>
      </w:ins>
      <w:ins w:id="118" w:author="Richard Willaims" w:date="2016-10-12T12:40:00Z">
        <w:r>
          <w:rPr>
            <w:rFonts w:cs="Open Sans"/>
            <w:sz w:val="20"/>
            <w:szCs w:val="20"/>
          </w:rPr>
          <w:t>is concerned with the monetary</w:t>
        </w:r>
      </w:ins>
      <w:ins w:id="119" w:author="Richard Willaims" w:date="2016-10-12T12:39:00Z">
        <w:r>
          <w:rPr>
            <w:rFonts w:cs="Open Sans"/>
            <w:sz w:val="20"/>
            <w:szCs w:val="20"/>
          </w:rPr>
          <w:t xml:space="preserve"> value of the </w:t>
        </w:r>
      </w:ins>
      <w:ins w:id="120" w:author="Richard Willaims" w:date="2016-10-12T12:41:00Z">
        <w:r w:rsidR="006E25C2">
          <w:rPr>
            <w:rFonts w:cs="Open Sans"/>
            <w:sz w:val="20"/>
            <w:szCs w:val="20"/>
          </w:rPr>
          <w:t xml:space="preserve">product, and </w:t>
        </w:r>
      </w:ins>
      <w:ins w:id="121" w:author="Richard Willaims" w:date="2016-10-12T12:56:00Z">
        <w:r w:rsidR="006E25C2">
          <w:rPr>
            <w:rFonts w:cs="Open Sans"/>
            <w:sz w:val="20"/>
            <w:szCs w:val="20"/>
          </w:rPr>
          <w:t>it’s the</w:t>
        </w:r>
      </w:ins>
      <w:ins w:id="122" w:author="Richard Willaims" w:date="2016-10-12T12:41:00Z">
        <w:r w:rsidR="006E25C2">
          <w:rPr>
            <w:rFonts w:cs="Open Sans"/>
            <w:sz w:val="20"/>
            <w:szCs w:val="20"/>
          </w:rPr>
          <w:t xml:space="preserve"> </w:t>
        </w:r>
      </w:ins>
      <w:ins w:id="123" w:author="Richard Willaims" w:date="2016-10-12T12:56:00Z">
        <w:r w:rsidR="006E25C2">
          <w:rPr>
            <w:rFonts w:cs="Open Sans"/>
            <w:sz w:val="20"/>
            <w:szCs w:val="20"/>
          </w:rPr>
          <w:t xml:space="preserve">Werth. </w:t>
        </w:r>
      </w:ins>
      <w:ins w:id="124" w:author="Richard Willaims" w:date="2016-10-12T12:57:00Z">
        <w:r w:rsidR="006E25C2">
          <w:rPr>
            <w:rFonts w:cs="Open Sans"/>
            <w:sz w:val="20"/>
            <w:szCs w:val="20"/>
          </w:rPr>
          <w:t>Depending on the accounting method used t</w:t>
        </w:r>
      </w:ins>
      <w:ins w:id="125" w:author="Richard Willaims" w:date="2016-10-12T12:56:00Z">
        <w:r w:rsidR="006E25C2">
          <w:rPr>
            <w:rFonts w:cs="Open Sans"/>
            <w:sz w:val="20"/>
            <w:szCs w:val="20"/>
          </w:rPr>
          <w:t xml:space="preserve">his value is usually </w:t>
        </w:r>
      </w:ins>
      <w:ins w:id="126" w:author="Richard Willaims" w:date="2016-10-12T12:57:00Z">
        <w:r w:rsidR="006E25C2">
          <w:rPr>
            <w:rFonts w:cs="Open Sans"/>
            <w:sz w:val="20"/>
            <w:szCs w:val="20"/>
          </w:rPr>
          <w:t>be the item</w:t>
        </w:r>
      </w:ins>
      <w:ins w:id="127" w:author="Richard Willaims" w:date="2016-10-12T12:56:00Z">
        <w:r w:rsidR="006E25C2">
          <w:rPr>
            <w:rFonts w:cs="Open Sans"/>
            <w:sz w:val="20"/>
            <w:szCs w:val="20"/>
          </w:rPr>
          <w:t xml:space="preserve"> cost or the retail price</w:t>
        </w:r>
      </w:ins>
      <w:ins w:id="128" w:author="Richard Willaims" w:date="2016-10-12T12:57:00Z">
        <w:r w:rsidR="006E25C2">
          <w:rPr>
            <w:rFonts w:cs="Open Sans"/>
            <w:sz w:val="20"/>
            <w:szCs w:val="20"/>
          </w:rPr>
          <w:t xml:space="preserve">. </w:t>
        </w:r>
      </w:ins>
    </w:p>
    <w:p w14:paraId="7AD8D859" w14:textId="77777777" w:rsidR="0057271A" w:rsidRDefault="006E25C2" w:rsidP="00251FB9">
      <w:pPr>
        <w:rPr>
          <w:ins w:id="129" w:author="Richard Willaims" w:date="2016-10-12T12:24:00Z"/>
          <w:rFonts w:cs="Open Sans"/>
          <w:sz w:val="20"/>
          <w:szCs w:val="20"/>
        </w:rPr>
      </w:pPr>
      <w:ins w:id="130" w:author="Richard Willaims" w:date="2016-10-12T12:57:00Z">
        <w:r>
          <w:rPr>
            <w:rFonts w:cs="Open Sans"/>
            <w:sz w:val="20"/>
            <w:szCs w:val="20"/>
          </w:rPr>
          <w:t>If</w:t>
        </w:r>
      </w:ins>
      <w:ins w:id="131" w:author="Richard Willaims" w:date="2016-10-12T12:56:00Z">
        <w:r>
          <w:rPr>
            <w:rFonts w:cs="Open Sans"/>
            <w:sz w:val="20"/>
            <w:szCs w:val="20"/>
          </w:rPr>
          <w:t xml:space="preserve"> </w:t>
        </w:r>
      </w:ins>
      <w:ins w:id="132" w:author="Richard Willaims" w:date="2016-10-12T12:57:00Z">
        <w:r>
          <w:rPr>
            <w:rFonts w:cs="Open Sans"/>
            <w:sz w:val="20"/>
            <w:szCs w:val="20"/>
          </w:rPr>
          <w:t>the value can</w:t>
        </w:r>
      </w:ins>
      <w:ins w:id="133" w:author="Richard Willaims" w:date="2016-10-12T12:58:00Z">
        <w:r>
          <w:rPr>
            <w:rFonts w:cs="Open Sans"/>
            <w:sz w:val="20"/>
            <w:szCs w:val="20"/>
          </w:rPr>
          <w:t xml:space="preserve">’t be delivered in </w:t>
        </w:r>
      </w:ins>
      <w:ins w:id="134" w:author="Richard Willaims" w:date="2016-10-12T13:00:00Z">
        <w:r>
          <w:rPr>
            <w:rFonts w:cs="Open Sans"/>
            <w:sz w:val="20"/>
            <w:szCs w:val="20"/>
          </w:rPr>
          <w:t>conjunction</w:t>
        </w:r>
      </w:ins>
      <w:ins w:id="135" w:author="Richard Willaims" w:date="2016-10-12T12:58:00Z">
        <w:r>
          <w:rPr>
            <w:rFonts w:cs="Open Sans"/>
            <w:sz w:val="20"/>
            <w:szCs w:val="20"/>
          </w:rPr>
          <w:t xml:space="preserve"> with Unit in all circumstance and </w:t>
        </w:r>
      </w:ins>
      <w:ins w:id="136" w:author="Richard Willaims" w:date="2016-10-12T13:00:00Z">
        <w:r>
          <w:rPr>
            <w:rFonts w:cs="Open Sans"/>
            <w:sz w:val="20"/>
            <w:szCs w:val="20"/>
          </w:rPr>
          <w:t>therefore it must be calculated. Sysrepublic would expect unit value to be supplied in a reference feed, with an appropriate applicable period supplied.</w:t>
        </w:r>
      </w:ins>
      <w:ins w:id="137" w:author="Richard Willaims" w:date="2016-10-12T12:58:00Z">
        <w:r>
          <w:rPr>
            <w:rFonts w:cs="Open Sans"/>
            <w:sz w:val="20"/>
            <w:szCs w:val="20"/>
          </w:rPr>
          <w:t xml:space="preserve"> </w:t>
        </w:r>
      </w:ins>
    </w:p>
    <w:p w14:paraId="6BF0CC95" w14:textId="77777777" w:rsidR="00324287" w:rsidRDefault="00324287" w:rsidP="00251FB9">
      <w:pPr>
        <w:rPr>
          <w:rFonts w:cs="Open Sans"/>
          <w:sz w:val="20"/>
          <w:szCs w:val="20"/>
        </w:rPr>
      </w:pPr>
    </w:p>
    <w:p w14:paraId="0FE572E2" w14:textId="77777777" w:rsidR="00D62D31" w:rsidRDefault="00D62D31" w:rsidP="00D62D31">
      <w:pPr>
        <w:pStyle w:val="Caption"/>
        <w:keepNext/>
      </w:pPr>
      <w:bookmarkStart w:id="138" w:name="_Toc463297994"/>
      <w:r>
        <w:t xml:space="preserve">Table </w:t>
      </w:r>
      <w:fldSimple w:instr=" SEQ Table \* ARABIC ">
        <w:r w:rsidR="00CF122B">
          <w:rPr>
            <w:noProof/>
          </w:rPr>
          <w:t>2</w:t>
        </w:r>
      </w:fldSimple>
      <w:r>
        <w:t xml:space="preserve"> Data Entity Requirements</w:t>
      </w:r>
      <w:bookmarkEnd w:id="138"/>
    </w:p>
    <w:tbl>
      <w:tblPr>
        <w:tblStyle w:val="GridTable4-Accent4"/>
        <w:tblW w:w="0" w:type="auto"/>
        <w:tblLook w:val="04A0" w:firstRow="1" w:lastRow="0" w:firstColumn="1" w:lastColumn="0" w:noHBand="0" w:noVBand="1"/>
      </w:tblPr>
      <w:tblGrid>
        <w:gridCol w:w="4675"/>
        <w:gridCol w:w="4675"/>
      </w:tblGrid>
      <w:tr w:rsidR="00BE6963" w14:paraId="55E2E60B" w14:textId="77777777" w:rsidTr="00CD5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074FA3A" w14:textId="77777777" w:rsidR="00BE6963" w:rsidRDefault="00BE6963" w:rsidP="00251FB9">
            <w:pPr>
              <w:rPr>
                <w:rFonts w:cs="Open Sans"/>
                <w:sz w:val="20"/>
                <w:szCs w:val="20"/>
              </w:rPr>
            </w:pPr>
            <w:r>
              <w:rPr>
                <w:rFonts w:cs="Open Sans"/>
                <w:sz w:val="20"/>
                <w:szCs w:val="20"/>
              </w:rPr>
              <w:t>Data Entity</w:t>
            </w:r>
          </w:p>
        </w:tc>
        <w:tc>
          <w:tcPr>
            <w:tcW w:w="4675" w:type="dxa"/>
          </w:tcPr>
          <w:p w14:paraId="52B070C4" w14:textId="77777777" w:rsidR="00BE6963" w:rsidRDefault="00BE6963" w:rsidP="00251FB9">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Key Data Points</w:t>
            </w:r>
          </w:p>
        </w:tc>
      </w:tr>
      <w:tr w:rsidR="00993F09" w14:paraId="5DD0D8C7" w14:textId="77777777" w:rsidTr="00CD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A021D6" w14:textId="77777777" w:rsidR="00993F09" w:rsidRDefault="00993F09" w:rsidP="00251FB9">
            <w:pPr>
              <w:rPr>
                <w:rFonts w:cs="Open Sans"/>
                <w:sz w:val="20"/>
                <w:szCs w:val="20"/>
              </w:rPr>
            </w:pPr>
            <w:r>
              <w:rPr>
                <w:rFonts w:cs="Open Sans"/>
                <w:sz w:val="20"/>
                <w:szCs w:val="20"/>
              </w:rPr>
              <w:lastRenderedPageBreak/>
              <w:t>Location Hierarch</w:t>
            </w:r>
            <w:ins w:id="139" w:author="Shannon Stilwell" w:date="2016-09-29T17:58:00Z">
              <w:r w:rsidR="002209E6">
                <w:rPr>
                  <w:rFonts w:cs="Open Sans"/>
                  <w:sz w:val="20"/>
                  <w:szCs w:val="20"/>
                </w:rPr>
                <w:t>y</w:t>
              </w:r>
            </w:ins>
            <w:r>
              <w:rPr>
                <w:rFonts w:cs="Open Sans"/>
                <w:sz w:val="20"/>
                <w:szCs w:val="20"/>
              </w:rPr>
              <w:t xml:space="preserve"> Information</w:t>
            </w:r>
          </w:p>
        </w:tc>
        <w:tc>
          <w:tcPr>
            <w:tcW w:w="4675" w:type="dxa"/>
          </w:tcPr>
          <w:p w14:paraId="263F19E3" w14:textId="77777777" w:rsidR="00993F09" w:rsidRDefault="00993F09" w:rsidP="00251FB9">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Store No, Address, Regional and District rollup of location responsibility, Warehouse information etc</w:t>
            </w:r>
          </w:p>
        </w:tc>
      </w:tr>
      <w:tr w:rsidR="00993F09" w14:paraId="0B1A0459" w14:textId="77777777" w:rsidTr="00CD51D0">
        <w:tc>
          <w:tcPr>
            <w:cnfStyle w:val="001000000000" w:firstRow="0" w:lastRow="0" w:firstColumn="1" w:lastColumn="0" w:oddVBand="0" w:evenVBand="0" w:oddHBand="0" w:evenHBand="0" w:firstRowFirstColumn="0" w:firstRowLastColumn="0" w:lastRowFirstColumn="0" w:lastRowLastColumn="0"/>
            <w:tcW w:w="4675" w:type="dxa"/>
          </w:tcPr>
          <w:p w14:paraId="301936CA" w14:textId="77777777" w:rsidR="00993F09" w:rsidRDefault="00993F09" w:rsidP="00251FB9">
            <w:pPr>
              <w:rPr>
                <w:rFonts w:cs="Open Sans"/>
                <w:sz w:val="20"/>
                <w:szCs w:val="20"/>
              </w:rPr>
            </w:pPr>
            <w:r>
              <w:rPr>
                <w:rFonts w:cs="Open Sans"/>
                <w:sz w:val="20"/>
                <w:szCs w:val="20"/>
              </w:rPr>
              <w:t>Product Hierarchy</w:t>
            </w:r>
          </w:p>
        </w:tc>
        <w:tc>
          <w:tcPr>
            <w:tcW w:w="4675" w:type="dxa"/>
          </w:tcPr>
          <w:p w14:paraId="5257BDD2" w14:textId="77777777" w:rsidR="00993F09" w:rsidRDefault="00993F09" w:rsidP="00251FB9">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UPC / EAN, SKU, Style, Product Hierarchy, Buyers and Supply Chain Analyst associated or responsible for item </w:t>
            </w:r>
          </w:p>
        </w:tc>
      </w:tr>
      <w:tr w:rsidR="0044305A" w14:paraId="77BE742F" w14:textId="77777777" w:rsidTr="00CD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2582C2" w14:textId="77777777" w:rsidR="0044305A" w:rsidRDefault="0044305A" w:rsidP="00251FB9">
            <w:pPr>
              <w:rPr>
                <w:rFonts w:cs="Open Sans"/>
                <w:sz w:val="20"/>
                <w:szCs w:val="20"/>
              </w:rPr>
            </w:pPr>
            <w:r>
              <w:rPr>
                <w:rFonts w:cs="Open Sans"/>
                <w:sz w:val="20"/>
                <w:szCs w:val="20"/>
              </w:rPr>
              <w:t>Range Information</w:t>
            </w:r>
          </w:p>
        </w:tc>
        <w:tc>
          <w:tcPr>
            <w:tcW w:w="4675" w:type="dxa"/>
          </w:tcPr>
          <w:p w14:paraId="3A15F756" w14:textId="77777777" w:rsidR="0044305A" w:rsidRDefault="0044305A" w:rsidP="00251FB9">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Location, Sellable Product Information (SKU), Expected Location Sell through, Shelf size, Planogram Information, Security of Product.</w:t>
            </w:r>
          </w:p>
        </w:tc>
      </w:tr>
      <w:tr w:rsidR="00993F09" w14:paraId="7959DC36" w14:textId="77777777" w:rsidTr="00CD51D0">
        <w:tc>
          <w:tcPr>
            <w:cnfStyle w:val="001000000000" w:firstRow="0" w:lastRow="0" w:firstColumn="1" w:lastColumn="0" w:oddVBand="0" w:evenVBand="0" w:oddHBand="0" w:evenHBand="0" w:firstRowFirstColumn="0" w:firstRowLastColumn="0" w:lastRowFirstColumn="0" w:lastRowLastColumn="0"/>
            <w:tcW w:w="4675" w:type="dxa"/>
          </w:tcPr>
          <w:p w14:paraId="607C2469" w14:textId="77777777" w:rsidR="00993F09" w:rsidRDefault="00993F09" w:rsidP="00251FB9">
            <w:pPr>
              <w:rPr>
                <w:rFonts w:cs="Open Sans"/>
                <w:sz w:val="20"/>
                <w:szCs w:val="20"/>
              </w:rPr>
            </w:pPr>
            <w:r>
              <w:rPr>
                <w:rFonts w:cs="Open Sans"/>
                <w:sz w:val="20"/>
                <w:szCs w:val="20"/>
              </w:rPr>
              <w:t>Orderable Product Hierarchy</w:t>
            </w:r>
          </w:p>
        </w:tc>
        <w:tc>
          <w:tcPr>
            <w:tcW w:w="4675" w:type="dxa"/>
          </w:tcPr>
          <w:p w14:paraId="158DBB5F" w14:textId="77777777" w:rsidR="00993F09" w:rsidRDefault="00993F09" w:rsidP="00251FB9">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Packs or Cases, Demand Group Relationships to Supplier, Outer case codes</w:t>
            </w:r>
          </w:p>
        </w:tc>
      </w:tr>
      <w:tr w:rsidR="00993F09" w14:paraId="17A686EA" w14:textId="77777777" w:rsidTr="00CD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62065F" w14:textId="77777777" w:rsidR="00993F09" w:rsidRDefault="00993F09" w:rsidP="00251FB9">
            <w:pPr>
              <w:rPr>
                <w:rFonts w:cs="Open Sans"/>
                <w:sz w:val="20"/>
                <w:szCs w:val="20"/>
              </w:rPr>
            </w:pPr>
            <w:r>
              <w:rPr>
                <w:rFonts w:cs="Open Sans"/>
                <w:sz w:val="20"/>
                <w:szCs w:val="20"/>
              </w:rPr>
              <w:t>Product Breakout</w:t>
            </w:r>
          </w:p>
        </w:tc>
        <w:tc>
          <w:tcPr>
            <w:tcW w:w="4675" w:type="dxa"/>
          </w:tcPr>
          <w:p w14:paraId="569B1CA3" w14:textId="77777777" w:rsidR="00993F09" w:rsidRDefault="00993F09" w:rsidP="00251FB9">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Pack to SKU relationship, Case Unit Breakout, </w:t>
            </w:r>
            <w:r w:rsidR="0044305A">
              <w:rPr>
                <w:rFonts w:cs="Open Sans"/>
                <w:sz w:val="20"/>
                <w:szCs w:val="20"/>
              </w:rPr>
              <w:t>Begin and End Period of Case Size</w:t>
            </w:r>
          </w:p>
        </w:tc>
      </w:tr>
      <w:tr w:rsidR="00993F09" w14:paraId="3CD9709B" w14:textId="77777777" w:rsidTr="00CD51D0">
        <w:tc>
          <w:tcPr>
            <w:cnfStyle w:val="001000000000" w:firstRow="0" w:lastRow="0" w:firstColumn="1" w:lastColumn="0" w:oddVBand="0" w:evenVBand="0" w:oddHBand="0" w:evenHBand="0" w:firstRowFirstColumn="0" w:firstRowLastColumn="0" w:lastRowFirstColumn="0" w:lastRowLastColumn="0"/>
            <w:tcW w:w="4675" w:type="dxa"/>
          </w:tcPr>
          <w:p w14:paraId="6A926F7C" w14:textId="77777777" w:rsidR="00993F09" w:rsidRDefault="0044305A" w:rsidP="00251FB9">
            <w:pPr>
              <w:rPr>
                <w:rFonts w:cs="Open Sans"/>
                <w:sz w:val="20"/>
                <w:szCs w:val="20"/>
              </w:rPr>
            </w:pPr>
            <w:r>
              <w:rPr>
                <w:rFonts w:cs="Open Sans"/>
                <w:sz w:val="20"/>
                <w:szCs w:val="20"/>
              </w:rPr>
              <w:t xml:space="preserve">Supplier </w:t>
            </w:r>
          </w:p>
        </w:tc>
        <w:tc>
          <w:tcPr>
            <w:tcW w:w="4675" w:type="dxa"/>
          </w:tcPr>
          <w:p w14:paraId="0ECBD5E5" w14:textId="77777777" w:rsidR="00993F09" w:rsidRDefault="0044305A" w:rsidP="00251FB9">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Supplier or Vendor Reference Information</w:t>
            </w:r>
          </w:p>
        </w:tc>
      </w:tr>
      <w:tr w:rsidR="00993F09" w14:paraId="0F508D9F" w14:textId="77777777" w:rsidTr="00CD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C1CFE8" w14:textId="77777777" w:rsidR="00993F09" w:rsidRDefault="0044305A" w:rsidP="00251FB9">
            <w:pPr>
              <w:rPr>
                <w:rFonts w:cs="Open Sans"/>
                <w:sz w:val="20"/>
                <w:szCs w:val="20"/>
              </w:rPr>
            </w:pPr>
            <w:r>
              <w:rPr>
                <w:rFonts w:cs="Open Sans"/>
                <w:sz w:val="20"/>
                <w:szCs w:val="20"/>
              </w:rPr>
              <w:t>Purchase Orders</w:t>
            </w:r>
          </w:p>
        </w:tc>
        <w:tc>
          <w:tcPr>
            <w:tcW w:w="4675" w:type="dxa"/>
          </w:tcPr>
          <w:p w14:paraId="3252032C" w14:textId="77777777" w:rsidR="00993F09" w:rsidRDefault="0044305A" w:rsidP="00251FB9">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Packs or Cases Orders, Supplier, Quantity, Costs, Shipment Costs, Manual or Automated Order.</w:t>
            </w:r>
          </w:p>
        </w:tc>
      </w:tr>
      <w:tr w:rsidR="0044305A" w14:paraId="0AA1CCB4" w14:textId="77777777" w:rsidTr="00CD51D0">
        <w:trPr>
          <w:trHeight w:val="332"/>
        </w:trPr>
        <w:tc>
          <w:tcPr>
            <w:cnfStyle w:val="001000000000" w:firstRow="0" w:lastRow="0" w:firstColumn="1" w:lastColumn="0" w:oddVBand="0" w:evenVBand="0" w:oddHBand="0" w:evenHBand="0" w:firstRowFirstColumn="0" w:firstRowLastColumn="0" w:lastRowFirstColumn="0" w:lastRowLastColumn="0"/>
            <w:tcW w:w="4675" w:type="dxa"/>
          </w:tcPr>
          <w:p w14:paraId="2055D00D" w14:textId="77777777" w:rsidR="0044305A" w:rsidRDefault="0044305A" w:rsidP="00251FB9">
            <w:pPr>
              <w:rPr>
                <w:rFonts w:cs="Open Sans"/>
                <w:sz w:val="20"/>
                <w:szCs w:val="20"/>
              </w:rPr>
            </w:pPr>
            <w:r>
              <w:rPr>
                <w:sz w:val="20"/>
                <w:szCs w:val="20"/>
              </w:rPr>
              <w:t>DC Shipment and Transfer</w:t>
            </w:r>
          </w:p>
        </w:tc>
        <w:tc>
          <w:tcPr>
            <w:tcW w:w="4675" w:type="dxa"/>
          </w:tcPr>
          <w:p w14:paraId="171B3A8C" w14:textId="77777777" w:rsidR="0044305A" w:rsidRDefault="002209E6" w:rsidP="00506680">
            <w:pPr>
              <w:cnfStyle w:val="000000000000" w:firstRow="0" w:lastRow="0" w:firstColumn="0" w:lastColumn="0" w:oddVBand="0" w:evenVBand="0" w:oddHBand="0" w:evenHBand="0" w:firstRowFirstColumn="0" w:firstRowLastColumn="0" w:lastRowFirstColumn="0" w:lastRowLastColumn="0"/>
              <w:rPr>
                <w:rFonts w:cs="Open Sans"/>
                <w:sz w:val="20"/>
                <w:szCs w:val="20"/>
              </w:rPr>
            </w:pPr>
            <w:ins w:id="140" w:author="Shannon Stilwell" w:date="2016-09-29T18:00:00Z">
              <w:r>
                <w:rPr>
                  <w:rFonts w:cs="Open Sans"/>
                  <w:sz w:val="20"/>
                  <w:szCs w:val="20"/>
                </w:rPr>
                <w:t>??</w:t>
              </w:r>
            </w:ins>
            <w:ins w:id="141" w:author="Renee DeWolf" w:date="2016-09-30T11:56:00Z">
              <w:r w:rsidR="00CF122B">
                <w:rPr>
                  <w:rFonts w:cs="Open Sans"/>
                  <w:sz w:val="20"/>
                  <w:szCs w:val="20"/>
                </w:rPr>
                <w:t xml:space="preserve"> </w:t>
              </w:r>
            </w:ins>
            <w:ins w:id="142" w:author="Renee DeWolf" w:date="2016-09-30T12:59:00Z">
              <w:r w:rsidR="00506680">
                <w:rPr>
                  <w:rFonts w:cs="Open Sans"/>
                  <w:sz w:val="20"/>
                  <w:szCs w:val="20"/>
                </w:rPr>
                <w:t xml:space="preserve">DC Shipment:  </w:t>
              </w:r>
            </w:ins>
            <w:ins w:id="143" w:author="Renee DeWolf" w:date="2016-09-30T11:56:00Z">
              <w:r w:rsidR="00506680">
                <w:rPr>
                  <w:rFonts w:cs="Open Sans"/>
                  <w:sz w:val="20"/>
                  <w:szCs w:val="20"/>
                </w:rPr>
                <w:t>L</w:t>
              </w:r>
              <w:r w:rsidR="00CF122B">
                <w:rPr>
                  <w:rFonts w:cs="Open Sans"/>
                  <w:sz w:val="20"/>
                  <w:szCs w:val="20"/>
                </w:rPr>
                <w:t>ocation being shipped to, date</w:t>
              </w:r>
              <w:r w:rsidR="00506680">
                <w:rPr>
                  <w:rFonts w:cs="Open Sans"/>
                  <w:sz w:val="20"/>
                  <w:szCs w:val="20"/>
                </w:rPr>
                <w:t xml:space="preserve"> of shipment, shipment origin, shipment value, shipment status.  </w:t>
              </w:r>
              <w:r w:rsidR="00CF122B">
                <w:rPr>
                  <w:rFonts w:cs="Open Sans"/>
                  <w:sz w:val="20"/>
                  <w:szCs w:val="20"/>
                </w:rPr>
                <w:t xml:space="preserve">What type of transfers are we referring to here?  </w:t>
              </w:r>
            </w:ins>
            <w:ins w:id="144" w:author="Renee DeWolf" w:date="2016-09-30T13:00:00Z">
              <w:r w:rsidR="00506680">
                <w:rPr>
                  <w:rFonts w:cs="Open Sans"/>
                  <w:sz w:val="20"/>
                  <w:szCs w:val="20"/>
                </w:rPr>
                <w:t>Inter</w:t>
              </w:r>
            </w:ins>
            <w:ins w:id="145" w:author="Richard Willaims" w:date="2016-10-12T12:22:00Z">
              <w:r w:rsidR="00324287">
                <w:rPr>
                  <w:rFonts w:cs="Open Sans"/>
                  <w:sz w:val="20"/>
                  <w:szCs w:val="20"/>
                </w:rPr>
                <w:t xml:space="preserve"> </w:t>
              </w:r>
            </w:ins>
            <w:ins w:id="146" w:author="Renee DeWolf" w:date="2016-09-30T13:00:00Z">
              <w:r w:rsidR="00506680">
                <w:rPr>
                  <w:rFonts w:cs="Open Sans"/>
                  <w:sz w:val="20"/>
                  <w:szCs w:val="20"/>
                </w:rPr>
                <w:t>store transfers?</w:t>
              </w:r>
            </w:ins>
          </w:p>
        </w:tc>
      </w:tr>
      <w:tr w:rsidR="0044305A" w14:paraId="18AADEE4" w14:textId="77777777" w:rsidTr="00CD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36BF92" w14:textId="77777777" w:rsidR="0044305A" w:rsidRDefault="0044305A" w:rsidP="00251FB9">
            <w:pPr>
              <w:rPr>
                <w:sz w:val="20"/>
                <w:szCs w:val="20"/>
              </w:rPr>
            </w:pPr>
            <w:r>
              <w:rPr>
                <w:sz w:val="20"/>
                <w:szCs w:val="20"/>
              </w:rPr>
              <w:t>Inventory Adjustments</w:t>
            </w:r>
          </w:p>
        </w:tc>
        <w:tc>
          <w:tcPr>
            <w:tcW w:w="4675" w:type="dxa"/>
          </w:tcPr>
          <w:p w14:paraId="5B604E5B" w14:textId="77777777" w:rsidR="0044305A" w:rsidRDefault="0044305A" w:rsidP="00251FB9">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Sellable Product Information, Location, Quantity Adjusted +/-, Adjustment Reason Codes, Associate who performed Adjustment</w:t>
            </w:r>
            <w:ins w:id="147" w:author="Shannon Stilwell" w:date="2016-09-29T18:00:00Z">
              <w:r w:rsidR="002209E6">
                <w:rPr>
                  <w:rFonts w:cs="Open Sans"/>
                  <w:sz w:val="20"/>
                  <w:szCs w:val="20"/>
                </w:rPr>
                <w:t>, date/time of adjustments</w:t>
              </w:r>
            </w:ins>
            <w:ins w:id="148" w:author="Renee DeWolf" w:date="2016-09-30T11:53:00Z">
              <w:r w:rsidR="00A17E2B">
                <w:rPr>
                  <w:rFonts w:cs="Open Sans"/>
                  <w:sz w:val="20"/>
                  <w:szCs w:val="20"/>
                </w:rPr>
                <w:t>, on hand prior to the adjustment</w:t>
              </w:r>
            </w:ins>
            <w:del w:id="149" w:author="Shannon Stilwell" w:date="2016-09-29T18:00:00Z">
              <w:r w:rsidDel="002209E6">
                <w:rPr>
                  <w:rFonts w:cs="Open Sans"/>
                  <w:sz w:val="20"/>
                  <w:szCs w:val="20"/>
                </w:rPr>
                <w:delText xml:space="preserve"> </w:delText>
              </w:r>
            </w:del>
          </w:p>
        </w:tc>
      </w:tr>
      <w:tr w:rsidR="0044305A" w14:paraId="718B2A9B" w14:textId="77777777" w:rsidTr="00CD51D0">
        <w:tc>
          <w:tcPr>
            <w:cnfStyle w:val="001000000000" w:firstRow="0" w:lastRow="0" w:firstColumn="1" w:lastColumn="0" w:oddVBand="0" w:evenVBand="0" w:oddHBand="0" w:evenHBand="0" w:firstRowFirstColumn="0" w:firstRowLastColumn="0" w:lastRowFirstColumn="0" w:lastRowLastColumn="0"/>
            <w:tcW w:w="4675" w:type="dxa"/>
          </w:tcPr>
          <w:p w14:paraId="6E357E88" w14:textId="77777777" w:rsidR="0044305A" w:rsidRDefault="0044305A" w:rsidP="00251FB9">
            <w:pPr>
              <w:rPr>
                <w:sz w:val="20"/>
                <w:szCs w:val="20"/>
              </w:rPr>
            </w:pPr>
            <w:r>
              <w:rPr>
                <w:sz w:val="20"/>
                <w:szCs w:val="20"/>
              </w:rPr>
              <w:t>Sales</w:t>
            </w:r>
          </w:p>
        </w:tc>
        <w:tc>
          <w:tcPr>
            <w:tcW w:w="4675" w:type="dxa"/>
          </w:tcPr>
          <w:p w14:paraId="15441FF8" w14:textId="77777777" w:rsidR="0044305A" w:rsidRDefault="0044305A" w:rsidP="00251FB9">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Data from Point </w:t>
            </w:r>
            <w:proofErr w:type="gramStart"/>
            <w:r>
              <w:rPr>
                <w:rFonts w:cs="Open Sans"/>
                <w:sz w:val="20"/>
                <w:szCs w:val="20"/>
              </w:rPr>
              <w:t>Of</w:t>
            </w:r>
            <w:proofErr w:type="gramEnd"/>
            <w:r>
              <w:rPr>
                <w:rFonts w:cs="Open Sans"/>
                <w:sz w:val="20"/>
                <w:szCs w:val="20"/>
              </w:rPr>
              <w:t xml:space="preserve"> Sale</w:t>
            </w:r>
          </w:p>
        </w:tc>
      </w:tr>
      <w:tr w:rsidR="0044305A" w14:paraId="299EE9A0" w14:textId="77777777" w:rsidTr="00CD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2EE8163" w14:textId="77777777" w:rsidR="0044305A" w:rsidRDefault="00E82D5A" w:rsidP="00251FB9">
            <w:pPr>
              <w:rPr>
                <w:sz w:val="20"/>
                <w:szCs w:val="20"/>
              </w:rPr>
            </w:pPr>
            <w:r>
              <w:rPr>
                <w:sz w:val="20"/>
                <w:szCs w:val="20"/>
              </w:rPr>
              <w:t>Store Inventory</w:t>
            </w:r>
          </w:p>
        </w:tc>
        <w:tc>
          <w:tcPr>
            <w:tcW w:w="4675" w:type="dxa"/>
          </w:tcPr>
          <w:p w14:paraId="12E656DC" w14:textId="77777777" w:rsidR="0044305A" w:rsidRDefault="00E82D5A" w:rsidP="00251FB9">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Location, Sellable Product Information, Quantity </w:t>
            </w:r>
            <w:proofErr w:type="gramStart"/>
            <w:r>
              <w:rPr>
                <w:rFonts w:cs="Open Sans"/>
                <w:sz w:val="20"/>
                <w:szCs w:val="20"/>
              </w:rPr>
              <w:t>On</w:t>
            </w:r>
            <w:proofErr w:type="gramEnd"/>
            <w:r>
              <w:rPr>
                <w:rFonts w:cs="Open Sans"/>
                <w:sz w:val="20"/>
                <w:szCs w:val="20"/>
              </w:rPr>
              <w:t xml:space="preserve"> Hand at Location</w:t>
            </w:r>
            <w:ins w:id="150" w:author="Shannon Stilwell" w:date="2016-09-29T18:01:00Z">
              <w:r w:rsidR="002209E6">
                <w:rPr>
                  <w:rFonts w:cs="Open Sans"/>
                  <w:sz w:val="20"/>
                  <w:szCs w:val="20"/>
                </w:rPr>
                <w:t>, last movement date,</w:t>
              </w:r>
            </w:ins>
            <w:ins w:id="151" w:author="Shannon Stilwell" w:date="2016-09-29T18:02:00Z">
              <w:r w:rsidR="002209E6">
                <w:rPr>
                  <w:rFonts w:cs="Open Sans"/>
                  <w:sz w:val="20"/>
                  <w:szCs w:val="20"/>
                </w:rPr>
                <w:t xml:space="preserve"> item status</w:t>
              </w:r>
            </w:ins>
          </w:p>
        </w:tc>
      </w:tr>
      <w:tr w:rsidR="00E82D5A" w14:paraId="3C0767A3" w14:textId="77777777" w:rsidTr="00CD51D0">
        <w:tc>
          <w:tcPr>
            <w:cnfStyle w:val="001000000000" w:firstRow="0" w:lastRow="0" w:firstColumn="1" w:lastColumn="0" w:oddVBand="0" w:evenVBand="0" w:oddHBand="0" w:evenHBand="0" w:firstRowFirstColumn="0" w:firstRowLastColumn="0" w:lastRowFirstColumn="0" w:lastRowLastColumn="0"/>
            <w:tcW w:w="4675" w:type="dxa"/>
          </w:tcPr>
          <w:p w14:paraId="50757657" w14:textId="77777777" w:rsidR="00E82D5A" w:rsidRDefault="00E82D5A" w:rsidP="00251FB9">
            <w:pPr>
              <w:rPr>
                <w:sz w:val="20"/>
                <w:szCs w:val="20"/>
              </w:rPr>
            </w:pPr>
            <w:r>
              <w:rPr>
                <w:sz w:val="20"/>
                <w:szCs w:val="20"/>
              </w:rPr>
              <w:t xml:space="preserve">Code </w:t>
            </w:r>
            <w:proofErr w:type="gramStart"/>
            <w:r>
              <w:rPr>
                <w:sz w:val="20"/>
                <w:szCs w:val="20"/>
              </w:rPr>
              <w:t>Or</w:t>
            </w:r>
            <w:proofErr w:type="gramEnd"/>
            <w:r>
              <w:rPr>
                <w:sz w:val="20"/>
                <w:szCs w:val="20"/>
              </w:rPr>
              <w:t xml:space="preserve"> Shelf Life</w:t>
            </w:r>
          </w:p>
        </w:tc>
        <w:tc>
          <w:tcPr>
            <w:tcW w:w="4675" w:type="dxa"/>
          </w:tcPr>
          <w:p w14:paraId="4549D1EE" w14:textId="77777777" w:rsidR="00E82D5A" w:rsidRDefault="00E82D5A" w:rsidP="00251FB9">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00E82D5A" w14:paraId="27D92FF4" w14:textId="77777777" w:rsidTr="00CD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1F9955" w14:textId="77777777" w:rsidR="00E82D5A" w:rsidRDefault="00E82D5A" w:rsidP="00251FB9">
            <w:pPr>
              <w:rPr>
                <w:sz w:val="20"/>
                <w:szCs w:val="20"/>
              </w:rPr>
            </w:pPr>
            <w:r>
              <w:rPr>
                <w:sz w:val="20"/>
                <w:szCs w:val="20"/>
              </w:rPr>
              <w:t>Promotions Reduction Information</w:t>
            </w:r>
          </w:p>
        </w:tc>
        <w:tc>
          <w:tcPr>
            <w:tcW w:w="4675" w:type="dxa"/>
          </w:tcPr>
          <w:p w14:paraId="6E49FF6F" w14:textId="77777777" w:rsidR="00E82D5A" w:rsidRDefault="00E82D5A" w:rsidP="00251FB9">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Reference Information </w:t>
            </w:r>
          </w:p>
        </w:tc>
      </w:tr>
      <w:tr w:rsidR="00A17E2B" w14:paraId="0698D147" w14:textId="77777777" w:rsidTr="00CD51D0">
        <w:trPr>
          <w:ins w:id="152" w:author="Renee DeWolf" w:date="2016-09-30T11:55:00Z"/>
        </w:trPr>
        <w:tc>
          <w:tcPr>
            <w:cnfStyle w:val="001000000000" w:firstRow="0" w:lastRow="0" w:firstColumn="1" w:lastColumn="0" w:oddVBand="0" w:evenVBand="0" w:oddHBand="0" w:evenHBand="0" w:firstRowFirstColumn="0" w:firstRowLastColumn="0" w:lastRowFirstColumn="0" w:lastRowLastColumn="0"/>
            <w:tcW w:w="4675" w:type="dxa"/>
          </w:tcPr>
          <w:p w14:paraId="521159F6" w14:textId="77777777" w:rsidR="00A17E2B" w:rsidRDefault="00A17E2B" w:rsidP="00251FB9">
            <w:pPr>
              <w:rPr>
                <w:ins w:id="153" w:author="Renee DeWolf" w:date="2016-09-30T11:55:00Z"/>
                <w:sz w:val="20"/>
                <w:szCs w:val="20"/>
              </w:rPr>
            </w:pPr>
            <w:ins w:id="154" w:author="Renee DeWolf" w:date="2016-09-30T11:55:00Z">
              <w:r>
                <w:rPr>
                  <w:sz w:val="20"/>
                  <w:szCs w:val="20"/>
                </w:rPr>
                <w:t>Receiving records?</w:t>
              </w:r>
            </w:ins>
          </w:p>
        </w:tc>
        <w:tc>
          <w:tcPr>
            <w:tcW w:w="4675" w:type="dxa"/>
          </w:tcPr>
          <w:p w14:paraId="7EB526A7" w14:textId="77777777" w:rsidR="00A17E2B" w:rsidRDefault="00A17E2B" w:rsidP="00251FB9">
            <w:pPr>
              <w:cnfStyle w:val="000000000000" w:firstRow="0" w:lastRow="0" w:firstColumn="0" w:lastColumn="0" w:oddVBand="0" w:evenVBand="0" w:oddHBand="0" w:evenHBand="0" w:firstRowFirstColumn="0" w:firstRowLastColumn="0" w:lastRowFirstColumn="0" w:lastRowLastColumn="0"/>
              <w:rPr>
                <w:ins w:id="155" w:author="Renee DeWolf" w:date="2016-09-30T11:55:00Z"/>
                <w:rFonts w:cs="Open Sans"/>
                <w:sz w:val="20"/>
                <w:szCs w:val="20"/>
              </w:rPr>
            </w:pPr>
            <w:ins w:id="156" w:author="Renee DeWolf" w:date="2016-09-30T11:55:00Z">
              <w:r>
                <w:rPr>
                  <w:rFonts w:cs="Open Sans"/>
                  <w:sz w:val="20"/>
                  <w:szCs w:val="20"/>
                </w:rPr>
                <w:t xml:space="preserve">Where are we capturing the details of any receiving </w:t>
              </w:r>
              <w:proofErr w:type="gramStart"/>
              <w:r>
                <w:rPr>
                  <w:rFonts w:cs="Open Sans"/>
                  <w:sz w:val="20"/>
                  <w:szCs w:val="20"/>
                </w:rPr>
                <w:t>records  -</w:t>
              </w:r>
              <w:proofErr w:type="gramEnd"/>
              <w:r>
                <w:rPr>
                  <w:rFonts w:cs="Open Sans"/>
                  <w:sz w:val="20"/>
                  <w:szCs w:val="20"/>
                </w:rPr>
                <w:t xml:space="preserve"> is this just being passed through as an adjustment</w:t>
              </w:r>
              <w:r w:rsidR="00CF122B">
                <w:rPr>
                  <w:rFonts w:cs="Open Sans"/>
                  <w:sz w:val="20"/>
                  <w:szCs w:val="20"/>
                </w:rPr>
                <w:t xml:space="preserve"> type?</w:t>
              </w:r>
            </w:ins>
          </w:p>
        </w:tc>
      </w:tr>
    </w:tbl>
    <w:p w14:paraId="2FA146F8" w14:textId="77777777" w:rsidR="00993F09" w:rsidRDefault="00993F09" w:rsidP="00251FB9">
      <w:pPr>
        <w:rPr>
          <w:rFonts w:cs="Open Sans"/>
          <w:sz w:val="20"/>
          <w:szCs w:val="20"/>
        </w:rPr>
      </w:pPr>
    </w:p>
    <w:p w14:paraId="592C5815" w14:textId="77777777" w:rsidR="001A669F" w:rsidRDefault="001A669F" w:rsidP="00251FB9">
      <w:pPr>
        <w:rPr>
          <w:rFonts w:cs="Open Sans"/>
          <w:sz w:val="20"/>
          <w:szCs w:val="20"/>
        </w:rPr>
      </w:pPr>
    </w:p>
    <w:p w14:paraId="153BFC1E" w14:textId="77777777" w:rsidR="0061629C" w:rsidRDefault="0061629C" w:rsidP="0061629C">
      <w:pPr>
        <w:pStyle w:val="Heading2"/>
      </w:pPr>
      <w:bookmarkStart w:id="157" w:name="_Toc462913052"/>
      <w:r>
        <w:lastRenderedPageBreak/>
        <w:t>Conceptual Data Model</w:t>
      </w:r>
      <w:bookmarkEnd w:id="157"/>
    </w:p>
    <w:p w14:paraId="3943C040" w14:textId="77777777" w:rsidR="00C24A4C" w:rsidRDefault="001A669F" w:rsidP="00C24A4C">
      <w:pPr>
        <w:keepNext/>
      </w:pPr>
      <w:r>
        <w:object w:dxaOrig="15030" w:dyaOrig="11686" w14:anchorId="3BF89BF2">
          <v:shape id="_x0000_i1028" type="#_x0000_t75" style="width:467.25pt;height:363.75pt" o:ole="">
            <v:imagedata r:id="rId18" o:title=""/>
          </v:shape>
          <o:OLEObject Type="Embed" ProgID="Visio.Drawing.15" ShapeID="_x0000_i1028" DrawAspect="Content" ObjectID="_1576555265" r:id="rId19"/>
        </w:object>
      </w:r>
    </w:p>
    <w:p w14:paraId="77331750" w14:textId="77777777" w:rsidR="001A669F" w:rsidRDefault="00C24A4C" w:rsidP="00C24A4C">
      <w:pPr>
        <w:pStyle w:val="Caption"/>
        <w:rPr>
          <w:rFonts w:cs="Open Sans"/>
          <w:sz w:val="20"/>
          <w:szCs w:val="20"/>
        </w:rPr>
      </w:pPr>
      <w:bookmarkStart w:id="158" w:name="_Toc463298014"/>
      <w:r>
        <w:t xml:space="preserve">Figure </w:t>
      </w:r>
      <w:fldSimple w:instr=" SEQ Figure \* ARABIC ">
        <w:r w:rsidR="00CF122B">
          <w:rPr>
            <w:noProof/>
          </w:rPr>
          <w:t>4</w:t>
        </w:r>
        <w:bookmarkEnd w:id="158"/>
      </w:fldSimple>
    </w:p>
    <w:p w14:paraId="7E123D83" w14:textId="77777777" w:rsidR="00A654C7" w:rsidRDefault="00840072" w:rsidP="00251FB9">
      <w:pPr>
        <w:rPr>
          <w:rFonts w:cs="Open Sans"/>
          <w:sz w:val="20"/>
          <w:szCs w:val="20"/>
        </w:rPr>
      </w:pPr>
      <w:ins w:id="159" w:author="Richard Willaims" w:date="2016-10-12T13:06:00Z">
        <w:r>
          <w:rPr>
            <w:rFonts w:cs="Open Sans"/>
            <w:sz w:val="20"/>
            <w:szCs w:val="20"/>
          </w:rPr>
          <w:t xml:space="preserve">Sysrepublic understand item movement can be </w:t>
        </w:r>
      </w:ins>
      <w:ins w:id="160" w:author="Richard Willaims" w:date="2016-10-12T13:09:00Z">
        <w:r>
          <w:rPr>
            <w:rFonts w:cs="Open Sans"/>
            <w:sz w:val="20"/>
            <w:szCs w:val="20"/>
          </w:rPr>
          <w:t>represented</w:t>
        </w:r>
      </w:ins>
      <w:ins w:id="161" w:author="Richard Willaims" w:date="2016-10-12T13:06:00Z">
        <w:r>
          <w:rPr>
            <w:rFonts w:cs="Open Sans"/>
            <w:sz w:val="20"/>
            <w:szCs w:val="20"/>
          </w:rPr>
          <w:t xml:space="preserve"> in </w:t>
        </w:r>
        <w:proofErr w:type="gramStart"/>
        <w:r>
          <w:rPr>
            <w:rFonts w:cs="Open Sans"/>
            <w:sz w:val="20"/>
            <w:szCs w:val="20"/>
          </w:rPr>
          <w:t xml:space="preserve">many </w:t>
        </w:r>
      </w:ins>
      <w:ins w:id="162" w:author="Richard Willaims" w:date="2016-10-12T13:08:00Z">
        <w:r>
          <w:rPr>
            <w:rFonts w:cs="Open Sans"/>
            <w:sz w:val="20"/>
            <w:szCs w:val="20"/>
          </w:rPr>
          <w:t>different</w:t>
        </w:r>
      </w:ins>
      <w:ins w:id="163" w:author="Richard Willaims" w:date="2016-10-12T13:06:00Z">
        <w:r>
          <w:rPr>
            <w:rFonts w:cs="Open Sans"/>
            <w:sz w:val="20"/>
            <w:szCs w:val="20"/>
          </w:rPr>
          <w:t xml:space="preserve"> </w:t>
        </w:r>
      </w:ins>
      <w:ins w:id="164" w:author="Richard Willaims" w:date="2016-10-12T13:08:00Z">
        <w:r>
          <w:rPr>
            <w:rFonts w:cs="Open Sans"/>
            <w:sz w:val="20"/>
            <w:szCs w:val="20"/>
          </w:rPr>
          <w:t>ways</w:t>
        </w:r>
        <w:proofErr w:type="gramEnd"/>
        <w:r>
          <w:rPr>
            <w:rFonts w:cs="Open Sans"/>
            <w:sz w:val="20"/>
            <w:szCs w:val="20"/>
          </w:rPr>
          <w:t xml:space="preserve"> </w:t>
        </w:r>
      </w:ins>
      <w:ins w:id="165" w:author="Richard Willaims" w:date="2016-10-12T13:09:00Z">
        <w:r>
          <w:rPr>
            <w:rFonts w:cs="Open Sans"/>
            <w:sz w:val="20"/>
            <w:szCs w:val="20"/>
          </w:rPr>
          <w:t>within</w:t>
        </w:r>
      </w:ins>
      <w:ins w:id="166" w:author="Richard Willaims" w:date="2016-10-12T13:08:00Z">
        <w:r>
          <w:rPr>
            <w:rFonts w:cs="Open Sans"/>
            <w:sz w:val="20"/>
            <w:szCs w:val="20"/>
          </w:rPr>
          <w:t xml:space="preserve"> an organization. </w:t>
        </w:r>
      </w:ins>
      <w:ins w:id="167" w:author="Richard Willaims" w:date="2016-10-12T13:06:00Z">
        <w:r>
          <w:rPr>
            <w:rFonts w:cs="Open Sans"/>
            <w:sz w:val="20"/>
            <w:szCs w:val="20"/>
          </w:rPr>
          <w:t xml:space="preserve">The Inventory data model </w:t>
        </w:r>
      </w:ins>
      <w:ins w:id="168" w:author="Richard Willaims" w:date="2016-10-12T13:10:00Z">
        <w:r>
          <w:rPr>
            <w:rFonts w:cs="Open Sans"/>
            <w:sz w:val="20"/>
            <w:szCs w:val="20"/>
          </w:rPr>
          <w:t xml:space="preserve">and secure application </w:t>
        </w:r>
      </w:ins>
      <w:ins w:id="169" w:author="Richard Willaims" w:date="2016-10-12T13:06:00Z">
        <w:r>
          <w:rPr>
            <w:rFonts w:cs="Open Sans"/>
            <w:sz w:val="20"/>
            <w:szCs w:val="20"/>
          </w:rPr>
          <w:t>is designed to</w:t>
        </w:r>
      </w:ins>
      <w:ins w:id="170" w:author="Richard Willaims" w:date="2016-10-12T13:09:00Z">
        <w:r w:rsidR="00A654C7">
          <w:rPr>
            <w:rFonts w:cs="Open Sans"/>
            <w:sz w:val="20"/>
            <w:szCs w:val="20"/>
          </w:rPr>
          <w:t xml:space="preserve"> provide</w:t>
        </w:r>
        <w:r>
          <w:rPr>
            <w:rFonts w:cs="Open Sans"/>
            <w:sz w:val="20"/>
            <w:szCs w:val="20"/>
          </w:rPr>
          <w:t xml:space="preserve"> </w:t>
        </w:r>
      </w:ins>
      <w:ins w:id="171" w:author="Richard Willaims" w:date="2016-10-12T13:22:00Z">
        <w:r w:rsidR="00A654C7">
          <w:rPr>
            <w:rFonts w:cs="Open Sans"/>
            <w:sz w:val="20"/>
            <w:szCs w:val="20"/>
          </w:rPr>
          <w:t>flexibility</w:t>
        </w:r>
      </w:ins>
      <w:ins w:id="172" w:author="Richard Willaims" w:date="2016-10-12T13:09:00Z">
        <w:r w:rsidR="00A654C7">
          <w:rPr>
            <w:rFonts w:cs="Open Sans"/>
            <w:sz w:val="20"/>
            <w:szCs w:val="20"/>
          </w:rPr>
          <w:t xml:space="preserve"> in </w:t>
        </w:r>
      </w:ins>
      <w:ins w:id="173" w:author="Richard Willaims" w:date="2016-10-12T13:06:00Z">
        <w:r w:rsidR="00A654C7">
          <w:rPr>
            <w:rFonts w:cs="Open Sans"/>
            <w:sz w:val="20"/>
            <w:szCs w:val="20"/>
          </w:rPr>
          <w:t>capturing</w:t>
        </w:r>
      </w:ins>
      <w:ins w:id="174" w:author="Richard Willaims" w:date="2016-10-12T13:09:00Z">
        <w:r>
          <w:rPr>
            <w:rFonts w:cs="Open Sans"/>
            <w:sz w:val="20"/>
            <w:szCs w:val="20"/>
          </w:rPr>
          <w:t xml:space="preserve"> the</w:t>
        </w:r>
        <w:r w:rsidR="00A654C7">
          <w:rPr>
            <w:rFonts w:cs="Open Sans"/>
            <w:sz w:val="20"/>
            <w:szCs w:val="20"/>
          </w:rPr>
          <w:t xml:space="preserve"> movement transaction. </w:t>
        </w:r>
      </w:ins>
      <w:ins w:id="175" w:author="Richard Willaims" w:date="2016-10-12T13:18:00Z">
        <w:r w:rsidR="00A654C7">
          <w:rPr>
            <w:rFonts w:cs="Open Sans"/>
            <w:sz w:val="20"/>
            <w:szCs w:val="20"/>
          </w:rPr>
          <w:t>As an</w:t>
        </w:r>
      </w:ins>
      <w:ins w:id="176" w:author="Richard Willaims" w:date="2016-10-12T13:09:00Z">
        <w:r w:rsidR="00A654C7">
          <w:rPr>
            <w:rFonts w:cs="Open Sans"/>
            <w:sz w:val="20"/>
            <w:szCs w:val="20"/>
          </w:rPr>
          <w:t xml:space="preserve"> example, </w:t>
        </w:r>
        <w:proofErr w:type="gramStart"/>
        <w:r w:rsidR="00A654C7">
          <w:rPr>
            <w:rFonts w:cs="Open Sans"/>
            <w:sz w:val="20"/>
            <w:szCs w:val="20"/>
          </w:rPr>
          <w:t>Receiving</w:t>
        </w:r>
        <w:proofErr w:type="gramEnd"/>
        <w:r w:rsidR="00A654C7">
          <w:rPr>
            <w:rFonts w:cs="Open Sans"/>
            <w:sz w:val="20"/>
            <w:szCs w:val="20"/>
          </w:rPr>
          <w:t xml:space="preserve"> item</w:t>
        </w:r>
      </w:ins>
      <w:ins w:id="177" w:author="Richard Willaims" w:date="2016-10-12T13:18:00Z">
        <w:r w:rsidR="00A654C7">
          <w:rPr>
            <w:rFonts w:cs="Open Sans"/>
            <w:sz w:val="20"/>
            <w:szCs w:val="20"/>
          </w:rPr>
          <w:t>s</w:t>
        </w:r>
      </w:ins>
      <w:ins w:id="178" w:author="Richard Willaims" w:date="2016-10-12T13:09:00Z">
        <w:r w:rsidR="00A654C7">
          <w:rPr>
            <w:rFonts w:cs="Open Sans"/>
            <w:sz w:val="20"/>
            <w:szCs w:val="20"/>
          </w:rPr>
          <w:t xml:space="preserve"> in</w:t>
        </w:r>
      </w:ins>
      <w:ins w:id="179" w:author="Richard Willaims" w:date="2016-10-12T13:22:00Z">
        <w:r w:rsidR="00A654C7">
          <w:rPr>
            <w:rFonts w:cs="Open Sans"/>
            <w:sz w:val="20"/>
            <w:szCs w:val="20"/>
          </w:rPr>
          <w:t>to</w:t>
        </w:r>
      </w:ins>
      <w:ins w:id="180" w:author="Richard Willaims" w:date="2016-10-12T13:09:00Z">
        <w:r w:rsidR="00A654C7">
          <w:rPr>
            <w:rFonts w:cs="Open Sans"/>
            <w:sz w:val="20"/>
            <w:szCs w:val="20"/>
          </w:rPr>
          <w:t xml:space="preserve"> location</w:t>
        </w:r>
      </w:ins>
      <w:ins w:id="181" w:author="Richard Willaims" w:date="2016-10-12T13:17:00Z">
        <w:r w:rsidR="00A654C7">
          <w:rPr>
            <w:rFonts w:cs="Open Sans"/>
            <w:sz w:val="20"/>
            <w:szCs w:val="20"/>
          </w:rPr>
          <w:t xml:space="preserve">, this can be represented an inventory adjustment with a receiving adjustment type or it can be </w:t>
        </w:r>
      </w:ins>
      <w:ins w:id="182" w:author="Richard Willaims" w:date="2016-10-12T13:18:00Z">
        <w:r w:rsidR="00A654C7">
          <w:rPr>
            <w:rFonts w:cs="Open Sans"/>
            <w:sz w:val="20"/>
            <w:szCs w:val="20"/>
          </w:rPr>
          <w:t>captured in a Good Received Note message, sent to the invoicing system.</w:t>
        </w:r>
      </w:ins>
      <w:ins w:id="183" w:author="Richard Willaims" w:date="2016-10-12T13:22:00Z">
        <w:r w:rsidR="00A654C7">
          <w:rPr>
            <w:rFonts w:cs="Open Sans"/>
            <w:sz w:val="20"/>
            <w:szCs w:val="20"/>
          </w:rPr>
          <w:t xml:space="preserve"> </w:t>
        </w:r>
      </w:ins>
    </w:p>
    <w:p w14:paraId="1CCEC8B2" w14:textId="77777777" w:rsidR="006538E3" w:rsidRDefault="006538E3" w:rsidP="00251FB9">
      <w:pPr>
        <w:rPr>
          <w:rFonts w:cs="Open Sans"/>
          <w:sz w:val="20"/>
          <w:szCs w:val="20"/>
        </w:rPr>
      </w:pPr>
    </w:p>
    <w:p w14:paraId="43F6231D" w14:textId="77777777" w:rsidR="006538E3" w:rsidRDefault="006538E3" w:rsidP="00251FB9">
      <w:pPr>
        <w:rPr>
          <w:rFonts w:cs="Open Sans"/>
          <w:sz w:val="20"/>
          <w:szCs w:val="20"/>
        </w:rPr>
      </w:pPr>
    </w:p>
    <w:p w14:paraId="54ADF031" w14:textId="77777777" w:rsidR="0066017E" w:rsidRDefault="0066017E">
      <w:pPr>
        <w:rPr>
          <w:rFonts w:ascii="Open Sans" w:eastAsiaTheme="majorEastAsia" w:hAnsi="Open Sans" w:cstheme="majorBidi"/>
          <w:color w:val="000000" w:themeColor="text1"/>
          <w:sz w:val="36"/>
          <w:szCs w:val="32"/>
        </w:rPr>
      </w:pPr>
      <w:r>
        <w:br w:type="page"/>
      </w:r>
    </w:p>
    <w:p w14:paraId="2FE46DC8" w14:textId="77777777" w:rsidR="006538E3" w:rsidRDefault="006538E3" w:rsidP="006538E3">
      <w:pPr>
        <w:pStyle w:val="Heading1"/>
      </w:pPr>
      <w:bookmarkStart w:id="184" w:name="_Toc462913053"/>
      <w:r>
        <w:lastRenderedPageBreak/>
        <w:t>Exceptions</w:t>
      </w:r>
      <w:bookmarkEnd w:id="184"/>
    </w:p>
    <w:p w14:paraId="69544D4C" w14:textId="77777777" w:rsidR="006538E3" w:rsidRDefault="006538E3" w:rsidP="00251FB9">
      <w:pPr>
        <w:rPr>
          <w:ins w:id="185" w:author="Renee DeWolf" w:date="2016-09-30T13:00:00Z"/>
          <w:rFonts w:cs="Open Sans"/>
          <w:sz w:val="20"/>
          <w:szCs w:val="20"/>
        </w:rPr>
      </w:pPr>
      <w:r w:rsidRPr="006538E3">
        <w:rPr>
          <w:rFonts w:cs="Open Sans"/>
          <w:sz w:val="20"/>
          <w:szCs w:val="20"/>
        </w:rPr>
        <w:t>The following tables show the data dependency that are set of need identify the following process exceptions.</w:t>
      </w:r>
      <w:r>
        <w:rPr>
          <w:rFonts w:cs="Open Sans"/>
          <w:sz w:val="20"/>
          <w:szCs w:val="20"/>
        </w:rPr>
        <w:t xml:space="preserve"> These exceptions are broken into three main categories; </w:t>
      </w:r>
      <w:commentRangeStart w:id="186"/>
      <w:r>
        <w:rPr>
          <w:rFonts w:cs="Open Sans"/>
          <w:sz w:val="20"/>
          <w:szCs w:val="20"/>
        </w:rPr>
        <w:t>Shrink</w:t>
      </w:r>
      <w:commentRangeEnd w:id="186"/>
      <w:r w:rsidR="00506680">
        <w:rPr>
          <w:rStyle w:val="CommentReference"/>
        </w:rPr>
        <w:commentReference w:id="186"/>
      </w:r>
      <w:r>
        <w:rPr>
          <w:rFonts w:cs="Open Sans"/>
          <w:sz w:val="20"/>
          <w:szCs w:val="20"/>
        </w:rPr>
        <w:t xml:space="preserve">, Availability and DC and </w:t>
      </w:r>
      <w:commentRangeStart w:id="187"/>
      <w:r>
        <w:rPr>
          <w:rFonts w:cs="Open Sans"/>
          <w:sz w:val="20"/>
          <w:szCs w:val="20"/>
        </w:rPr>
        <w:t>Warehouse</w:t>
      </w:r>
      <w:commentRangeEnd w:id="187"/>
      <w:r w:rsidR="006D50AA">
        <w:rPr>
          <w:rStyle w:val="CommentReference"/>
        </w:rPr>
        <w:commentReference w:id="187"/>
      </w:r>
      <w:r>
        <w:rPr>
          <w:rFonts w:cs="Open Sans"/>
          <w:sz w:val="20"/>
          <w:szCs w:val="20"/>
        </w:rPr>
        <w:t>.</w:t>
      </w:r>
      <w:ins w:id="188" w:author="Shannon Stilwell" w:date="2016-09-29T18:08:00Z">
        <w:r w:rsidR="006D50AA">
          <w:rPr>
            <w:rFonts w:cs="Open Sans"/>
            <w:sz w:val="20"/>
            <w:szCs w:val="20"/>
          </w:rPr>
          <w:t xml:space="preserve"> </w:t>
        </w:r>
      </w:ins>
    </w:p>
    <w:p w14:paraId="62264CED" w14:textId="77777777" w:rsidR="00506680" w:rsidRPr="00AE20AD" w:rsidRDefault="00506680" w:rsidP="00251FB9">
      <w:pPr>
        <w:rPr>
          <w:rFonts w:cs="Open Sans"/>
          <w:sz w:val="20"/>
          <w:szCs w:val="20"/>
        </w:rPr>
      </w:pPr>
    </w:p>
    <w:p w14:paraId="726204A6" w14:textId="77777777" w:rsidR="00E247D3" w:rsidRDefault="00E247D3" w:rsidP="00E247D3">
      <w:pPr>
        <w:pStyle w:val="Heading2"/>
        <w:rPr>
          <w:rFonts w:eastAsia="Times New Roman"/>
        </w:rPr>
      </w:pPr>
      <w:bookmarkStart w:id="189" w:name="_Toc462913054"/>
      <w:r>
        <w:rPr>
          <w:rFonts w:eastAsia="Times New Roman"/>
        </w:rPr>
        <w:t>Shrink Exceptions</w:t>
      </w:r>
      <w:bookmarkEnd w:id="189"/>
    </w:p>
    <w:tbl>
      <w:tblPr>
        <w:tblW w:w="7095" w:type="dxa"/>
        <w:tblCellMar>
          <w:left w:w="0" w:type="dxa"/>
          <w:right w:w="0" w:type="dxa"/>
        </w:tblCellMar>
        <w:tblLook w:val="04A0" w:firstRow="1" w:lastRow="0" w:firstColumn="1" w:lastColumn="0" w:noHBand="0" w:noVBand="1"/>
      </w:tblPr>
      <w:tblGrid>
        <w:gridCol w:w="3770"/>
        <w:gridCol w:w="3325"/>
      </w:tblGrid>
      <w:tr w:rsidR="007B6279" w14:paraId="7B284803" w14:textId="2102062A" w:rsidTr="007B6279">
        <w:tc>
          <w:tcPr>
            <w:tcW w:w="3770" w:type="dxa"/>
            <w:tcBorders>
              <w:top w:val="single" w:sz="8" w:space="0" w:color="FFC000"/>
              <w:left w:val="single" w:sz="8" w:space="0" w:color="FFC000"/>
              <w:bottom w:val="single" w:sz="8" w:space="0" w:color="FFC000"/>
              <w:right w:val="nil"/>
            </w:tcBorders>
            <w:shd w:val="clear" w:color="auto" w:fill="FFC000"/>
            <w:tcMar>
              <w:top w:w="0" w:type="dxa"/>
              <w:left w:w="108" w:type="dxa"/>
              <w:bottom w:w="0" w:type="dxa"/>
              <w:right w:w="108" w:type="dxa"/>
            </w:tcMar>
            <w:hideMark/>
          </w:tcPr>
          <w:p w14:paraId="35594B5E" w14:textId="77777777" w:rsidR="007B6279" w:rsidRDefault="007B6279">
            <w:pPr>
              <w:spacing w:line="252" w:lineRule="auto"/>
            </w:pPr>
            <w:bookmarkStart w:id="190" w:name="_Hlk502305524"/>
            <w:bookmarkStart w:id="191" w:name="_GoBack"/>
            <w:r>
              <w:rPr>
                <w:b/>
                <w:bCs/>
                <w:color w:val="FFFFFF"/>
                <w:sz w:val="20"/>
                <w:szCs w:val="20"/>
              </w:rPr>
              <w:t>Exception</w:t>
            </w:r>
          </w:p>
        </w:tc>
        <w:tc>
          <w:tcPr>
            <w:tcW w:w="3325" w:type="dxa"/>
            <w:tcBorders>
              <w:top w:val="single" w:sz="8" w:space="0" w:color="FFC000"/>
              <w:left w:val="nil"/>
              <w:bottom w:val="single" w:sz="8" w:space="0" w:color="FFC000"/>
              <w:right w:val="single" w:sz="8" w:space="0" w:color="FFC000"/>
            </w:tcBorders>
            <w:shd w:val="clear" w:color="auto" w:fill="FFC000"/>
            <w:tcMar>
              <w:top w:w="0" w:type="dxa"/>
              <w:left w:w="108" w:type="dxa"/>
              <w:bottom w:w="0" w:type="dxa"/>
              <w:right w:w="108" w:type="dxa"/>
            </w:tcMar>
            <w:hideMark/>
          </w:tcPr>
          <w:p w14:paraId="3DAD20C0" w14:textId="77777777" w:rsidR="007B6279" w:rsidRDefault="007B6279">
            <w:pPr>
              <w:spacing w:line="252" w:lineRule="auto"/>
            </w:pPr>
            <w:r>
              <w:rPr>
                <w:b/>
                <w:bCs/>
                <w:color w:val="FFFFFF"/>
                <w:sz w:val="20"/>
                <w:szCs w:val="20"/>
              </w:rPr>
              <w:t>Components Required</w:t>
            </w:r>
          </w:p>
        </w:tc>
      </w:tr>
      <w:tr w:rsidR="007B6279" w14:paraId="6A7AD01B" w14:textId="6F0C4922" w:rsidTr="007B6279">
        <w:tc>
          <w:tcPr>
            <w:tcW w:w="3770" w:type="dxa"/>
            <w:tcBorders>
              <w:top w:val="nil"/>
              <w:left w:val="single" w:sz="8" w:space="0" w:color="FFD966"/>
              <w:bottom w:val="single" w:sz="8" w:space="0" w:color="FFD966"/>
              <w:right w:val="single" w:sz="8" w:space="0" w:color="FFD966"/>
            </w:tcBorders>
            <w:tcMar>
              <w:top w:w="0" w:type="dxa"/>
              <w:left w:w="108" w:type="dxa"/>
              <w:bottom w:w="0" w:type="dxa"/>
              <w:right w:w="108" w:type="dxa"/>
            </w:tcMar>
            <w:hideMark/>
          </w:tcPr>
          <w:p w14:paraId="20B29341" w14:textId="77777777" w:rsidR="007B6279" w:rsidRDefault="007B6279">
            <w:pPr>
              <w:spacing w:line="252" w:lineRule="auto"/>
            </w:pPr>
            <w:r>
              <w:rPr>
                <w:b/>
                <w:bCs/>
                <w:sz w:val="20"/>
                <w:szCs w:val="20"/>
              </w:rPr>
              <w:t xml:space="preserve">Item on hand in </w:t>
            </w:r>
            <w:proofErr w:type="gramStart"/>
            <w:r>
              <w:rPr>
                <w:b/>
                <w:bCs/>
                <w:sz w:val="20"/>
                <w:szCs w:val="20"/>
              </w:rPr>
              <w:t>store  but</w:t>
            </w:r>
            <w:proofErr w:type="gramEnd"/>
            <w:r>
              <w:rPr>
                <w:b/>
                <w:bCs/>
                <w:sz w:val="20"/>
                <w:szCs w:val="20"/>
              </w:rPr>
              <w:t xml:space="preserve"> not sold at till / no inventory adjustment </w:t>
            </w:r>
          </w:p>
        </w:tc>
        <w:tc>
          <w:tcPr>
            <w:tcW w:w="3325" w:type="dxa"/>
            <w:tcBorders>
              <w:top w:val="nil"/>
              <w:left w:val="nil"/>
              <w:bottom w:val="single" w:sz="8" w:space="0" w:color="FFD966"/>
              <w:right w:val="single" w:sz="8" w:space="0" w:color="FFD966"/>
            </w:tcBorders>
            <w:tcMar>
              <w:top w:w="0" w:type="dxa"/>
              <w:left w:w="108" w:type="dxa"/>
              <w:bottom w:w="0" w:type="dxa"/>
              <w:right w:w="108" w:type="dxa"/>
            </w:tcMar>
            <w:hideMark/>
          </w:tcPr>
          <w:p w14:paraId="7DC7EB58" w14:textId="77777777" w:rsidR="007B6279" w:rsidRDefault="007B6279">
            <w:pPr>
              <w:spacing w:line="252" w:lineRule="auto"/>
            </w:pPr>
            <w:proofErr w:type="gramStart"/>
            <w:r>
              <w:rPr>
                <w:sz w:val="20"/>
                <w:szCs w:val="20"/>
              </w:rPr>
              <w:t>Location ,</w:t>
            </w:r>
            <w:proofErr w:type="gramEnd"/>
            <w:r>
              <w:rPr>
                <w:sz w:val="20"/>
                <w:szCs w:val="20"/>
              </w:rPr>
              <w:t xml:space="preserve"> Item , Purchase Order , DC Shipment and Transfer ,  Inventory Adjustments, Sales Information, Store Range Info,  Store Inventory </w:t>
            </w:r>
          </w:p>
        </w:tc>
      </w:tr>
      <w:tr w:rsidR="007B6279" w14:paraId="3D4DF63E" w14:textId="5642CB33"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hideMark/>
          </w:tcPr>
          <w:p w14:paraId="048E7A13" w14:textId="77777777" w:rsidR="007B6279" w:rsidRDefault="007B6279">
            <w:pPr>
              <w:spacing w:line="252" w:lineRule="auto"/>
            </w:pPr>
            <w:r>
              <w:rPr>
                <w:b/>
                <w:bCs/>
                <w:sz w:val="20"/>
                <w:szCs w:val="20"/>
              </w:rPr>
              <w:t xml:space="preserve">Negative on hand - Item sold but never ordered / delivered </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hideMark/>
          </w:tcPr>
          <w:p w14:paraId="68EDE259" w14:textId="77777777" w:rsidR="007B6279" w:rsidRDefault="007B6279" w:rsidP="00E247D3">
            <w:pPr>
              <w:spacing w:line="252" w:lineRule="auto"/>
            </w:pPr>
            <w:proofErr w:type="gramStart"/>
            <w:r>
              <w:rPr>
                <w:sz w:val="20"/>
                <w:szCs w:val="20"/>
              </w:rPr>
              <w:t>Location ,</w:t>
            </w:r>
            <w:proofErr w:type="gramEnd"/>
            <w:r>
              <w:rPr>
                <w:sz w:val="20"/>
                <w:szCs w:val="20"/>
              </w:rPr>
              <w:t xml:space="preserve"> Item , Purchase Order , DC Shipment and Transfer ,  Inventory Adjustments, Sales Information, Store Range Info</w:t>
            </w:r>
          </w:p>
        </w:tc>
      </w:tr>
      <w:tr w:rsidR="007B6279" w14:paraId="3FDDC207" w14:textId="7C3AA930" w:rsidTr="007B6279">
        <w:tc>
          <w:tcPr>
            <w:tcW w:w="3770" w:type="dxa"/>
            <w:tcBorders>
              <w:top w:val="nil"/>
              <w:left w:val="single" w:sz="8" w:space="0" w:color="FFD966"/>
              <w:bottom w:val="single" w:sz="8" w:space="0" w:color="FFD966"/>
              <w:right w:val="single" w:sz="8" w:space="0" w:color="FFD966"/>
            </w:tcBorders>
            <w:tcMar>
              <w:top w:w="0" w:type="dxa"/>
              <w:left w:w="108" w:type="dxa"/>
              <w:bottom w:w="0" w:type="dxa"/>
              <w:right w:w="108" w:type="dxa"/>
            </w:tcMar>
            <w:hideMark/>
          </w:tcPr>
          <w:p w14:paraId="72EC7985" w14:textId="77777777" w:rsidR="007B6279" w:rsidRDefault="007B6279">
            <w:pPr>
              <w:spacing w:line="252" w:lineRule="auto"/>
            </w:pPr>
            <w:r>
              <w:rPr>
                <w:b/>
                <w:bCs/>
                <w:sz w:val="20"/>
                <w:szCs w:val="20"/>
              </w:rPr>
              <w:t>Item wasted immediately after delivery</w:t>
            </w:r>
          </w:p>
        </w:tc>
        <w:tc>
          <w:tcPr>
            <w:tcW w:w="3325" w:type="dxa"/>
            <w:tcBorders>
              <w:top w:val="nil"/>
              <w:left w:val="nil"/>
              <w:bottom w:val="single" w:sz="8" w:space="0" w:color="FFD966"/>
              <w:right w:val="single" w:sz="8" w:space="0" w:color="FFD966"/>
            </w:tcBorders>
            <w:tcMar>
              <w:top w:w="0" w:type="dxa"/>
              <w:left w:w="108" w:type="dxa"/>
              <w:bottom w:w="0" w:type="dxa"/>
              <w:right w:w="108" w:type="dxa"/>
            </w:tcMar>
            <w:hideMark/>
          </w:tcPr>
          <w:p w14:paraId="74FECAB7" w14:textId="77777777" w:rsidR="007B6279" w:rsidRDefault="007B6279">
            <w:pPr>
              <w:spacing w:line="252" w:lineRule="auto"/>
            </w:pPr>
            <w:proofErr w:type="gramStart"/>
            <w:r>
              <w:rPr>
                <w:sz w:val="20"/>
                <w:szCs w:val="20"/>
              </w:rPr>
              <w:t>Location ,</w:t>
            </w:r>
            <w:proofErr w:type="gramEnd"/>
            <w:r>
              <w:rPr>
                <w:sz w:val="20"/>
                <w:szCs w:val="20"/>
              </w:rPr>
              <w:t xml:space="preserve"> Item , Purchase Order , DC Shipment and Transfer ,  Inventory Adjustments, Sales Information, Store Range Info,  Store Inventory </w:t>
            </w:r>
          </w:p>
        </w:tc>
      </w:tr>
      <w:tr w:rsidR="007B6279" w14:paraId="09EAF70D" w14:textId="5E925A66"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hideMark/>
          </w:tcPr>
          <w:p w14:paraId="396963E8" w14:textId="77777777" w:rsidR="007B6279" w:rsidRDefault="007B6279">
            <w:pPr>
              <w:spacing w:line="252" w:lineRule="auto"/>
            </w:pPr>
            <w:r>
              <w:rPr>
                <w:b/>
                <w:bCs/>
                <w:sz w:val="20"/>
                <w:szCs w:val="20"/>
              </w:rPr>
              <w:t>Item wasted without sales or little sales – high ratio of delivered units to waste units</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hideMark/>
          </w:tcPr>
          <w:p w14:paraId="1B2A7B33" w14:textId="77777777" w:rsidR="007B6279" w:rsidRDefault="007B6279">
            <w:pPr>
              <w:spacing w:line="252" w:lineRule="auto"/>
            </w:pPr>
            <w:proofErr w:type="gramStart"/>
            <w:r>
              <w:rPr>
                <w:sz w:val="20"/>
                <w:szCs w:val="20"/>
              </w:rPr>
              <w:t>Location ,</w:t>
            </w:r>
            <w:proofErr w:type="gramEnd"/>
            <w:r>
              <w:rPr>
                <w:sz w:val="20"/>
                <w:szCs w:val="20"/>
              </w:rPr>
              <w:t xml:space="preserve"> Item , Purchase Order , DC Shipment and Transfer ,  Inventory Adjustments, Sales Information, Store Range Info,  Store Inventory </w:t>
            </w:r>
          </w:p>
        </w:tc>
      </w:tr>
      <w:tr w:rsidR="007B6279" w14:paraId="2A1ECD9C" w14:textId="16101862"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hideMark/>
          </w:tcPr>
          <w:p w14:paraId="1614707D" w14:textId="77777777" w:rsidR="007B6279" w:rsidRDefault="007B6279">
            <w:pPr>
              <w:spacing w:line="252" w:lineRule="auto"/>
            </w:pPr>
            <w:r>
              <w:rPr>
                <w:b/>
                <w:bCs/>
                <w:sz w:val="20"/>
                <w:szCs w:val="20"/>
              </w:rPr>
              <w:t>Item not selling but being delivered</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hideMark/>
          </w:tcPr>
          <w:p w14:paraId="292C18D2" w14:textId="77777777" w:rsidR="007B6279" w:rsidRDefault="007B6279">
            <w:pPr>
              <w:spacing w:line="252" w:lineRule="auto"/>
            </w:pPr>
            <w:proofErr w:type="gramStart"/>
            <w:r>
              <w:rPr>
                <w:sz w:val="20"/>
                <w:szCs w:val="20"/>
              </w:rPr>
              <w:t>Location ,</w:t>
            </w:r>
            <w:proofErr w:type="gramEnd"/>
            <w:r>
              <w:rPr>
                <w:sz w:val="20"/>
                <w:szCs w:val="20"/>
              </w:rPr>
              <w:t xml:space="preserve"> Item , Purchase Order , DC Shipment And Transfer ,  Inventory Adjustments, Sales Information, Store Range Info, Store Inventory </w:t>
            </w:r>
          </w:p>
        </w:tc>
      </w:tr>
      <w:tr w:rsidR="007B6279" w14:paraId="7FA66D73" w14:textId="20D062C9" w:rsidTr="007B6279">
        <w:tc>
          <w:tcPr>
            <w:tcW w:w="3770" w:type="dxa"/>
            <w:tcBorders>
              <w:top w:val="nil"/>
              <w:left w:val="single" w:sz="8" w:space="0" w:color="FFD966"/>
              <w:bottom w:val="single" w:sz="8" w:space="0" w:color="FFD966"/>
              <w:right w:val="single" w:sz="8" w:space="0" w:color="FFD966"/>
            </w:tcBorders>
            <w:tcMar>
              <w:top w:w="0" w:type="dxa"/>
              <w:left w:w="108" w:type="dxa"/>
              <w:bottom w:w="0" w:type="dxa"/>
              <w:right w:w="108" w:type="dxa"/>
            </w:tcMar>
            <w:hideMark/>
          </w:tcPr>
          <w:p w14:paraId="7AC2B621" w14:textId="77777777" w:rsidR="007B6279" w:rsidRDefault="007B6279" w:rsidP="006D50AA">
            <w:pPr>
              <w:spacing w:line="252" w:lineRule="auto"/>
            </w:pPr>
            <w:r>
              <w:rPr>
                <w:b/>
                <w:bCs/>
                <w:sz w:val="20"/>
                <w:szCs w:val="20"/>
              </w:rPr>
              <w:t>Item reported shrink in multiples</w:t>
            </w:r>
            <w:ins w:id="192" w:author="Shannon Stilwell" w:date="2016-09-29T18:05:00Z">
              <w:r>
                <w:rPr>
                  <w:b/>
                  <w:bCs/>
                  <w:sz w:val="20"/>
                  <w:szCs w:val="20"/>
                </w:rPr>
                <w:t xml:space="preserve"> </w:t>
              </w:r>
            </w:ins>
            <w:r>
              <w:rPr>
                <w:b/>
                <w:bCs/>
                <w:sz w:val="20"/>
                <w:szCs w:val="20"/>
              </w:rPr>
              <w:t>or near multiples of Case</w:t>
            </w:r>
            <w:ins w:id="193" w:author="Shannon Stilwell" w:date="2016-09-29T18:05:00Z">
              <w:r>
                <w:rPr>
                  <w:b/>
                  <w:bCs/>
                  <w:sz w:val="20"/>
                  <w:szCs w:val="20"/>
                </w:rPr>
                <w:t xml:space="preserve"> </w:t>
              </w:r>
            </w:ins>
            <w:r>
              <w:rPr>
                <w:b/>
                <w:bCs/>
                <w:sz w:val="20"/>
                <w:szCs w:val="20"/>
              </w:rPr>
              <w:t xml:space="preserve">size </w:t>
            </w:r>
            <w:proofErr w:type="gramStart"/>
            <w:r>
              <w:rPr>
                <w:b/>
                <w:bCs/>
                <w:sz w:val="20"/>
                <w:szCs w:val="20"/>
              </w:rPr>
              <w:t>( Case</w:t>
            </w:r>
            <w:proofErr w:type="gramEnd"/>
            <w:r>
              <w:rPr>
                <w:b/>
                <w:bCs/>
                <w:sz w:val="20"/>
                <w:szCs w:val="20"/>
              </w:rPr>
              <w:t xml:space="preserve"> used as item instead of </w:t>
            </w:r>
            <w:del w:id="194" w:author="Shannon Stilwell" w:date="2016-09-29T18:10:00Z">
              <w:r w:rsidDel="006D50AA">
                <w:rPr>
                  <w:b/>
                  <w:bCs/>
                  <w:sz w:val="20"/>
                  <w:szCs w:val="20"/>
                </w:rPr>
                <w:delText xml:space="preserve">sku </w:delText>
              </w:r>
            </w:del>
            <w:ins w:id="195" w:author="Shannon Stilwell" w:date="2016-09-29T18:10:00Z">
              <w:r>
                <w:rPr>
                  <w:b/>
                  <w:bCs/>
                  <w:sz w:val="20"/>
                  <w:szCs w:val="20"/>
                </w:rPr>
                <w:t xml:space="preserve">SKU </w:t>
              </w:r>
            </w:ins>
            <w:r>
              <w:rPr>
                <w:b/>
                <w:bCs/>
                <w:sz w:val="20"/>
                <w:szCs w:val="20"/>
              </w:rPr>
              <w:t>)</w:t>
            </w:r>
          </w:p>
        </w:tc>
        <w:tc>
          <w:tcPr>
            <w:tcW w:w="3325" w:type="dxa"/>
            <w:tcBorders>
              <w:top w:val="nil"/>
              <w:left w:val="nil"/>
              <w:bottom w:val="single" w:sz="8" w:space="0" w:color="FFD966"/>
              <w:right w:val="single" w:sz="8" w:space="0" w:color="FFD966"/>
            </w:tcBorders>
            <w:tcMar>
              <w:top w:w="0" w:type="dxa"/>
              <w:left w:w="108" w:type="dxa"/>
              <w:bottom w:w="0" w:type="dxa"/>
              <w:right w:w="108" w:type="dxa"/>
            </w:tcMar>
            <w:hideMark/>
          </w:tcPr>
          <w:p w14:paraId="1AD215BD" w14:textId="77777777" w:rsidR="007B6279" w:rsidRDefault="007B6279">
            <w:pPr>
              <w:spacing w:line="252" w:lineRule="auto"/>
            </w:pPr>
            <w:proofErr w:type="gramStart"/>
            <w:r>
              <w:rPr>
                <w:sz w:val="20"/>
                <w:szCs w:val="20"/>
              </w:rPr>
              <w:t>Location ,</w:t>
            </w:r>
            <w:proofErr w:type="gramEnd"/>
            <w:r>
              <w:rPr>
                <w:sz w:val="20"/>
                <w:szCs w:val="20"/>
              </w:rPr>
              <w:t xml:space="preserve"> Item , Orderable Items, Purchase Order , DC Shipment and Transfer ,  Inventory Adjustments, Sales Information, Store Range Info,  Store Inventory </w:t>
            </w:r>
          </w:p>
        </w:tc>
      </w:tr>
      <w:tr w:rsidR="007B6279" w14:paraId="765C059B" w14:textId="10D69589"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hideMark/>
          </w:tcPr>
          <w:p w14:paraId="2EC1CF36" w14:textId="77777777" w:rsidR="007B6279" w:rsidRDefault="007B6279">
            <w:pPr>
              <w:spacing w:line="252" w:lineRule="auto"/>
            </w:pPr>
            <w:r>
              <w:rPr>
                <w:b/>
                <w:bCs/>
                <w:sz w:val="20"/>
                <w:szCs w:val="20"/>
              </w:rPr>
              <w:t xml:space="preserve">Item sales higher than ordered </w:t>
            </w:r>
            <w:proofErr w:type="gramStart"/>
            <w:r>
              <w:rPr>
                <w:b/>
                <w:bCs/>
                <w:sz w:val="20"/>
                <w:szCs w:val="20"/>
              </w:rPr>
              <w:t>or  delivered</w:t>
            </w:r>
            <w:proofErr w:type="gramEnd"/>
            <w:r>
              <w:rPr>
                <w:b/>
                <w:bCs/>
                <w:sz w:val="20"/>
                <w:szCs w:val="20"/>
              </w:rPr>
              <w:t xml:space="preserve"> quantity in a set period of time</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hideMark/>
          </w:tcPr>
          <w:p w14:paraId="5C371CF6" w14:textId="77777777" w:rsidR="007B6279" w:rsidRDefault="007B6279">
            <w:pPr>
              <w:spacing w:line="252" w:lineRule="auto"/>
            </w:pPr>
            <w:proofErr w:type="gramStart"/>
            <w:r>
              <w:rPr>
                <w:sz w:val="20"/>
                <w:szCs w:val="20"/>
              </w:rPr>
              <w:t>Location ,</w:t>
            </w:r>
            <w:proofErr w:type="gramEnd"/>
            <w:r>
              <w:rPr>
                <w:sz w:val="20"/>
                <w:szCs w:val="20"/>
              </w:rPr>
              <w:t xml:space="preserve"> Item , Orderable Items,</w:t>
            </w:r>
            <w:ins w:id="196" w:author="Shannon Stilwell" w:date="2016-09-29T18:10:00Z">
              <w:r>
                <w:rPr>
                  <w:sz w:val="20"/>
                  <w:szCs w:val="20"/>
                </w:rPr>
                <w:t xml:space="preserve"> </w:t>
              </w:r>
            </w:ins>
            <w:r>
              <w:rPr>
                <w:sz w:val="20"/>
                <w:szCs w:val="20"/>
              </w:rPr>
              <w:t xml:space="preserve">Purchase Order , DC Shipment and Transfer ,  Inventory Adjustments, Sales Information, Store Range Info,  Store Inventory </w:t>
            </w:r>
          </w:p>
        </w:tc>
      </w:tr>
      <w:tr w:rsidR="007B6279" w14:paraId="4A30B62B" w14:textId="36CDD2E2" w:rsidTr="007B6279">
        <w:trPr>
          <w:trHeight w:val="1762"/>
        </w:trPr>
        <w:tc>
          <w:tcPr>
            <w:tcW w:w="3770" w:type="dxa"/>
            <w:tcBorders>
              <w:top w:val="nil"/>
              <w:left w:val="single" w:sz="8" w:space="0" w:color="FFD966"/>
              <w:bottom w:val="single" w:sz="8" w:space="0" w:color="FFD966"/>
              <w:right w:val="single" w:sz="8" w:space="0" w:color="FFD966"/>
            </w:tcBorders>
            <w:tcMar>
              <w:top w:w="0" w:type="dxa"/>
              <w:left w:w="108" w:type="dxa"/>
              <w:bottom w:w="0" w:type="dxa"/>
              <w:right w:w="108" w:type="dxa"/>
            </w:tcMar>
            <w:hideMark/>
          </w:tcPr>
          <w:p w14:paraId="43500451" w14:textId="77777777" w:rsidR="007B6279" w:rsidRDefault="007B6279">
            <w:pPr>
              <w:spacing w:line="252" w:lineRule="auto"/>
            </w:pPr>
            <w:r>
              <w:rPr>
                <w:b/>
                <w:bCs/>
                <w:sz w:val="20"/>
                <w:szCs w:val="20"/>
              </w:rPr>
              <w:lastRenderedPageBreak/>
              <w:t xml:space="preserve">Item-Case information is setup wrong to be ordered less but received more </w:t>
            </w:r>
          </w:p>
        </w:tc>
        <w:tc>
          <w:tcPr>
            <w:tcW w:w="3325" w:type="dxa"/>
            <w:tcBorders>
              <w:top w:val="nil"/>
              <w:left w:val="nil"/>
              <w:bottom w:val="single" w:sz="8" w:space="0" w:color="FFD966"/>
              <w:right w:val="single" w:sz="8" w:space="0" w:color="FFD966"/>
            </w:tcBorders>
            <w:tcMar>
              <w:top w:w="0" w:type="dxa"/>
              <w:left w:w="108" w:type="dxa"/>
              <w:bottom w:w="0" w:type="dxa"/>
              <w:right w:w="108" w:type="dxa"/>
            </w:tcMar>
            <w:hideMark/>
          </w:tcPr>
          <w:p w14:paraId="6FC27EC0" w14:textId="77777777" w:rsidR="007B6279" w:rsidRDefault="007B6279" w:rsidP="006A2286">
            <w:pPr>
              <w:spacing w:line="252" w:lineRule="auto"/>
            </w:pPr>
            <w:r>
              <w:rPr>
                <w:sz w:val="20"/>
                <w:szCs w:val="20"/>
              </w:rPr>
              <w:t xml:space="preserve">Location </w:t>
            </w:r>
            <w:proofErr w:type="gramStart"/>
            <w:r>
              <w:rPr>
                <w:sz w:val="20"/>
                <w:szCs w:val="20"/>
              </w:rPr>
              <w:t xml:space="preserve">  ,</w:t>
            </w:r>
            <w:proofErr w:type="gramEnd"/>
            <w:r>
              <w:rPr>
                <w:sz w:val="20"/>
                <w:szCs w:val="20"/>
              </w:rPr>
              <w:t xml:space="preserve"> Orderable Items, Purchase Order , DC Shipment and Transfer ,  Inventory Adjustments, Sales Information, Store Range Info,  Store Inventory </w:t>
            </w:r>
          </w:p>
        </w:tc>
      </w:tr>
      <w:tr w:rsidR="007B6279" w14:paraId="6F88A25B" w14:textId="13F74C3A"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hideMark/>
          </w:tcPr>
          <w:p w14:paraId="49C9656B" w14:textId="77777777" w:rsidR="007B6279" w:rsidRDefault="007B6279">
            <w:pPr>
              <w:spacing w:line="252" w:lineRule="auto"/>
            </w:pPr>
            <w:r>
              <w:rPr>
                <w:b/>
                <w:bCs/>
                <w:sz w:val="20"/>
                <w:szCs w:val="20"/>
              </w:rPr>
              <w:t xml:space="preserve">Item wastage significantly higher than average rolling wastage </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hideMark/>
          </w:tcPr>
          <w:p w14:paraId="4E448386" w14:textId="77777777" w:rsidR="007B6279" w:rsidRDefault="007B6279">
            <w:pPr>
              <w:spacing w:line="252" w:lineRule="auto"/>
            </w:pPr>
            <w:proofErr w:type="gramStart"/>
            <w:r>
              <w:rPr>
                <w:sz w:val="20"/>
                <w:szCs w:val="20"/>
              </w:rPr>
              <w:t>Location ,</w:t>
            </w:r>
            <w:proofErr w:type="gramEnd"/>
            <w:r>
              <w:rPr>
                <w:sz w:val="20"/>
                <w:szCs w:val="20"/>
              </w:rPr>
              <w:t xml:space="preserve"> Sellable Item , Orderable Items, Purchase Order , DC Shipment and Transfer ,  Inventory Adjustments, Sales Information, Store Range Info,  Store Inventory </w:t>
            </w:r>
          </w:p>
        </w:tc>
      </w:tr>
      <w:tr w:rsidR="007B6279" w14:paraId="48482B67" w14:textId="33A9B52D" w:rsidTr="007B6279">
        <w:tc>
          <w:tcPr>
            <w:tcW w:w="3770" w:type="dxa"/>
            <w:tcBorders>
              <w:top w:val="nil"/>
              <w:left w:val="single" w:sz="8" w:space="0" w:color="FFD966"/>
              <w:bottom w:val="nil"/>
              <w:right w:val="single" w:sz="8" w:space="0" w:color="FFD966"/>
            </w:tcBorders>
            <w:shd w:val="clear" w:color="auto" w:fill="FFF2CC"/>
            <w:tcMar>
              <w:top w:w="0" w:type="dxa"/>
              <w:left w:w="108" w:type="dxa"/>
              <w:bottom w:w="0" w:type="dxa"/>
              <w:right w:w="108" w:type="dxa"/>
            </w:tcMar>
            <w:hideMark/>
          </w:tcPr>
          <w:p w14:paraId="52B5A25E" w14:textId="77777777" w:rsidR="007B6279" w:rsidRDefault="007B6279">
            <w:pPr>
              <w:spacing w:line="252" w:lineRule="auto"/>
            </w:pPr>
            <w:r>
              <w:rPr>
                <w:b/>
                <w:bCs/>
                <w:sz w:val="20"/>
                <w:szCs w:val="20"/>
              </w:rPr>
              <w:t>Higher out of code wastage on a given category – supplier issue</w:t>
            </w:r>
          </w:p>
        </w:tc>
        <w:tc>
          <w:tcPr>
            <w:tcW w:w="3325" w:type="dxa"/>
            <w:tcBorders>
              <w:top w:val="nil"/>
              <w:left w:val="nil"/>
              <w:bottom w:val="nil"/>
              <w:right w:val="single" w:sz="8" w:space="0" w:color="FFD966"/>
            </w:tcBorders>
            <w:shd w:val="clear" w:color="auto" w:fill="FFF2CC"/>
            <w:tcMar>
              <w:top w:w="0" w:type="dxa"/>
              <w:left w:w="108" w:type="dxa"/>
              <w:bottom w:w="0" w:type="dxa"/>
              <w:right w:w="108" w:type="dxa"/>
            </w:tcMar>
            <w:hideMark/>
          </w:tcPr>
          <w:p w14:paraId="1D22C63E" w14:textId="77777777" w:rsidR="007B6279" w:rsidRDefault="007B6279">
            <w:pPr>
              <w:spacing w:line="252" w:lineRule="auto"/>
            </w:pPr>
            <w:proofErr w:type="gramStart"/>
            <w:r>
              <w:rPr>
                <w:sz w:val="20"/>
                <w:szCs w:val="20"/>
              </w:rPr>
              <w:t>Location ,</w:t>
            </w:r>
            <w:proofErr w:type="gramEnd"/>
            <w:r>
              <w:rPr>
                <w:sz w:val="20"/>
                <w:szCs w:val="20"/>
              </w:rPr>
              <w:t xml:space="preserve"> Sellable Item , Orderable Items, Purchase Order , DC Shipment and Transfer ,  Inventory Adjustments, Sales Information, Store Range Info, , Hierarchy ,  Store Inventory </w:t>
            </w:r>
          </w:p>
        </w:tc>
      </w:tr>
      <w:tr w:rsidR="007B6279" w14:paraId="420FF35A" w14:textId="77777777"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4F19F97F" w14:textId="0164BD86" w:rsidR="007B6279" w:rsidRDefault="007B6279" w:rsidP="007B6279">
            <w:pPr>
              <w:spacing w:line="252" w:lineRule="auto"/>
              <w:rPr>
                <w:b/>
                <w:bCs/>
                <w:sz w:val="20"/>
                <w:szCs w:val="20"/>
              </w:rPr>
            </w:pPr>
            <w:r>
              <w:rPr>
                <w:b/>
                <w:bCs/>
                <w:sz w:val="20"/>
                <w:szCs w:val="20"/>
              </w:rPr>
              <w:t>Item sell through before the next scheduled delivery</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32856211" w14:textId="10C76E8A" w:rsidR="007B6279" w:rsidRDefault="007B6279" w:rsidP="007B6279">
            <w:pPr>
              <w:spacing w:line="252" w:lineRule="auto"/>
              <w:rPr>
                <w:sz w:val="20"/>
                <w:szCs w:val="20"/>
              </w:rPr>
            </w:pPr>
            <w:r>
              <w:rPr>
                <w:sz w:val="20"/>
                <w:szCs w:val="20"/>
              </w:rPr>
              <w:t xml:space="preserve">Location details, Sellable Item </w:t>
            </w:r>
            <w:proofErr w:type="gramStart"/>
            <w:r>
              <w:rPr>
                <w:sz w:val="20"/>
                <w:szCs w:val="20"/>
              </w:rPr>
              <w:t>details ,purchase</w:t>
            </w:r>
            <w:proofErr w:type="gramEnd"/>
            <w:r>
              <w:rPr>
                <w:sz w:val="20"/>
                <w:szCs w:val="20"/>
              </w:rPr>
              <w:t xml:space="preserve"> order details, DC Shipment and Transfer details,  inventory adjustments, sales information, store range info,  store inventory details, delivery information</w:t>
            </w:r>
          </w:p>
        </w:tc>
      </w:tr>
      <w:tr w:rsidR="007B6279" w14:paraId="144A727F" w14:textId="77777777"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60D641F6" w14:textId="07172637" w:rsidR="007B6279" w:rsidRDefault="007B6279" w:rsidP="007B6279">
            <w:pPr>
              <w:spacing w:line="252" w:lineRule="auto"/>
              <w:rPr>
                <w:b/>
                <w:bCs/>
                <w:sz w:val="20"/>
                <w:szCs w:val="20"/>
              </w:rPr>
            </w:pPr>
            <w:r>
              <w:rPr>
                <w:b/>
                <w:bCs/>
                <w:sz w:val="20"/>
                <w:szCs w:val="20"/>
              </w:rPr>
              <w:t xml:space="preserve">Item in stock and never received by the store </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16AD600C" w14:textId="1E21C8AD" w:rsidR="007B6279" w:rsidRDefault="007B6279" w:rsidP="007B6279">
            <w:pPr>
              <w:spacing w:line="252" w:lineRule="auto"/>
              <w:rPr>
                <w:sz w:val="20"/>
                <w:szCs w:val="20"/>
              </w:rPr>
            </w:pPr>
            <w:r>
              <w:rPr>
                <w:sz w:val="20"/>
                <w:szCs w:val="20"/>
              </w:rPr>
              <w:t xml:space="preserve">Location details, Sellable Item </w:t>
            </w:r>
            <w:proofErr w:type="gramStart"/>
            <w:r>
              <w:rPr>
                <w:sz w:val="20"/>
                <w:szCs w:val="20"/>
              </w:rPr>
              <w:t>details ,purchase</w:t>
            </w:r>
            <w:proofErr w:type="gramEnd"/>
            <w:r>
              <w:rPr>
                <w:sz w:val="20"/>
                <w:szCs w:val="20"/>
              </w:rPr>
              <w:t xml:space="preserve"> order details, DC Shipment and Transfer details,  inventory adjustments, sales information, store range info,  store inventory details, ordering details, delivery information</w:t>
            </w:r>
          </w:p>
        </w:tc>
      </w:tr>
      <w:tr w:rsidR="007B6279" w14:paraId="2ADC45D1" w14:textId="77777777"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2982E9D4" w14:textId="5F6F1DAB" w:rsidR="007B6279" w:rsidRDefault="007B6279" w:rsidP="007B6279">
            <w:pPr>
              <w:spacing w:line="252" w:lineRule="auto"/>
              <w:rPr>
                <w:b/>
                <w:bCs/>
                <w:sz w:val="20"/>
                <w:szCs w:val="20"/>
              </w:rPr>
            </w:pPr>
            <w:r>
              <w:rPr>
                <w:b/>
                <w:bCs/>
                <w:sz w:val="20"/>
                <w:szCs w:val="20"/>
              </w:rPr>
              <w:t xml:space="preserve">2 or more counts or inventory adjustments on the same day </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1E512A9B" w14:textId="44D2128C" w:rsidR="007B6279" w:rsidRDefault="007B6279" w:rsidP="007B6279">
            <w:pPr>
              <w:spacing w:line="252" w:lineRule="auto"/>
              <w:rPr>
                <w:sz w:val="20"/>
                <w:szCs w:val="20"/>
              </w:rPr>
            </w:pPr>
            <w:r>
              <w:rPr>
                <w:sz w:val="20"/>
                <w:szCs w:val="20"/>
              </w:rPr>
              <w:t xml:space="preserve">Location details, Sellable Item </w:t>
            </w:r>
            <w:proofErr w:type="gramStart"/>
            <w:r>
              <w:rPr>
                <w:sz w:val="20"/>
                <w:szCs w:val="20"/>
              </w:rPr>
              <w:t>details ,purchase</w:t>
            </w:r>
            <w:proofErr w:type="gramEnd"/>
            <w:r>
              <w:rPr>
                <w:sz w:val="20"/>
                <w:szCs w:val="20"/>
              </w:rPr>
              <w:t xml:space="preserve"> order details, DC Shipment and Transfer details,  inventory adjustments, sales information, store range info,  current inventory </w:t>
            </w:r>
          </w:p>
        </w:tc>
      </w:tr>
      <w:tr w:rsidR="007B6279" w14:paraId="1A3FB74A" w14:textId="77777777" w:rsidTr="007B6279">
        <w:tc>
          <w:tcPr>
            <w:tcW w:w="3770" w:type="dxa"/>
            <w:tcBorders>
              <w:top w:val="nil"/>
              <w:left w:val="single" w:sz="8" w:space="0" w:color="FFD966"/>
              <w:bottom w:val="nil"/>
              <w:right w:val="single" w:sz="8" w:space="0" w:color="FFD966"/>
            </w:tcBorders>
            <w:shd w:val="clear" w:color="auto" w:fill="FFF2CC"/>
            <w:tcMar>
              <w:top w:w="0" w:type="dxa"/>
              <w:left w:w="108" w:type="dxa"/>
              <w:bottom w:w="0" w:type="dxa"/>
              <w:right w:w="108" w:type="dxa"/>
            </w:tcMar>
          </w:tcPr>
          <w:p w14:paraId="675AA494" w14:textId="19675266" w:rsidR="007B6279" w:rsidRDefault="007B6279" w:rsidP="007B6279">
            <w:pPr>
              <w:spacing w:line="252" w:lineRule="auto"/>
              <w:rPr>
                <w:b/>
                <w:bCs/>
                <w:sz w:val="20"/>
                <w:szCs w:val="20"/>
              </w:rPr>
            </w:pPr>
            <w:r>
              <w:rPr>
                <w:b/>
                <w:bCs/>
                <w:sz w:val="20"/>
                <w:szCs w:val="20"/>
              </w:rPr>
              <w:t xml:space="preserve">2 or more inventory adjustments between deliveries for high valued items </w:t>
            </w:r>
          </w:p>
        </w:tc>
        <w:tc>
          <w:tcPr>
            <w:tcW w:w="3325" w:type="dxa"/>
            <w:tcBorders>
              <w:top w:val="nil"/>
              <w:left w:val="nil"/>
              <w:bottom w:val="nil"/>
              <w:right w:val="single" w:sz="8" w:space="0" w:color="FFD966"/>
            </w:tcBorders>
            <w:shd w:val="clear" w:color="auto" w:fill="FFF2CC"/>
            <w:tcMar>
              <w:top w:w="0" w:type="dxa"/>
              <w:left w:w="108" w:type="dxa"/>
              <w:bottom w:w="0" w:type="dxa"/>
              <w:right w:w="108" w:type="dxa"/>
            </w:tcMar>
          </w:tcPr>
          <w:p w14:paraId="1B68B04A" w14:textId="2BD0D598" w:rsidR="007B6279" w:rsidRDefault="007B6279" w:rsidP="007B6279">
            <w:pPr>
              <w:spacing w:line="252" w:lineRule="auto"/>
              <w:rPr>
                <w:sz w:val="20"/>
                <w:szCs w:val="20"/>
              </w:rPr>
            </w:pPr>
            <w:r>
              <w:rPr>
                <w:sz w:val="20"/>
                <w:szCs w:val="20"/>
              </w:rPr>
              <w:t xml:space="preserve">Location details, Sellable Item </w:t>
            </w:r>
            <w:proofErr w:type="gramStart"/>
            <w:r>
              <w:rPr>
                <w:sz w:val="20"/>
                <w:szCs w:val="20"/>
              </w:rPr>
              <w:t>details ,purchase</w:t>
            </w:r>
            <w:proofErr w:type="gramEnd"/>
            <w:r>
              <w:rPr>
                <w:sz w:val="20"/>
                <w:szCs w:val="20"/>
              </w:rPr>
              <w:t xml:space="preserve"> order details, DC Shipment and Transfer details,  inventory adjustments, sales information, store range info,  store inventory details, ordering details, delivery information</w:t>
            </w:r>
          </w:p>
        </w:tc>
      </w:tr>
      <w:tr w:rsidR="007B6279" w14:paraId="5BA728E8" w14:textId="77777777"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767A3963" w14:textId="69C12452" w:rsidR="007B6279" w:rsidRDefault="007B6279" w:rsidP="007B6279">
            <w:pPr>
              <w:spacing w:line="252" w:lineRule="auto"/>
              <w:rPr>
                <w:b/>
                <w:bCs/>
                <w:sz w:val="20"/>
                <w:szCs w:val="20"/>
              </w:rPr>
            </w:pPr>
            <w:r>
              <w:t xml:space="preserve">Credit to Debit unit ratio is higher than expected for a </w:t>
            </w:r>
            <w:proofErr w:type="gramStart"/>
            <w:r>
              <w:t>particular item</w:t>
            </w:r>
            <w:proofErr w:type="gramEnd"/>
            <w:r>
              <w:t xml:space="preserve"> vendor combination</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49F874D7" w14:textId="319B5201" w:rsidR="007B6279" w:rsidRDefault="007B6279" w:rsidP="007B6279">
            <w:pPr>
              <w:spacing w:line="252" w:lineRule="auto"/>
              <w:rPr>
                <w:sz w:val="20"/>
                <w:szCs w:val="20"/>
              </w:rPr>
            </w:pPr>
            <w:r>
              <w:rPr>
                <w:sz w:val="20"/>
                <w:szCs w:val="20"/>
              </w:rPr>
              <w:t>Location details, Sellable Item details, Vendor details, Receiving Details, Invoice Details</w:t>
            </w:r>
          </w:p>
        </w:tc>
      </w:tr>
      <w:tr w:rsidR="007B6279" w14:paraId="03F2B021" w14:textId="77777777"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004C611F" w14:textId="105B8BB8" w:rsidR="007B6279" w:rsidRDefault="007B6279" w:rsidP="007B6279">
            <w:pPr>
              <w:spacing w:line="252" w:lineRule="auto"/>
            </w:pPr>
            <w:r>
              <w:lastRenderedPageBreak/>
              <w:t xml:space="preserve">Credit to Debit value ratio is higher than expected for a </w:t>
            </w:r>
            <w:proofErr w:type="gramStart"/>
            <w:r>
              <w:t>particular item</w:t>
            </w:r>
            <w:proofErr w:type="gramEnd"/>
            <w:r>
              <w:t xml:space="preserve"> vendor combination</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0D36A207" w14:textId="77777777" w:rsidR="007B6279" w:rsidRDefault="007B6279" w:rsidP="007B6279">
            <w:pPr>
              <w:spacing w:line="252" w:lineRule="auto"/>
              <w:rPr>
                <w:sz w:val="20"/>
                <w:szCs w:val="20"/>
              </w:rPr>
            </w:pPr>
          </w:p>
        </w:tc>
      </w:tr>
      <w:tr w:rsidR="007B6279" w14:paraId="75397FFF" w14:textId="77777777"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7CA73685" w14:textId="39F03FB1" w:rsidR="007B6279" w:rsidRDefault="007B6279" w:rsidP="007B6279">
            <w:pPr>
              <w:spacing w:line="252" w:lineRule="auto"/>
            </w:pPr>
            <w:r>
              <w:t xml:space="preserve">On hand availability is high and sales rate drops </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35E38A32" w14:textId="50C82C10" w:rsidR="007B6279" w:rsidRDefault="007B6279" w:rsidP="007B6279">
            <w:pPr>
              <w:spacing w:line="252" w:lineRule="auto"/>
              <w:rPr>
                <w:sz w:val="20"/>
                <w:szCs w:val="20"/>
              </w:rPr>
            </w:pPr>
            <w:r>
              <w:rPr>
                <w:sz w:val="20"/>
                <w:szCs w:val="20"/>
              </w:rPr>
              <w:t>Location details, Sellable Item details, Vendor details, Receiving Details, Invoice Details, Sales</w:t>
            </w:r>
          </w:p>
        </w:tc>
      </w:tr>
      <w:tr w:rsidR="007B6279" w14:paraId="63800E39" w14:textId="77777777"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6D662CD9" w14:textId="42AE870F" w:rsidR="007B6279" w:rsidRDefault="007B6279" w:rsidP="007B6279">
            <w:pPr>
              <w:spacing w:line="252" w:lineRule="auto"/>
            </w:pPr>
            <w:r>
              <w:t>On hand drops to zero sales lower than expected</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03D37D71" w14:textId="77777777" w:rsidR="007B6279" w:rsidRDefault="007B6279" w:rsidP="007B6279">
            <w:pPr>
              <w:spacing w:line="252" w:lineRule="auto"/>
              <w:rPr>
                <w:sz w:val="20"/>
                <w:szCs w:val="20"/>
              </w:rPr>
            </w:pPr>
          </w:p>
        </w:tc>
      </w:tr>
      <w:tr w:rsidR="007B6279" w14:paraId="4CBFDDFD" w14:textId="77777777" w:rsidTr="007B6279">
        <w:tc>
          <w:tcPr>
            <w:tcW w:w="3770"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2B7F5233" w14:textId="77B419B5" w:rsidR="007B6279" w:rsidRDefault="007B6279" w:rsidP="007B6279">
            <w:pPr>
              <w:spacing w:line="252" w:lineRule="auto"/>
            </w:pPr>
            <w:r>
              <w:t>Item on hand but no sales</w:t>
            </w:r>
          </w:p>
        </w:tc>
        <w:tc>
          <w:tcPr>
            <w:tcW w:w="3325"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4E812D9E" w14:textId="77777777" w:rsidR="007B6279" w:rsidRDefault="007B6279" w:rsidP="007B6279">
            <w:pPr>
              <w:spacing w:line="252" w:lineRule="auto"/>
              <w:rPr>
                <w:sz w:val="20"/>
                <w:szCs w:val="20"/>
              </w:rPr>
            </w:pPr>
          </w:p>
        </w:tc>
      </w:tr>
    </w:tbl>
    <w:bookmarkEnd w:id="190"/>
    <w:bookmarkEnd w:id="191"/>
    <w:p w14:paraId="0C9D31E4" w14:textId="77777777" w:rsidR="00E247D3" w:rsidRDefault="00E247D3" w:rsidP="00E247D3">
      <w:pPr>
        <w:rPr>
          <w:rFonts w:ascii="Calibri" w:hAnsi="Calibri"/>
        </w:rPr>
      </w:pPr>
      <w:r>
        <w:rPr>
          <w:sz w:val="20"/>
          <w:szCs w:val="20"/>
        </w:rPr>
        <w:t> </w:t>
      </w:r>
    </w:p>
    <w:p w14:paraId="058FA251" w14:textId="77777777" w:rsidR="00E247D3" w:rsidRDefault="00E247D3" w:rsidP="00E247D3">
      <w:pPr>
        <w:pStyle w:val="Heading2"/>
        <w:rPr>
          <w:rFonts w:eastAsia="Times New Roman"/>
        </w:rPr>
      </w:pPr>
      <w:bookmarkStart w:id="197" w:name="_Toc462913055"/>
      <w:r>
        <w:rPr>
          <w:rFonts w:eastAsia="Times New Roman"/>
        </w:rPr>
        <w:t>Stock Availability Exceptions</w:t>
      </w:r>
      <w:bookmarkEnd w:id="197"/>
    </w:p>
    <w:tbl>
      <w:tblPr>
        <w:tblW w:w="14480" w:type="dxa"/>
        <w:tblCellMar>
          <w:left w:w="0" w:type="dxa"/>
          <w:right w:w="0" w:type="dxa"/>
        </w:tblCellMar>
        <w:tblLook w:val="04A0" w:firstRow="1" w:lastRow="0" w:firstColumn="1" w:lastColumn="0" w:noHBand="0" w:noVBand="1"/>
      </w:tblPr>
      <w:tblGrid>
        <w:gridCol w:w="5035"/>
        <w:gridCol w:w="4320"/>
        <w:gridCol w:w="805"/>
        <w:gridCol w:w="4320"/>
      </w:tblGrid>
      <w:tr w:rsidR="008976E3" w14:paraId="7D54EBDD" w14:textId="25CE386E" w:rsidTr="008976E3">
        <w:tc>
          <w:tcPr>
            <w:tcW w:w="5035" w:type="dxa"/>
            <w:tcBorders>
              <w:top w:val="single" w:sz="8" w:space="0" w:color="FFC000"/>
              <w:left w:val="single" w:sz="8" w:space="0" w:color="FFC000"/>
              <w:bottom w:val="single" w:sz="8" w:space="0" w:color="FFC000"/>
              <w:right w:val="nil"/>
            </w:tcBorders>
            <w:shd w:val="clear" w:color="auto" w:fill="FFC000"/>
            <w:tcMar>
              <w:top w:w="0" w:type="dxa"/>
              <w:left w:w="108" w:type="dxa"/>
              <w:bottom w:w="0" w:type="dxa"/>
              <w:right w:w="108" w:type="dxa"/>
            </w:tcMar>
            <w:hideMark/>
          </w:tcPr>
          <w:p w14:paraId="7252B086" w14:textId="77777777" w:rsidR="008976E3" w:rsidRDefault="008976E3">
            <w:pPr>
              <w:spacing w:line="252" w:lineRule="auto"/>
            </w:pPr>
            <w:r>
              <w:rPr>
                <w:b/>
                <w:bCs/>
                <w:color w:val="FFFFFF"/>
                <w:sz w:val="20"/>
                <w:szCs w:val="20"/>
              </w:rPr>
              <w:t>Exception</w:t>
            </w:r>
          </w:p>
        </w:tc>
        <w:tc>
          <w:tcPr>
            <w:tcW w:w="4320" w:type="dxa"/>
            <w:tcBorders>
              <w:top w:val="single" w:sz="8" w:space="0" w:color="FFC000"/>
              <w:left w:val="nil"/>
              <w:bottom w:val="single" w:sz="8" w:space="0" w:color="FFC000"/>
              <w:right w:val="single" w:sz="8" w:space="0" w:color="FFC000"/>
            </w:tcBorders>
            <w:shd w:val="clear" w:color="auto" w:fill="FFC000"/>
            <w:tcMar>
              <w:top w:w="0" w:type="dxa"/>
              <w:left w:w="108" w:type="dxa"/>
              <w:bottom w:w="0" w:type="dxa"/>
              <w:right w:w="108" w:type="dxa"/>
            </w:tcMar>
            <w:hideMark/>
          </w:tcPr>
          <w:p w14:paraId="694B003C" w14:textId="77777777" w:rsidR="008976E3" w:rsidRDefault="008976E3">
            <w:pPr>
              <w:spacing w:line="252" w:lineRule="auto"/>
            </w:pPr>
            <w:r>
              <w:rPr>
                <w:b/>
                <w:bCs/>
                <w:color w:val="FFFFFF"/>
                <w:sz w:val="20"/>
                <w:szCs w:val="20"/>
              </w:rPr>
              <w:t>Components required</w:t>
            </w:r>
          </w:p>
        </w:tc>
        <w:tc>
          <w:tcPr>
            <w:tcW w:w="805" w:type="dxa"/>
            <w:tcBorders>
              <w:top w:val="single" w:sz="8" w:space="0" w:color="FFC000"/>
              <w:left w:val="nil"/>
              <w:bottom w:val="single" w:sz="8" w:space="0" w:color="FFC000"/>
              <w:right w:val="single" w:sz="8" w:space="0" w:color="FFC000"/>
            </w:tcBorders>
            <w:shd w:val="clear" w:color="auto" w:fill="FFC000"/>
          </w:tcPr>
          <w:p w14:paraId="1FA1AD8C" w14:textId="77777777" w:rsidR="008976E3" w:rsidRDefault="008976E3">
            <w:pPr>
              <w:spacing w:line="252" w:lineRule="auto"/>
              <w:rPr>
                <w:b/>
                <w:bCs/>
                <w:color w:val="FFFFFF"/>
                <w:sz w:val="20"/>
                <w:szCs w:val="20"/>
              </w:rPr>
            </w:pPr>
          </w:p>
        </w:tc>
        <w:tc>
          <w:tcPr>
            <w:tcW w:w="4320" w:type="dxa"/>
            <w:tcBorders>
              <w:top w:val="single" w:sz="8" w:space="0" w:color="FFC000"/>
              <w:left w:val="nil"/>
              <w:bottom w:val="single" w:sz="8" w:space="0" w:color="FFC000"/>
              <w:right w:val="single" w:sz="8" w:space="0" w:color="FFC000"/>
            </w:tcBorders>
            <w:shd w:val="clear" w:color="auto" w:fill="FFC000"/>
          </w:tcPr>
          <w:p w14:paraId="7357AB79" w14:textId="77777777" w:rsidR="008976E3" w:rsidRDefault="008976E3">
            <w:pPr>
              <w:spacing w:line="252" w:lineRule="auto"/>
              <w:rPr>
                <w:b/>
                <w:bCs/>
                <w:color w:val="FFFFFF"/>
                <w:sz w:val="20"/>
                <w:szCs w:val="20"/>
              </w:rPr>
            </w:pPr>
          </w:p>
        </w:tc>
      </w:tr>
      <w:tr w:rsidR="008976E3" w14:paraId="6B226087" w14:textId="055A4728" w:rsidTr="007B6279">
        <w:tc>
          <w:tcPr>
            <w:tcW w:w="5035"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3DE976F8" w14:textId="24EA4576" w:rsidR="008976E3" w:rsidRDefault="008976E3">
            <w:pPr>
              <w:spacing w:line="252" w:lineRule="auto"/>
            </w:pPr>
          </w:p>
        </w:tc>
        <w:tc>
          <w:tcPr>
            <w:tcW w:w="4320"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4085E155" w14:textId="2E2D8F96" w:rsidR="008976E3" w:rsidRDefault="008976E3">
            <w:pPr>
              <w:spacing w:line="252" w:lineRule="auto"/>
            </w:pPr>
          </w:p>
        </w:tc>
        <w:tc>
          <w:tcPr>
            <w:tcW w:w="805" w:type="dxa"/>
            <w:tcBorders>
              <w:top w:val="nil"/>
              <w:left w:val="nil"/>
              <w:bottom w:val="single" w:sz="8" w:space="0" w:color="FFD966"/>
              <w:right w:val="single" w:sz="8" w:space="0" w:color="FFD966"/>
            </w:tcBorders>
            <w:shd w:val="clear" w:color="auto" w:fill="FFF2CC"/>
          </w:tcPr>
          <w:p w14:paraId="3DBC69EE" w14:textId="280DC7E1" w:rsidR="008976E3" w:rsidRDefault="008976E3">
            <w:pPr>
              <w:spacing w:line="252" w:lineRule="auto"/>
              <w:rPr>
                <w:sz w:val="20"/>
                <w:szCs w:val="20"/>
              </w:rPr>
            </w:pPr>
            <w:r>
              <w:rPr>
                <w:sz w:val="20"/>
                <w:szCs w:val="20"/>
              </w:rPr>
              <w:t>1</w:t>
            </w:r>
          </w:p>
        </w:tc>
        <w:tc>
          <w:tcPr>
            <w:tcW w:w="4320" w:type="dxa"/>
            <w:tcBorders>
              <w:top w:val="nil"/>
              <w:left w:val="nil"/>
              <w:bottom w:val="single" w:sz="8" w:space="0" w:color="FFD966"/>
              <w:right w:val="single" w:sz="8" w:space="0" w:color="FFD966"/>
            </w:tcBorders>
            <w:shd w:val="clear" w:color="auto" w:fill="FFF2CC"/>
          </w:tcPr>
          <w:p w14:paraId="7368894B" w14:textId="081BC1AE" w:rsidR="008976E3" w:rsidRDefault="008976E3">
            <w:pPr>
              <w:spacing w:line="252" w:lineRule="auto"/>
              <w:rPr>
                <w:sz w:val="20"/>
                <w:szCs w:val="20"/>
              </w:rPr>
            </w:pPr>
            <w:r>
              <w:rPr>
                <w:sz w:val="20"/>
                <w:szCs w:val="20"/>
              </w:rPr>
              <w:t>Out of stock reporting</w:t>
            </w:r>
          </w:p>
        </w:tc>
      </w:tr>
      <w:tr w:rsidR="008976E3" w14:paraId="0D99DA9D" w14:textId="1A5E6B07" w:rsidTr="007B6279">
        <w:tc>
          <w:tcPr>
            <w:tcW w:w="5035" w:type="dxa"/>
            <w:tcBorders>
              <w:top w:val="nil"/>
              <w:left w:val="single" w:sz="8" w:space="0" w:color="FFD966"/>
              <w:bottom w:val="single" w:sz="8" w:space="0" w:color="FFD966"/>
              <w:right w:val="single" w:sz="8" w:space="0" w:color="FFD966"/>
            </w:tcBorders>
            <w:tcMar>
              <w:top w:w="0" w:type="dxa"/>
              <w:left w:w="108" w:type="dxa"/>
              <w:bottom w:w="0" w:type="dxa"/>
              <w:right w:w="108" w:type="dxa"/>
            </w:tcMar>
          </w:tcPr>
          <w:p w14:paraId="57F3CD20" w14:textId="64FAF858" w:rsidR="008976E3" w:rsidRDefault="008976E3">
            <w:pPr>
              <w:spacing w:line="252" w:lineRule="auto"/>
            </w:pPr>
          </w:p>
        </w:tc>
        <w:tc>
          <w:tcPr>
            <w:tcW w:w="4320" w:type="dxa"/>
            <w:tcBorders>
              <w:top w:val="nil"/>
              <w:left w:val="nil"/>
              <w:bottom w:val="single" w:sz="8" w:space="0" w:color="FFD966"/>
              <w:right w:val="single" w:sz="8" w:space="0" w:color="FFD966"/>
            </w:tcBorders>
            <w:tcMar>
              <w:top w:w="0" w:type="dxa"/>
              <w:left w:w="108" w:type="dxa"/>
              <w:bottom w:w="0" w:type="dxa"/>
              <w:right w:w="108" w:type="dxa"/>
            </w:tcMar>
          </w:tcPr>
          <w:p w14:paraId="3F111686" w14:textId="4A777CC9" w:rsidR="008976E3" w:rsidRDefault="008976E3">
            <w:pPr>
              <w:spacing w:line="252" w:lineRule="auto"/>
            </w:pPr>
          </w:p>
        </w:tc>
        <w:tc>
          <w:tcPr>
            <w:tcW w:w="805" w:type="dxa"/>
            <w:tcBorders>
              <w:top w:val="nil"/>
              <w:left w:val="nil"/>
              <w:bottom w:val="single" w:sz="8" w:space="0" w:color="FFD966"/>
              <w:right w:val="single" w:sz="8" w:space="0" w:color="FFD966"/>
            </w:tcBorders>
          </w:tcPr>
          <w:p w14:paraId="2A5864B4" w14:textId="7FBBDED5" w:rsidR="008976E3" w:rsidRDefault="008976E3">
            <w:pPr>
              <w:spacing w:line="252" w:lineRule="auto"/>
              <w:rPr>
                <w:sz w:val="20"/>
                <w:szCs w:val="20"/>
              </w:rPr>
            </w:pPr>
            <w:r>
              <w:rPr>
                <w:sz w:val="20"/>
                <w:szCs w:val="20"/>
              </w:rPr>
              <w:t>1</w:t>
            </w:r>
          </w:p>
        </w:tc>
        <w:tc>
          <w:tcPr>
            <w:tcW w:w="4320" w:type="dxa"/>
            <w:tcBorders>
              <w:top w:val="nil"/>
              <w:left w:val="nil"/>
              <w:bottom w:val="single" w:sz="8" w:space="0" w:color="FFD966"/>
              <w:right w:val="single" w:sz="8" w:space="0" w:color="FFD966"/>
            </w:tcBorders>
          </w:tcPr>
          <w:p w14:paraId="333CA457" w14:textId="77777777" w:rsidR="008976E3" w:rsidRDefault="008976E3">
            <w:pPr>
              <w:spacing w:line="252" w:lineRule="auto"/>
              <w:rPr>
                <w:sz w:val="20"/>
                <w:szCs w:val="20"/>
              </w:rPr>
            </w:pPr>
          </w:p>
        </w:tc>
      </w:tr>
      <w:tr w:rsidR="008976E3" w14:paraId="5EC7E1A9" w14:textId="7870EF0A" w:rsidTr="007B6279">
        <w:tc>
          <w:tcPr>
            <w:tcW w:w="5035"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5A94C468" w14:textId="6DB6B5DD" w:rsidR="008976E3" w:rsidRDefault="008976E3">
            <w:pPr>
              <w:spacing w:line="252" w:lineRule="auto"/>
            </w:pPr>
          </w:p>
        </w:tc>
        <w:tc>
          <w:tcPr>
            <w:tcW w:w="4320"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183FB322" w14:textId="0B163332" w:rsidR="008976E3" w:rsidRDefault="008976E3">
            <w:pPr>
              <w:spacing w:line="252" w:lineRule="auto"/>
            </w:pPr>
          </w:p>
        </w:tc>
        <w:tc>
          <w:tcPr>
            <w:tcW w:w="805" w:type="dxa"/>
            <w:tcBorders>
              <w:top w:val="nil"/>
              <w:left w:val="nil"/>
              <w:bottom w:val="single" w:sz="8" w:space="0" w:color="FFD966"/>
              <w:right w:val="single" w:sz="8" w:space="0" w:color="FFD966"/>
            </w:tcBorders>
            <w:shd w:val="clear" w:color="auto" w:fill="FFF2CC"/>
          </w:tcPr>
          <w:p w14:paraId="136D476D" w14:textId="1E81D8A4" w:rsidR="008976E3" w:rsidRDefault="005A5DA9">
            <w:pPr>
              <w:spacing w:line="252" w:lineRule="auto"/>
              <w:rPr>
                <w:sz w:val="20"/>
                <w:szCs w:val="20"/>
              </w:rPr>
            </w:pPr>
            <w:r>
              <w:rPr>
                <w:sz w:val="20"/>
                <w:szCs w:val="20"/>
              </w:rPr>
              <w:t>1</w:t>
            </w:r>
          </w:p>
        </w:tc>
        <w:tc>
          <w:tcPr>
            <w:tcW w:w="4320" w:type="dxa"/>
            <w:tcBorders>
              <w:top w:val="nil"/>
              <w:left w:val="nil"/>
              <w:bottom w:val="single" w:sz="8" w:space="0" w:color="FFD966"/>
              <w:right w:val="single" w:sz="8" w:space="0" w:color="FFD966"/>
            </w:tcBorders>
            <w:shd w:val="clear" w:color="auto" w:fill="FFF2CC"/>
          </w:tcPr>
          <w:p w14:paraId="1F8F5490" w14:textId="77777777" w:rsidR="008976E3" w:rsidRDefault="008976E3">
            <w:pPr>
              <w:spacing w:line="252" w:lineRule="auto"/>
              <w:rPr>
                <w:sz w:val="20"/>
                <w:szCs w:val="20"/>
              </w:rPr>
            </w:pPr>
          </w:p>
        </w:tc>
      </w:tr>
      <w:tr w:rsidR="008976E3" w14:paraId="0E8C01E4" w14:textId="58ABCA97" w:rsidTr="007B6279">
        <w:tc>
          <w:tcPr>
            <w:tcW w:w="5035" w:type="dxa"/>
            <w:tcBorders>
              <w:top w:val="nil"/>
              <w:left w:val="single" w:sz="8" w:space="0" w:color="FFD966"/>
              <w:bottom w:val="single" w:sz="8" w:space="0" w:color="FFD966"/>
              <w:right w:val="single" w:sz="8" w:space="0" w:color="FFD966"/>
            </w:tcBorders>
            <w:tcMar>
              <w:top w:w="0" w:type="dxa"/>
              <w:left w:w="108" w:type="dxa"/>
              <w:bottom w:w="0" w:type="dxa"/>
              <w:right w:w="108" w:type="dxa"/>
            </w:tcMar>
          </w:tcPr>
          <w:p w14:paraId="35290715" w14:textId="66CB4BC2" w:rsidR="008976E3" w:rsidRDefault="008976E3">
            <w:pPr>
              <w:spacing w:line="252" w:lineRule="auto"/>
            </w:pPr>
          </w:p>
        </w:tc>
        <w:tc>
          <w:tcPr>
            <w:tcW w:w="4320" w:type="dxa"/>
            <w:tcBorders>
              <w:top w:val="nil"/>
              <w:left w:val="nil"/>
              <w:bottom w:val="single" w:sz="8" w:space="0" w:color="FFD966"/>
              <w:right w:val="single" w:sz="8" w:space="0" w:color="FFD966"/>
            </w:tcBorders>
            <w:tcMar>
              <w:top w:w="0" w:type="dxa"/>
              <w:left w:w="108" w:type="dxa"/>
              <w:bottom w:w="0" w:type="dxa"/>
              <w:right w:w="108" w:type="dxa"/>
            </w:tcMar>
          </w:tcPr>
          <w:p w14:paraId="02017FAF" w14:textId="156BE20A" w:rsidR="008976E3" w:rsidRDefault="008976E3">
            <w:pPr>
              <w:spacing w:line="252" w:lineRule="auto"/>
            </w:pPr>
          </w:p>
        </w:tc>
        <w:tc>
          <w:tcPr>
            <w:tcW w:w="805" w:type="dxa"/>
            <w:tcBorders>
              <w:top w:val="nil"/>
              <w:left w:val="nil"/>
              <w:bottom w:val="single" w:sz="8" w:space="0" w:color="FFD966"/>
              <w:right w:val="single" w:sz="8" w:space="0" w:color="FFD966"/>
            </w:tcBorders>
          </w:tcPr>
          <w:p w14:paraId="2E7F682A" w14:textId="7660BEE7" w:rsidR="008976E3" w:rsidRDefault="005A5DA9">
            <w:pPr>
              <w:spacing w:line="252" w:lineRule="auto"/>
              <w:rPr>
                <w:sz w:val="20"/>
                <w:szCs w:val="20"/>
              </w:rPr>
            </w:pPr>
            <w:r>
              <w:rPr>
                <w:sz w:val="20"/>
                <w:szCs w:val="20"/>
              </w:rPr>
              <w:t>1</w:t>
            </w:r>
          </w:p>
        </w:tc>
        <w:tc>
          <w:tcPr>
            <w:tcW w:w="4320" w:type="dxa"/>
            <w:tcBorders>
              <w:top w:val="nil"/>
              <w:left w:val="nil"/>
              <w:bottom w:val="single" w:sz="8" w:space="0" w:color="FFD966"/>
              <w:right w:val="single" w:sz="8" w:space="0" w:color="FFD966"/>
            </w:tcBorders>
          </w:tcPr>
          <w:p w14:paraId="5187D820" w14:textId="77777777" w:rsidR="008976E3" w:rsidRDefault="008976E3">
            <w:pPr>
              <w:spacing w:line="252" w:lineRule="auto"/>
              <w:rPr>
                <w:sz w:val="20"/>
                <w:szCs w:val="20"/>
              </w:rPr>
            </w:pPr>
          </w:p>
        </w:tc>
      </w:tr>
    </w:tbl>
    <w:p w14:paraId="3CD2FD73" w14:textId="77777777" w:rsidR="00E247D3" w:rsidRDefault="00E247D3" w:rsidP="00E247D3">
      <w:pPr>
        <w:rPr>
          <w:rFonts w:ascii="Calibri" w:hAnsi="Calibri"/>
        </w:rPr>
      </w:pPr>
      <w:r>
        <w:rPr>
          <w:color w:val="1F497D"/>
        </w:rPr>
        <w:t> </w:t>
      </w:r>
    </w:p>
    <w:p w14:paraId="05520510" w14:textId="77777777" w:rsidR="00E247D3" w:rsidRDefault="00E247D3" w:rsidP="00E247D3">
      <w:pPr>
        <w:rPr>
          <w:color w:val="1F497D"/>
        </w:rPr>
      </w:pPr>
    </w:p>
    <w:p w14:paraId="3698F9F3" w14:textId="77777777" w:rsidR="00F0262E" w:rsidRDefault="00F0262E" w:rsidP="00F0262E">
      <w:pPr>
        <w:pStyle w:val="Heading2"/>
        <w:rPr>
          <w:rFonts w:ascii="Calibri" w:eastAsia="Times New Roman" w:hAnsi="Calibri"/>
        </w:rPr>
      </w:pPr>
    </w:p>
    <w:p w14:paraId="25B9AF87" w14:textId="000282AB" w:rsidR="00F0262E" w:rsidRDefault="005A5DA9" w:rsidP="00F0262E">
      <w:pPr>
        <w:pStyle w:val="Heading2"/>
        <w:rPr>
          <w:rFonts w:ascii="Calibri" w:eastAsia="Times New Roman" w:hAnsi="Calibri"/>
        </w:rPr>
      </w:pPr>
      <w:bookmarkStart w:id="198" w:name="_Toc462913056"/>
      <w:r>
        <w:rPr>
          <w:rFonts w:ascii="Calibri" w:eastAsia="Times New Roman" w:hAnsi="Calibri"/>
        </w:rPr>
        <w:t>Direct Store Delivery (DSD)</w:t>
      </w:r>
      <w:r w:rsidR="00F0262E">
        <w:rPr>
          <w:rFonts w:ascii="Calibri" w:eastAsia="Times New Roman" w:hAnsi="Calibri"/>
        </w:rPr>
        <w:t xml:space="preserve"> Exceptions</w:t>
      </w:r>
      <w:bookmarkEnd w:id="198"/>
    </w:p>
    <w:p w14:paraId="34937BD2" w14:textId="77777777" w:rsidR="00F0262E" w:rsidRDefault="00F0262E" w:rsidP="00F0262E">
      <w:pPr>
        <w:rPr>
          <w:rFonts w:ascii="Calibri" w:hAnsi="Calibri"/>
          <w:color w:val="1F497D"/>
        </w:rPr>
      </w:pPr>
    </w:p>
    <w:tbl>
      <w:tblPr>
        <w:tblW w:w="14480" w:type="dxa"/>
        <w:tblCellMar>
          <w:left w:w="0" w:type="dxa"/>
          <w:right w:w="0" w:type="dxa"/>
        </w:tblCellMar>
        <w:tblLook w:val="04A0" w:firstRow="1" w:lastRow="0" w:firstColumn="1" w:lastColumn="0" w:noHBand="0" w:noVBand="1"/>
      </w:tblPr>
      <w:tblGrid>
        <w:gridCol w:w="5035"/>
        <w:gridCol w:w="4320"/>
        <w:gridCol w:w="805"/>
        <w:gridCol w:w="4320"/>
      </w:tblGrid>
      <w:tr w:rsidR="005A5DA9" w14:paraId="7A91781C" w14:textId="77777777" w:rsidTr="002C4135">
        <w:tc>
          <w:tcPr>
            <w:tcW w:w="5035" w:type="dxa"/>
            <w:tcBorders>
              <w:top w:val="single" w:sz="8" w:space="0" w:color="FFC000"/>
              <w:left w:val="single" w:sz="8" w:space="0" w:color="FFC000"/>
              <w:bottom w:val="single" w:sz="8" w:space="0" w:color="FFC000"/>
              <w:right w:val="nil"/>
            </w:tcBorders>
            <w:shd w:val="clear" w:color="auto" w:fill="FFC000"/>
            <w:tcMar>
              <w:top w:w="0" w:type="dxa"/>
              <w:left w:w="108" w:type="dxa"/>
              <w:bottom w:w="0" w:type="dxa"/>
              <w:right w:w="108" w:type="dxa"/>
            </w:tcMar>
            <w:hideMark/>
          </w:tcPr>
          <w:p w14:paraId="09A7B142" w14:textId="77777777" w:rsidR="005A5DA9" w:rsidRDefault="005A5DA9" w:rsidP="002C4135">
            <w:pPr>
              <w:spacing w:line="252" w:lineRule="auto"/>
            </w:pPr>
            <w:r>
              <w:rPr>
                <w:b/>
                <w:bCs/>
                <w:color w:val="FFFFFF"/>
                <w:sz w:val="20"/>
                <w:szCs w:val="20"/>
              </w:rPr>
              <w:t>Exception</w:t>
            </w:r>
          </w:p>
        </w:tc>
        <w:tc>
          <w:tcPr>
            <w:tcW w:w="4320" w:type="dxa"/>
            <w:tcBorders>
              <w:top w:val="single" w:sz="8" w:space="0" w:color="FFC000"/>
              <w:left w:val="nil"/>
              <w:bottom w:val="single" w:sz="8" w:space="0" w:color="FFC000"/>
              <w:right w:val="single" w:sz="8" w:space="0" w:color="FFC000"/>
            </w:tcBorders>
            <w:shd w:val="clear" w:color="auto" w:fill="FFC000"/>
            <w:tcMar>
              <w:top w:w="0" w:type="dxa"/>
              <w:left w:w="108" w:type="dxa"/>
              <w:bottom w:w="0" w:type="dxa"/>
              <w:right w:w="108" w:type="dxa"/>
            </w:tcMar>
            <w:hideMark/>
          </w:tcPr>
          <w:p w14:paraId="0147F444" w14:textId="77777777" w:rsidR="005A5DA9" w:rsidRDefault="005A5DA9" w:rsidP="002C4135">
            <w:pPr>
              <w:spacing w:line="252" w:lineRule="auto"/>
            </w:pPr>
            <w:r>
              <w:rPr>
                <w:b/>
                <w:bCs/>
                <w:color w:val="FFFFFF"/>
                <w:sz w:val="20"/>
                <w:szCs w:val="20"/>
              </w:rPr>
              <w:t>Components required</w:t>
            </w:r>
          </w:p>
        </w:tc>
        <w:tc>
          <w:tcPr>
            <w:tcW w:w="805" w:type="dxa"/>
            <w:tcBorders>
              <w:top w:val="single" w:sz="8" w:space="0" w:color="FFC000"/>
              <w:left w:val="nil"/>
              <w:bottom w:val="single" w:sz="8" w:space="0" w:color="FFC000"/>
              <w:right w:val="single" w:sz="8" w:space="0" w:color="FFC000"/>
            </w:tcBorders>
            <w:shd w:val="clear" w:color="auto" w:fill="FFC000"/>
          </w:tcPr>
          <w:p w14:paraId="40728C86" w14:textId="77777777" w:rsidR="005A5DA9" w:rsidRDefault="005A5DA9" w:rsidP="002C4135">
            <w:pPr>
              <w:spacing w:line="252" w:lineRule="auto"/>
              <w:rPr>
                <w:b/>
                <w:bCs/>
                <w:color w:val="FFFFFF"/>
                <w:sz w:val="20"/>
                <w:szCs w:val="20"/>
              </w:rPr>
            </w:pPr>
          </w:p>
        </w:tc>
        <w:tc>
          <w:tcPr>
            <w:tcW w:w="4320" w:type="dxa"/>
            <w:tcBorders>
              <w:top w:val="single" w:sz="8" w:space="0" w:color="FFC000"/>
              <w:left w:val="nil"/>
              <w:bottom w:val="single" w:sz="8" w:space="0" w:color="FFC000"/>
              <w:right w:val="single" w:sz="8" w:space="0" w:color="FFC000"/>
            </w:tcBorders>
            <w:shd w:val="clear" w:color="auto" w:fill="FFC000"/>
          </w:tcPr>
          <w:p w14:paraId="0585D6E3" w14:textId="77777777" w:rsidR="005A5DA9" w:rsidRDefault="005A5DA9" w:rsidP="002C4135">
            <w:pPr>
              <w:spacing w:line="252" w:lineRule="auto"/>
              <w:rPr>
                <w:b/>
                <w:bCs/>
                <w:color w:val="FFFFFF"/>
                <w:sz w:val="20"/>
                <w:szCs w:val="20"/>
              </w:rPr>
            </w:pPr>
          </w:p>
        </w:tc>
      </w:tr>
      <w:tr w:rsidR="005A5DA9" w14:paraId="3A53059C" w14:textId="77777777" w:rsidTr="005A5DA9">
        <w:tc>
          <w:tcPr>
            <w:tcW w:w="5035"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39B9CC79" w14:textId="3B4A28CC" w:rsidR="005A5DA9" w:rsidRDefault="005A5DA9" w:rsidP="002C4135">
            <w:pPr>
              <w:spacing w:line="252" w:lineRule="auto"/>
            </w:pPr>
          </w:p>
        </w:tc>
        <w:tc>
          <w:tcPr>
            <w:tcW w:w="4320"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27E61301" w14:textId="085EE37F" w:rsidR="005A5DA9" w:rsidRDefault="005A5DA9" w:rsidP="002C4135">
            <w:pPr>
              <w:spacing w:line="252" w:lineRule="auto"/>
            </w:pPr>
          </w:p>
        </w:tc>
        <w:tc>
          <w:tcPr>
            <w:tcW w:w="805" w:type="dxa"/>
            <w:tcBorders>
              <w:top w:val="nil"/>
              <w:left w:val="nil"/>
              <w:bottom w:val="single" w:sz="8" w:space="0" w:color="FFD966"/>
              <w:right w:val="single" w:sz="8" w:space="0" w:color="FFD966"/>
            </w:tcBorders>
            <w:shd w:val="clear" w:color="auto" w:fill="FFF2CC"/>
          </w:tcPr>
          <w:p w14:paraId="4073C70F" w14:textId="05C2BBC7" w:rsidR="005A5DA9" w:rsidRDefault="009D037A" w:rsidP="002C4135">
            <w:pPr>
              <w:spacing w:line="252" w:lineRule="auto"/>
              <w:rPr>
                <w:sz w:val="20"/>
                <w:szCs w:val="20"/>
              </w:rPr>
            </w:pPr>
            <w:r>
              <w:rPr>
                <w:sz w:val="20"/>
                <w:szCs w:val="20"/>
              </w:rPr>
              <w:t>1</w:t>
            </w:r>
          </w:p>
        </w:tc>
        <w:tc>
          <w:tcPr>
            <w:tcW w:w="4320" w:type="dxa"/>
            <w:tcBorders>
              <w:top w:val="nil"/>
              <w:left w:val="nil"/>
              <w:bottom w:val="single" w:sz="8" w:space="0" w:color="FFD966"/>
              <w:right w:val="single" w:sz="8" w:space="0" w:color="FFD966"/>
            </w:tcBorders>
            <w:shd w:val="clear" w:color="auto" w:fill="FFF2CC"/>
          </w:tcPr>
          <w:p w14:paraId="34A85F0B" w14:textId="7E57DA1D" w:rsidR="005A5DA9" w:rsidRDefault="005A5DA9" w:rsidP="002C4135">
            <w:pPr>
              <w:spacing w:line="252" w:lineRule="auto"/>
              <w:rPr>
                <w:sz w:val="20"/>
                <w:szCs w:val="20"/>
              </w:rPr>
            </w:pPr>
          </w:p>
        </w:tc>
      </w:tr>
      <w:tr w:rsidR="005A5DA9" w14:paraId="0C8668AA" w14:textId="77777777" w:rsidTr="005A5DA9">
        <w:tc>
          <w:tcPr>
            <w:tcW w:w="5035" w:type="dxa"/>
            <w:tcBorders>
              <w:top w:val="nil"/>
              <w:left w:val="single" w:sz="8" w:space="0" w:color="FFD966"/>
              <w:bottom w:val="single" w:sz="8" w:space="0" w:color="FFD966"/>
              <w:right w:val="single" w:sz="8" w:space="0" w:color="FFD966"/>
            </w:tcBorders>
            <w:tcMar>
              <w:top w:w="0" w:type="dxa"/>
              <w:left w:w="108" w:type="dxa"/>
              <w:bottom w:w="0" w:type="dxa"/>
              <w:right w:w="108" w:type="dxa"/>
            </w:tcMar>
          </w:tcPr>
          <w:p w14:paraId="1E0AF8A2" w14:textId="270BF3A7" w:rsidR="005A5DA9" w:rsidRDefault="005A5DA9" w:rsidP="002C4135">
            <w:pPr>
              <w:spacing w:line="252" w:lineRule="auto"/>
            </w:pPr>
          </w:p>
        </w:tc>
        <w:tc>
          <w:tcPr>
            <w:tcW w:w="4320" w:type="dxa"/>
            <w:tcBorders>
              <w:top w:val="nil"/>
              <w:left w:val="nil"/>
              <w:bottom w:val="single" w:sz="8" w:space="0" w:color="FFD966"/>
              <w:right w:val="single" w:sz="8" w:space="0" w:color="FFD966"/>
            </w:tcBorders>
            <w:tcMar>
              <w:top w:w="0" w:type="dxa"/>
              <w:left w:w="108" w:type="dxa"/>
              <w:bottom w:w="0" w:type="dxa"/>
              <w:right w:w="108" w:type="dxa"/>
            </w:tcMar>
          </w:tcPr>
          <w:p w14:paraId="25F112DB" w14:textId="6B89A30D" w:rsidR="005A5DA9" w:rsidRDefault="005A5DA9" w:rsidP="002C4135">
            <w:pPr>
              <w:spacing w:line="252" w:lineRule="auto"/>
            </w:pPr>
          </w:p>
        </w:tc>
        <w:tc>
          <w:tcPr>
            <w:tcW w:w="805" w:type="dxa"/>
            <w:tcBorders>
              <w:top w:val="nil"/>
              <w:left w:val="nil"/>
              <w:bottom w:val="single" w:sz="8" w:space="0" w:color="FFD966"/>
              <w:right w:val="single" w:sz="8" w:space="0" w:color="FFD966"/>
            </w:tcBorders>
          </w:tcPr>
          <w:p w14:paraId="2C6D1149" w14:textId="11E2D6E7" w:rsidR="005A5DA9" w:rsidRDefault="003636BE" w:rsidP="002C4135">
            <w:pPr>
              <w:spacing w:line="252" w:lineRule="auto"/>
              <w:rPr>
                <w:sz w:val="20"/>
                <w:szCs w:val="20"/>
              </w:rPr>
            </w:pPr>
            <w:r>
              <w:rPr>
                <w:sz w:val="20"/>
                <w:szCs w:val="20"/>
              </w:rPr>
              <w:t>1</w:t>
            </w:r>
          </w:p>
        </w:tc>
        <w:tc>
          <w:tcPr>
            <w:tcW w:w="4320" w:type="dxa"/>
            <w:tcBorders>
              <w:top w:val="nil"/>
              <w:left w:val="nil"/>
              <w:bottom w:val="single" w:sz="8" w:space="0" w:color="FFD966"/>
              <w:right w:val="single" w:sz="8" w:space="0" w:color="FFD966"/>
            </w:tcBorders>
          </w:tcPr>
          <w:p w14:paraId="6F3CDA0F" w14:textId="3B4F47FE" w:rsidR="005A5DA9" w:rsidRDefault="005A5DA9" w:rsidP="002C4135">
            <w:pPr>
              <w:spacing w:line="252" w:lineRule="auto"/>
              <w:rPr>
                <w:sz w:val="20"/>
                <w:szCs w:val="20"/>
              </w:rPr>
            </w:pPr>
          </w:p>
        </w:tc>
      </w:tr>
      <w:tr w:rsidR="009D037A" w14:paraId="6E7D4B34" w14:textId="77777777" w:rsidTr="005A5DA9">
        <w:tc>
          <w:tcPr>
            <w:tcW w:w="5035" w:type="dxa"/>
            <w:tcBorders>
              <w:top w:val="nil"/>
              <w:left w:val="single" w:sz="8" w:space="0" w:color="FFD966"/>
              <w:bottom w:val="single" w:sz="8" w:space="0" w:color="FFD966"/>
              <w:right w:val="single" w:sz="8" w:space="0" w:color="FFD966"/>
            </w:tcBorders>
            <w:shd w:val="clear" w:color="auto" w:fill="FFF2CC"/>
            <w:tcMar>
              <w:top w:w="0" w:type="dxa"/>
              <w:left w:w="108" w:type="dxa"/>
              <w:bottom w:w="0" w:type="dxa"/>
              <w:right w:w="108" w:type="dxa"/>
            </w:tcMar>
          </w:tcPr>
          <w:p w14:paraId="1B69F4F0" w14:textId="5984D61A" w:rsidR="009D037A" w:rsidRDefault="009D037A" w:rsidP="009D037A">
            <w:pPr>
              <w:spacing w:line="252" w:lineRule="auto"/>
            </w:pPr>
          </w:p>
        </w:tc>
        <w:tc>
          <w:tcPr>
            <w:tcW w:w="4320" w:type="dxa"/>
            <w:tcBorders>
              <w:top w:val="nil"/>
              <w:left w:val="nil"/>
              <w:bottom w:val="single" w:sz="8" w:space="0" w:color="FFD966"/>
              <w:right w:val="single" w:sz="8" w:space="0" w:color="FFD966"/>
            </w:tcBorders>
            <w:shd w:val="clear" w:color="auto" w:fill="FFF2CC"/>
            <w:tcMar>
              <w:top w:w="0" w:type="dxa"/>
              <w:left w:w="108" w:type="dxa"/>
              <w:bottom w:w="0" w:type="dxa"/>
              <w:right w:w="108" w:type="dxa"/>
            </w:tcMar>
          </w:tcPr>
          <w:p w14:paraId="4AE650FC" w14:textId="108F0378" w:rsidR="009D037A" w:rsidRDefault="009D037A" w:rsidP="009D037A">
            <w:pPr>
              <w:spacing w:line="252" w:lineRule="auto"/>
            </w:pPr>
          </w:p>
        </w:tc>
        <w:tc>
          <w:tcPr>
            <w:tcW w:w="805" w:type="dxa"/>
            <w:tcBorders>
              <w:top w:val="nil"/>
              <w:left w:val="nil"/>
              <w:bottom w:val="single" w:sz="8" w:space="0" w:color="FFD966"/>
              <w:right w:val="single" w:sz="8" w:space="0" w:color="FFD966"/>
            </w:tcBorders>
            <w:shd w:val="clear" w:color="auto" w:fill="FFF2CC"/>
          </w:tcPr>
          <w:p w14:paraId="00BDBD6D" w14:textId="465B28CB" w:rsidR="009D037A" w:rsidRDefault="003636BE" w:rsidP="009D037A">
            <w:pPr>
              <w:spacing w:line="252" w:lineRule="auto"/>
              <w:rPr>
                <w:sz w:val="20"/>
                <w:szCs w:val="20"/>
              </w:rPr>
            </w:pPr>
            <w:r>
              <w:rPr>
                <w:sz w:val="20"/>
                <w:szCs w:val="20"/>
              </w:rPr>
              <w:t>1</w:t>
            </w:r>
          </w:p>
        </w:tc>
        <w:tc>
          <w:tcPr>
            <w:tcW w:w="4320" w:type="dxa"/>
            <w:tcBorders>
              <w:top w:val="nil"/>
              <w:left w:val="nil"/>
              <w:bottom w:val="single" w:sz="8" w:space="0" w:color="FFD966"/>
              <w:right w:val="single" w:sz="8" w:space="0" w:color="FFD966"/>
            </w:tcBorders>
            <w:shd w:val="clear" w:color="auto" w:fill="FFF2CC"/>
          </w:tcPr>
          <w:p w14:paraId="0A18A4F7" w14:textId="22B86279" w:rsidR="009D037A" w:rsidRDefault="009D037A" w:rsidP="009D037A">
            <w:pPr>
              <w:spacing w:line="252" w:lineRule="auto"/>
              <w:rPr>
                <w:sz w:val="20"/>
                <w:szCs w:val="20"/>
              </w:rPr>
            </w:pPr>
            <w:r>
              <w:rPr>
                <w:sz w:val="20"/>
                <w:szCs w:val="20"/>
              </w:rPr>
              <w:t>Implies a vendor did not credit or did not deliver an item</w:t>
            </w:r>
          </w:p>
        </w:tc>
      </w:tr>
      <w:tr w:rsidR="009D037A" w14:paraId="78B2CC63" w14:textId="77777777" w:rsidTr="003636BE">
        <w:tc>
          <w:tcPr>
            <w:tcW w:w="5035" w:type="dxa"/>
            <w:tcBorders>
              <w:top w:val="nil"/>
              <w:left w:val="single" w:sz="8" w:space="0" w:color="FFD966"/>
              <w:bottom w:val="nil"/>
              <w:right w:val="single" w:sz="8" w:space="0" w:color="FFD966"/>
            </w:tcBorders>
            <w:tcMar>
              <w:top w:w="0" w:type="dxa"/>
              <w:left w:w="108" w:type="dxa"/>
              <w:bottom w:w="0" w:type="dxa"/>
              <w:right w:w="108" w:type="dxa"/>
            </w:tcMar>
          </w:tcPr>
          <w:p w14:paraId="57BB0D6D" w14:textId="58169689" w:rsidR="009D037A" w:rsidRDefault="009D037A" w:rsidP="009D037A">
            <w:pPr>
              <w:spacing w:line="252" w:lineRule="auto"/>
            </w:pPr>
          </w:p>
        </w:tc>
        <w:tc>
          <w:tcPr>
            <w:tcW w:w="4320" w:type="dxa"/>
            <w:tcBorders>
              <w:top w:val="nil"/>
              <w:left w:val="nil"/>
              <w:bottom w:val="nil"/>
              <w:right w:val="single" w:sz="8" w:space="0" w:color="FFD966"/>
            </w:tcBorders>
            <w:tcMar>
              <w:top w:w="0" w:type="dxa"/>
              <w:left w:w="108" w:type="dxa"/>
              <w:bottom w:w="0" w:type="dxa"/>
              <w:right w:w="108" w:type="dxa"/>
            </w:tcMar>
          </w:tcPr>
          <w:p w14:paraId="3DFEF6AC" w14:textId="3CA31D1B" w:rsidR="009D037A" w:rsidRDefault="009D037A" w:rsidP="009D037A">
            <w:pPr>
              <w:spacing w:line="252" w:lineRule="auto"/>
            </w:pPr>
          </w:p>
        </w:tc>
        <w:tc>
          <w:tcPr>
            <w:tcW w:w="805" w:type="dxa"/>
            <w:tcBorders>
              <w:top w:val="nil"/>
              <w:left w:val="nil"/>
              <w:bottom w:val="nil"/>
              <w:right w:val="single" w:sz="8" w:space="0" w:color="FFD966"/>
            </w:tcBorders>
          </w:tcPr>
          <w:p w14:paraId="794A09C9" w14:textId="46D5C491" w:rsidR="009D037A" w:rsidRDefault="003636BE" w:rsidP="009D037A">
            <w:pPr>
              <w:spacing w:line="252" w:lineRule="auto"/>
              <w:rPr>
                <w:sz w:val="20"/>
                <w:szCs w:val="20"/>
              </w:rPr>
            </w:pPr>
            <w:r>
              <w:rPr>
                <w:sz w:val="20"/>
                <w:szCs w:val="20"/>
              </w:rPr>
              <w:t>1</w:t>
            </w:r>
          </w:p>
        </w:tc>
        <w:tc>
          <w:tcPr>
            <w:tcW w:w="4320" w:type="dxa"/>
            <w:tcBorders>
              <w:top w:val="nil"/>
              <w:left w:val="nil"/>
              <w:bottom w:val="nil"/>
              <w:right w:val="single" w:sz="8" w:space="0" w:color="FFD966"/>
            </w:tcBorders>
          </w:tcPr>
          <w:p w14:paraId="2866540A" w14:textId="4DB57EFE" w:rsidR="009D037A" w:rsidRDefault="003636BE" w:rsidP="009D037A">
            <w:pPr>
              <w:spacing w:line="252" w:lineRule="auto"/>
              <w:rPr>
                <w:sz w:val="20"/>
                <w:szCs w:val="20"/>
              </w:rPr>
            </w:pPr>
            <w:r>
              <w:rPr>
                <w:sz w:val="20"/>
                <w:szCs w:val="20"/>
              </w:rPr>
              <w:t>Implies vendor forecasting is not accurate, not delivering enough product to meet demand</w:t>
            </w:r>
          </w:p>
        </w:tc>
      </w:tr>
      <w:tr w:rsidR="003636BE" w14:paraId="47E2761A" w14:textId="77777777" w:rsidTr="003636BE">
        <w:tc>
          <w:tcPr>
            <w:tcW w:w="5035" w:type="dxa"/>
            <w:tcBorders>
              <w:top w:val="nil"/>
              <w:left w:val="single" w:sz="8" w:space="0" w:color="FFD966"/>
              <w:bottom w:val="nil"/>
              <w:right w:val="single" w:sz="8" w:space="0" w:color="FFD966"/>
            </w:tcBorders>
            <w:tcMar>
              <w:top w:w="0" w:type="dxa"/>
              <w:left w:w="108" w:type="dxa"/>
              <w:bottom w:w="0" w:type="dxa"/>
              <w:right w:w="108" w:type="dxa"/>
            </w:tcMar>
          </w:tcPr>
          <w:p w14:paraId="5A07FACA" w14:textId="7599DF9B" w:rsidR="003636BE" w:rsidRDefault="003636BE" w:rsidP="009D037A">
            <w:pPr>
              <w:spacing w:line="252" w:lineRule="auto"/>
            </w:pPr>
          </w:p>
        </w:tc>
        <w:tc>
          <w:tcPr>
            <w:tcW w:w="4320" w:type="dxa"/>
            <w:tcBorders>
              <w:top w:val="nil"/>
              <w:left w:val="nil"/>
              <w:bottom w:val="nil"/>
              <w:right w:val="single" w:sz="8" w:space="0" w:color="FFD966"/>
            </w:tcBorders>
            <w:tcMar>
              <w:top w:w="0" w:type="dxa"/>
              <w:left w:w="108" w:type="dxa"/>
              <w:bottom w:w="0" w:type="dxa"/>
              <w:right w:w="108" w:type="dxa"/>
            </w:tcMar>
          </w:tcPr>
          <w:p w14:paraId="7F2D0D77" w14:textId="77777777" w:rsidR="003636BE" w:rsidRDefault="003636BE" w:rsidP="009D037A">
            <w:pPr>
              <w:spacing w:line="252" w:lineRule="auto"/>
            </w:pPr>
          </w:p>
        </w:tc>
        <w:tc>
          <w:tcPr>
            <w:tcW w:w="805" w:type="dxa"/>
            <w:tcBorders>
              <w:top w:val="nil"/>
              <w:left w:val="nil"/>
              <w:bottom w:val="nil"/>
              <w:right w:val="single" w:sz="8" w:space="0" w:color="FFD966"/>
            </w:tcBorders>
          </w:tcPr>
          <w:p w14:paraId="7E6A989F" w14:textId="32F2DE51" w:rsidR="003636BE" w:rsidRDefault="003636BE" w:rsidP="009D037A">
            <w:pPr>
              <w:spacing w:line="252" w:lineRule="auto"/>
              <w:rPr>
                <w:sz w:val="20"/>
                <w:szCs w:val="20"/>
              </w:rPr>
            </w:pPr>
            <w:r>
              <w:rPr>
                <w:sz w:val="20"/>
                <w:szCs w:val="20"/>
              </w:rPr>
              <w:t>1</w:t>
            </w:r>
          </w:p>
        </w:tc>
        <w:tc>
          <w:tcPr>
            <w:tcW w:w="4320" w:type="dxa"/>
            <w:tcBorders>
              <w:top w:val="nil"/>
              <w:left w:val="nil"/>
              <w:bottom w:val="nil"/>
              <w:right w:val="single" w:sz="8" w:space="0" w:color="FFD966"/>
            </w:tcBorders>
          </w:tcPr>
          <w:p w14:paraId="5A6DF87B" w14:textId="7F190DB3" w:rsidR="003636BE" w:rsidRDefault="003636BE" w:rsidP="009D037A">
            <w:pPr>
              <w:spacing w:line="252" w:lineRule="auto"/>
              <w:rPr>
                <w:sz w:val="20"/>
                <w:szCs w:val="20"/>
              </w:rPr>
            </w:pPr>
            <w:r>
              <w:rPr>
                <w:sz w:val="20"/>
                <w:szCs w:val="20"/>
              </w:rPr>
              <w:t>Implies vendor delivering product not on file, or item selling under a generic sku</w:t>
            </w:r>
          </w:p>
        </w:tc>
      </w:tr>
      <w:tr w:rsidR="003636BE" w14:paraId="55F9BC4F" w14:textId="77777777" w:rsidTr="005A5DA9">
        <w:tc>
          <w:tcPr>
            <w:tcW w:w="5035" w:type="dxa"/>
            <w:tcBorders>
              <w:top w:val="nil"/>
              <w:left w:val="single" w:sz="8" w:space="0" w:color="FFD966"/>
              <w:bottom w:val="single" w:sz="8" w:space="0" w:color="FFD966"/>
              <w:right w:val="single" w:sz="8" w:space="0" w:color="FFD966"/>
            </w:tcBorders>
            <w:tcMar>
              <w:top w:w="0" w:type="dxa"/>
              <w:left w:w="108" w:type="dxa"/>
              <w:bottom w:w="0" w:type="dxa"/>
              <w:right w:w="108" w:type="dxa"/>
            </w:tcMar>
          </w:tcPr>
          <w:p w14:paraId="341A3B50" w14:textId="77777777" w:rsidR="003636BE" w:rsidRDefault="003636BE" w:rsidP="009D037A">
            <w:pPr>
              <w:spacing w:line="252" w:lineRule="auto"/>
            </w:pPr>
          </w:p>
        </w:tc>
        <w:tc>
          <w:tcPr>
            <w:tcW w:w="4320" w:type="dxa"/>
            <w:tcBorders>
              <w:top w:val="nil"/>
              <w:left w:val="nil"/>
              <w:bottom w:val="single" w:sz="8" w:space="0" w:color="FFD966"/>
              <w:right w:val="single" w:sz="8" w:space="0" w:color="FFD966"/>
            </w:tcBorders>
            <w:tcMar>
              <w:top w:w="0" w:type="dxa"/>
              <w:left w:w="108" w:type="dxa"/>
              <w:bottom w:w="0" w:type="dxa"/>
              <w:right w:w="108" w:type="dxa"/>
            </w:tcMar>
          </w:tcPr>
          <w:p w14:paraId="6D6239B0" w14:textId="77777777" w:rsidR="003636BE" w:rsidRDefault="003636BE" w:rsidP="009D037A">
            <w:pPr>
              <w:spacing w:line="252" w:lineRule="auto"/>
            </w:pPr>
          </w:p>
        </w:tc>
        <w:tc>
          <w:tcPr>
            <w:tcW w:w="805" w:type="dxa"/>
            <w:tcBorders>
              <w:top w:val="nil"/>
              <w:left w:val="nil"/>
              <w:bottom w:val="single" w:sz="8" w:space="0" w:color="FFD966"/>
              <w:right w:val="single" w:sz="8" w:space="0" w:color="FFD966"/>
            </w:tcBorders>
          </w:tcPr>
          <w:p w14:paraId="6C4C0CAC" w14:textId="77777777" w:rsidR="003636BE" w:rsidRDefault="003636BE" w:rsidP="009D037A">
            <w:pPr>
              <w:spacing w:line="252" w:lineRule="auto"/>
              <w:rPr>
                <w:sz w:val="20"/>
                <w:szCs w:val="20"/>
              </w:rPr>
            </w:pPr>
          </w:p>
        </w:tc>
        <w:tc>
          <w:tcPr>
            <w:tcW w:w="4320" w:type="dxa"/>
            <w:tcBorders>
              <w:top w:val="nil"/>
              <w:left w:val="nil"/>
              <w:bottom w:val="single" w:sz="8" w:space="0" w:color="FFD966"/>
              <w:right w:val="single" w:sz="8" w:space="0" w:color="FFD966"/>
            </w:tcBorders>
          </w:tcPr>
          <w:p w14:paraId="3C8F0684" w14:textId="77777777" w:rsidR="003636BE" w:rsidRDefault="003636BE" w:rsidP="009D037A">
            <w:pPr>
              <w:spacing w:line="252" w:lineRule="auto"/>
              <w:rPr>
                <w:sz w:val="20"/>
                <w:szCs w:val="20"/>
              </w:rPr>
            </w:pPr>
          </w:p>
        </w:tc>
      </w:tr>
    </w:tbl>
    <w:p w14:paraId="1901F31F" w14:textId="77777777" w:rsidR="006A2286" w:rsidRDefault="00F66A3D">
      <w:pPr>
        <w:rPr>
          <w:rFonts w:cs="Open Sans"/>
          <w:sz w:val="20"/>
          <w:szCs w:val="20"/>
        </w:rPr>
      </w:pPr>
      <w:r>
        <w:rPr>
          <w:rFonts w:cs="Open Sans"/>
          <w:sz w:val="20"/>
          <w:szCs w:val="20"/>
        </w:rPr>
        <w:br w:type="page"/>
      </w:r>
    </w:p>
    <w:p w14:paraId="7AD898D7" w14:textId="77777777" w:rsidR="00E82D5A" w:rsidRDefault="00E82D5A">
      <w:pPr>
        <w:rPr>
          <w:rFonts w:cs="Open Sans"/>
          <w:sz w:val="20"/>
          <w:szCs w:val="20"/>
        </w:rPr>
      </w:pPr>
    </w:p>
    <w:p w14:paraId="626C733A" w14:textId="77777777" w:rsidR="001A669F" w:rsidRDefault="001A669F" w:rsidP="0066017E">
      <w:pPr>
        <w:pStyle w:val="Heading1"/>
      </w:pPr>
      <w:bookmarkStart w:id="199" w:name="_Toc462913057"/>
      <w:commentRangeStart w:id="200"/>
      <w:commentRangeStart w:id="201"/>
      <w:r>
        <w:t>Data</w:t>
      </w:r>
      <w:r w:rsidR="00977D7E">
        <w:t xml:space="preserve"> Integration</w:t>
      </w:r>
      <w:bookmarkEnd w:id="199"/>
      <w:commentRangeEnd w:id="200"/>
      <w:r w:rsidR="00506680">
        <w:rPr>
          <w:rStyle w:val="CommentReference"/>
          <w:rFonts w:asciiTheme="majorHAnsi" w:eastAsiaTheme="minorHAnsi" w:hAnsiTheme="majorHAnsi" w:cstheme="minorBidi"/>
          <w:color w:val="auto"/>
        </w:rPr>
        <w:commentReference w:id="200"/>
      </w:r>
      <w:commentRangeEnd w:id="201"/>
      <w:r w:rsidR="00506680">
        <w:rPr>
          <w:rStyle w:val="CommentReference"/>
          <w:rFonts w:asciiTheme="majorHAnsi" w:eastAsiaTheme="minorHAnsi" w:hAnsiTheme="majorHAnsi" w:cstheme="minorBidi"/>
          <w:color w:val="auto"/>
        </w:rPr>
        <w:commentReference w:id="201"/>
      </w:r>
    </w:p>
    <w:p w14:paraId="758D7379" w14:textId="77777777" w:rsidR="003E72BD" w:rsidRDefault="0063653D">
      <w:pPr>
        <w:rPr>
          <w:rFonts w:cs="Open Sans"/>
          <w:sz w:val="20"/>
          <w:szCs w:val="20"/>
        </w:rPr>
      </w:pPr>
      <w:r>
        <w:rPr>
          <w:rFonts w:cs="Open Sans"/>
          <w:sz w:val="20"/>
          <w:szCs w:val="20"/>
        </w:rPr>
        <w:t>Two methods of Integration are available to provide data to the Secure Inventory module</w:t>
      </w:r>
      <w:del w:id="202" w:author="Shannon Stilwell" w:date="2016-09-29T18:24:00Z">
        <w:r w:rsidDel="00110540">
          <w:rPr>
            <w:rFonts w:cs="Open Sans"/>
            <w:sz w:val="20"/>
            <w:szCs w:val="20"/>
          </w:rPr>
          <w:delText xml:space="preserve">. </w:delText>
        </w:r>
      </w:del>
      <w:ins w:id="203" w:author="Shannon Stilwell" w:date="2016-09-29T18:24:00Z">
        <w:r w:rsidR="00110540">
          <w:rPr>
            <w:rFonts w:cs="Open Sans"/>
            <w:sz w:val="20"/>
            <w:szCs w:val="20"/>
          </w:rPr>
          <w:t xml:space="preserve">: either </w:t>
        </w:r>
      </w:ins>
      <w:del w:id="204" w:author="Shannon Stilwell" w:date="2016-09-29T18:24:00Z">
        <w:r w:rsidDel="00110540">
          <w:rPr>
            <w:rFonts w:cs="Open Sans"/>
            <w:sz w:val="20"/>
            <w:szCs w:val="20"/>
          </w:rPr>
          <w:delText>Thes</w:delText>
        </w:r>
      </w:del>
      <w:del w:id="205" w:author="Shannon Stilwell" w:date="2016-09-29T18:25:00Z">
        <w:r w:rsidDel="00110540">
          <w:rPr>
            <w:rFonts w:cs="Open Sans"/>
            <w:sz w:val="20"/>
            <w:szCs w:val="20"/>
          </w:rPr>
          <w:delText>e are</w:delText>
        </w:r>
      </w:del>
      <w:r>
        <w:rPr>
          <w:rFonts w:cs="Open Sans"/>
          <w:sz w:val="20"/>
          <w:szCs w:val="20"/>
        </w:rPr>
        <w:t xml:space="preserve"> batch </w:t>
      </w:r>
      <w:del w:id="206" w:author="Shannon Stilwell" w:date="2016-09-29T18:25:00Z">
        <w:r w:rsidDel="00110540">
          <w:rPr>
            <w:rFonts w:cs="Open Sans"/>
            <w:sz w:val="20"/>
            <w:szCs w:val="20"/>
          </w:rPr>
          <w:delText xml:space="preserve">and </w:delText>
        </w:r>
      </w:del>
      <w:ins w:id="207" w:author="Shannon Stilwell" w:date="2016-09-29T18:25:00Z">
        <w:r w:rsidR="00110540">
          <w:rPr>
            <w:rFonts w:cs="Open Sans"/>
            <w:sz w:val="20"/>
            <w:szCs w:val="20"/>
          </w:rPr>
          <w:t xml:space="preserve">or </w:t>
        </w:r>
      </w:ins>
      <w:r>
        <w:rPr>
          <w:rFonts w:cs="Open Sans"/>
          <w:sz w:val="20"/>
          <w:szCs w:val="20"/>
        </w:rPr>
        <w:t xml:space="preserve">real-time. </w:t>
      </w:r>
    </w:p>
    <w:p w14:paraId="4E93EF61" w14:textId="77777777" w:rsidR="001A669F" w:rsidRDefault="0063653D">
      <w:pPr>
        <w:rPr>
          <w:rFonts w:cs="Open Sans"/>
          <w:sz w:val="20"/>
          <w:szCs w:val="20"/>
        </w:rPr>
      </w:pPr>
      <w:proofErr w:type="gramStart"/>
      <w:r>
        <w:rPr>
          <w:rFonts w:cs="Open Sans"/>
          <w:sz w:val="20"/>
          <w:szCs w:val="20"/>
        </w:rPr>
        <w:t>Typically</w:t>
      </w:r>
      <w:proofErr w:type="gramEnd"/>
      <w:r>
        <w:rPr>
          <w:rFonts w:cs="Open Sans"/>
          <w:sz w:val="20"/>
          <w:szCs w:val="20"/>
        </w:rPr>
        <w:t xml:space="preserve"> a batch involves extract from the </w:t>
      </w:r>
      <w:r w:rsidR="003E72BD">
        <w:rPr>
          <w:rFonts w:cs="Open Sans"/>
          <w:sz w:val="20"/>
          <w:szCs w:val="20"/>
        </w:rPr>
        <w:t>companies’</w:t>
      </w:r>
      <w:r>
        <w:rPr>
          <w:rFonts w:cs="Open Sans"/>
          <w:sz w:val="20"/>
          <w:szCs w:val="20"/>
        </w:rPr>
        <w:t xml:space="preserve"> data warehouse</w:t>
      </w:r>
      <w:ins w:id="208" w:author="Shannon Stilwell" w:date="2016-09-29T18:25:00Z">
        <w:r w:rsidR="00110540">
          <w:rPr>
            <w:rFonts w:cs="Open Sans"/>
            <w:sz w:val="20"/>
            <w:szCs w:val="20"/>
          </w:rPr>
          <w:t>, which is</w:t>
        </w:r>
      </w:ins>
      <w:r>
        <w:rPr>
          <w:rFonts w:cs="Open Sans"/>
          <w:sz w:val="20"/>
          <w:szCs w:val="20"/>
        </w:rPr>
        <w:t xml:space="preserve"> used for all management reporting. If desired Sysrepublic can provide an integration proxy service (</w:t>
      </w:r>
      <w:r w:rsidR="003E72BD">
        <w:rPr>
          <w:rFonts w:cs="Open Sans"/>
          <w:sz w:val="20"/>
          <w:szCs w:val="20"/>
        </w:rPr>
        <w:t xml:space="preserve">using </w:t>
      </w:r>
      <w:ins w:id="209" w:author="Shannon Stilwell" w:date="2016-09-29T18:25:00Z">
        <w:r w:rsidR="00110540">
          <w:rPr>
            <w:rFonts w:cs="Open Sans"/>
            <w:sz w:val="20"/>
            <w:szCs w:val="20"/>
          </w:rPr>
          <w:t xml:space="preserve">our own </w:t>
        </w:r>
      </w:ins>
      <w:ins w:id="210" w:author="Shannon Stilwell" w:date="2016-09-29T18:26:00Z">
        <w:r w:rsidR="00110540">
          <w:rPr>
            <w:rFonts w:cs="Open Sans"/>
            <w:sz w:val="20"/>
            <w:szCs w:val="20"/>
          </w:rPr>
          <w:t xml:space="preserve">integration tool - </w:t>
        </w:r>
      </w:ins>
      <w:r w:rsidR="003E72BD">
        <w:rPr>
          <w:rFonts w:cs="Open Sans"/>
          <w:sz w:val="20"/>
          <w:szCs w:val="20"/>
        </w:rPr>
        <w:t>RTI) to subscribe to Enterprise systems that master the different data points involved in inventory management.</w:t>
      </w:r>
      <w:r w:rsidR="00D62D31">
        <w:rPr>
          <w:rFonts w:cs="Open Sans"/>
          <w:sz w:val="20"/>
          <w:szCs w:val="20"/>
        </w:rPr>
        <w:t xml:space="preserve"> </w:t>
      </w:r>
    </w:p>
    <w:p w14:paraId="1C5330FC" w14:textId="77777777" w:rsidR="00BA12B6" w:rsidRDefault="003E72BD" w:rsidP="00BA12B6">
      <w:pPr>
        <w:pStyle w:val="Caption"/>
        <w:keepNext/>
      </w:pPr>
      <w:r>
        <w:object w:dxaOrig="7709" w:dyaOrig="10285" w14:anchorId="4B83694E">
          <v:shape id="_x0000_i1029" type="#_x0000_t75" style="width:280.5pt;height:374.25pt" o:ole="">
            <v:imagedata r:id="rId20" o:title=""/>
          </v:shape>
          <o:OLEObject Type="Embed" ProgID="Visio.Drawing.15" ShapeID="_x0000_i1029" DrawAspect="Content" ObjectID="_1576555266" r:id="rId21"/>
        </w:object>
      </w:r>
    </w:p>
    <w:p w14:paraId="3E8AF7BB" w14:textId="77777777" w:rsidR="001A669F" w:rsidRDefault="00BA12B6" w:rsidP="00BA12B6">
      <w:pPr>
        <w:pStyle w:val="Caption"/>
      </w:pPr>
      <w:bookmarkStart w:id="211" w:name="_Toc463298015"/>
      <w:r>
        <w:t xml:space="preserve">Figure </w:t>
      </w:r>
      <w:fldSimple w:instr=" SEQ Figure \* ARABIC ">
        <w:ins w:id="212" w:author="Renee DeWolf" w:date="2016-09-30T12:00:00Z">
          <w:r w:rsidR="00CF122B">
            <w:rPr>
              <w:noProof/>
            </w:rPr>
            <w:t>5</w:t>
          </w:r>
        </w:ins>
        <w:del w:id="213" w:author="Renee DeWolf" w:date="2016-09-30T12:00:00Z">
          <w:r w:rsidDel="00CF122B">
            <w:rPr>
              <w:noProof/>
            </w:rPr>
            <w:delText>6</w:delText>
          </w:r>
        </w:del>
      </w:fldSimple>
      <w:r>
        <w:t xml:space="preserve"> Integration Collection Bus</w:t>
      </w:r>
      <w:bookmarkEnd w:id="211"/>
    </w:p>
    <w:p w14:paraId="744EA602" w14:textId="77777777" w:rsidR="003E72BD" w:rsidRDefault="003E72BD">
      <w:pPr>
        <w:rPr>
          <w:rFonts w:cs="Open Sans"/>
          <w:sz w:val="20"/>
          <w:szCs w:val="20"/>
        </w:rPr>
      </w:pPr>
    </w:p>
    <w:p w14:paraId="08439C35" w14:textId="77777777" w:rsidR="003E72BD" w:rsidRDefault="003E72BD">
      <w:pPr>
        <w:rPr>
          <w:rFonts w:cs="Open Sans"/>
          <w:sz w:val="20"/>
          <w:szCs w:val="20"/>
        </w:rPr>
      </w:pPr>
    </w:p>
    <w:p w14:paraId="24CC4BF0" w14:textId="77777777" w:rsidR="00CD51D0" w:rsidRDefault="00CD51D0">
      <w:pPr>
        <w:rPr>
          <w:rFonts w:cs="Open Sans"/>
          <w:sz w:val="20"/>
          <w:szCs w:val="20"/>
        </w:rPr>
      </w:pPr>
    </w:p>
    <w:p w14:paraId="4C89EFE2" w14:textId="77777777" w:rsidR="00CD51D0" w:rsidRDefault="00CD51D0">
      <w:pPr>
        <w:rPr>
          <w:rFonts w:cs="Open Sans"/>
          <w:sz w:val="20"/>
          <w:szCs w:val="20"/>
        </w:rPr>
      </w:pPr>
    </w:p>
    <w:p w14:paraId="62C485B2" w14:textId="77777777" w:rsidR="00CD51D0" w:rsidRDefault="00CD51D0">
      <w:pPr>
        <w:rPr>
          <w:rFonts w:cs="Open Sans"/>
          <w:sz w:val="20"/>
          <w:szCs w:val="20"/>
        </w:rPr>
      </w:pPr>
    </w:p>
    <w:p w14:paraId="2849DA47" w14:textId="77777777" w:rsidR="00CD51D0" w:rsidRDefault="00CD51D0">
      <w:pPr>
        <w:rPr>
          <w:rFonts w:cs="Open Sans"/>
          <w:sz w:val="20"/>
          <w:szCs w:val="20"/>
        </w:rPr>
      </w:pPr>
    </w:p>
    <w:p w14:paraId="34479CC0" w14:textId="77777777" w:rsidR="008F7B0C" w:rsidRDefault="008F7B0C" w:rsidP="008F7B0C">
      <w:pPr>
        <w:rPr>
          <w:ins w:id="214" w:author="Mr Richard P Williams" w:date="2016-10-03T22:42:00Z"/>
          <w:rFonts w:cs="Open Sans"/>
          <w:sz w:val="20"/>
          <w:szCs w:val="20"/>
        </w:rPr>
      </w:pPr>
      <w:bookmarkStart w:id="215" w:name="_Toc462913058"/>
    </w:p>
    <w:p w14:paraId="3A554C1D" w14:textId="77777777" w:rsidR="008F7B0C" w:rsidRDefault="008F7B0C" w:rsidP="008F7B0C">
      <w:pPr>
        <w:pStyle w:val="Heading1"/>
        <w:rPr>
          <w:ins w:id="216" w:author="Mr Richard P Williams" w:date="2016-10-03T22:42:00Z"/>
        </w:rPr>
      </w:pPr>
      <w:bookmarkStart w:id="217" w:name="_Toc462933721"/>
      <w:ins w:id="218" w:author="Mr Richard P Williams" w:date="2016-10-03T22:42:00Z">
        <w:r>
          <w:t>Detail Data Definitions</w:t>
        </w:r>
        <w:bookmarkEnd w:id="217"/>
      </w:ins>
    </w:p>
    <w:p w14:paraId="7555D09E" w14:textId="77777777" w:rsidR="008F7B0C" w:rsidRDefault="008F7B0C" w:rsidP="008F7B0C">
      <w:pPr>
        <w:rPr>
          <w:ins w:id="219" w:author="Mr Richard P Williams" w:date="2016-10-03T22:42:00Z"/>
          <w:rFonts w:cs="Open Sans"/>
          <w:sz w:val="20"/>
          <w:szCs w:val="20"/>
        </w:rPr>
      </w:pPr>
      <w:ins w:id="220" w:author="Mr Richard P Williams" w:date="2016-10-03T22:42:00Z">
        <w:r>
          <w:rPr>
            <w:rFonts w:cs="Open Sans"/>
            <w:sz w:val="20"/>
            <w:szCs w:val="20"/>
          </w:rPr>
          <w:t xml:space="preserve">The following covers field definitions Sysrepublic expects to see in the Inventory movement data feeds. They are not set in stone but more as a guide to primary fields needed. </w:t>
        </w:r>
      </w:ins>
    </w:p>
    <w:p w14:paraId="783146AA" w14:textId="77777777" w:rsidR="008F7B0C" w:rsidRDefault="008F7B0C" w:rsidP="008F7B0C">
      <w:pPr>
        <w:rPr>
          <w:ins w:id="221" w:author="Mr Richard P Williams" w:date="2016-10-03T22:42:00Z"/>
          <w:rFonts w:cs="Open Sans"/>
          <w:sz w:val="20"/>
          <w:szCs w:val="20"/>
        </w:rPr>
      </w:pPr>
      <w:ins w:id="222" w:author="Mr Richard P Williams" w:date="2016-10-03T22:42:00Z">
        <w:r>
          <w:rPr>
            <w:rFonts w:cs="Open Sans"/>
            <w:sz w:val="20"/>
            <w:szCs w:val="20"/>
          </w:rPr>
          <w:t xml:space="preserve">The section is broken up </w:t>
        </w:r>
        <w:del w:id="223" w:author="Richard Willaims" w:date="2016-10-10T23:47:00Z">
          <w:r w:rsidDel="002E038B">
            <w:rPr>
              <w:rFonts w:cs="Open Sans"/>
              <w:sz w:val="20"/>
              <w:szCs w:val="20"/>
            </w:rPr>
            <w:delText>int</w:delText>
          </w:r>
        </w:del>
      </w:ins>
      <w:ins w:id="224" w:author="Richard Willaims" w:date="2016-10-12T12:23:00Z">
        <w:r w:rsidR="00324287">
          <w:rPr>
            <w:rFonts w:cs="Open Sans"/>
            <w:sz w:val="20"/>
            <w:szCs w:val="20"/>
          </w:rPr>
          <w:t>into</w:t>
        </w:r>
      </w:ins>
      <w:ins w:id="225" w:author="Mr Richard P Williams" w:date="2016-10-03T22:42:00Z">
        <w:del w:id="226" w:author="Richard Willaims" w:date="2016-10-12T12:23:00Z">
          <w:r w:rsidDel="00324287">
            <w:rPr>
              <w:rFonts w:cs="Open Sans"/>
              <w:sz w:val="20"/>
              <w:szCs w:val="20"/>
            </w:rPr>
            <w:delText>o</w:delText>
          </w:r>
        </w:del>
        <w:r>
          <w:rPr>
            <w:rFonts w:cs="Open Sans"/>
            <w:sz w:val="20"/>
            <w:szCs w:val="20"/>
          </w:rPr>
          <w:t xml:space="preserve"> two sections reference and transactions. Reference covers item and location setups. Transactions covers the movement of items. </w:t>
        </w:r>
      </w:ins>
    </w:p>
    <w:p w14:paraId="1570DEF9" w14:textId="77777777" w:rsidR="008F7B0C" w:rsidRDefault="008F7B0C" w:rsidP="008F7B0C">
      <w:pPr>
        <w:rPr>
          <w:ins w:id="227" w:author="Mr Richard P Williams" w:date="2016-10-03T22:42:00Z"/>
          <w:rFonts w:cs="Open Sans"/>
          <w:sz w:val="20"/>
          <w:szCs w:val="20"/>
        </w:rPr>
      </w:pPr>
      <w:ins w:id="228" w:author="Mr Richard P Williams" w:date="2016-10-03T22:42:00Z">
        <w:r>
          <w:rPr>
            <w:rFonts w:cs="Open Sans"/>
            <w:sz w:val="20"/>
            <w:szCs w:val="20"/>
          </w:rPr>
          <w:t xml:space="preserve">Note an assumption is made that sales will come in from POS </w:t>
        </w:r>
        <w:del w:id="229" w:author="Richard Willaims" w:date="2016-10-10T23:47:00Z">
          <w:r w:rsidDel="002E038B">
            <w:rPr>
              <w:rFonts w:cs="Open Sans"/>
              <w:sz w:val="20"/>
              <w:szCs w:val="20"/>
            </w:rPr>
            <w:delText>In</w:delText>
          </w:r>
        </w:del>
      </w:ins>
      <w:ins w:id="230" w:author="Richard Willaims" w:date="2016-10-12T12:23:00Z">
        <w:r w:rsidR="00324287">
          <w:rPr>
            <w:rFonts w:cs="Open Sans"/>
            <w:sz w:val="20"/>
            <w:szCs w:val="20"/>
          </w:rPr>
          <w:t>int</w:t>
        </w:r>
      </w:ins>
      <w:ins w:id="231" w:author="Mr Richard P Williams" w:date="2016-10-03T22:42:00Z">
        <w:del w:id="232" w:author="Richard Willaims" w:date="2016-10-10T23:47:00Z">
          <w:r w:rsidDel="002E038B">
            <w:rPr>
              <w:rFonts w:cs="Open Sans"/>
              <w:sz w:val="20"/>
              <w:szCs w:val="20"/>
            </w:rPr>
            <w:delText>t</w:delText>
          </w:r>
        </w:del>
        <w:r>
          <w:rPr>
            <w:rFonts w:cs="Open Sans"/>
            <w:sz w:val="20"/>
            <w:szCs w:val="20"/>
          </w:rPr>
          <w:t>egration.</w:t>
        </w:r>
      </w:ins>
    </w:p>
    <w:p w14:paraId="2626A9A3" w14:textId="77777777" w:rsidR="008F7B0C" w:rsidRDefault="008F7B0C" w:rsidP="008F7B0C">
      <w:pPr>
        <w:pStyle w:val="Heading2"/>
        <w:rPr>
          <w:ins w:id="233" w:author="Mr Richard P Williams" w:date="2016-10-03T22:42:00Z"/>
        </w:rPr>
      </w:pPr>
      <w:bookmarkStart w:id="234" w:name="_Toc462933722"/>
      <w:ins w:id="235" w:author="Mr Richard P Williams" w:date="2016-10-03T22:42:00Z">
        <w:r>
          <w:t>Reference</w:t>
        </w:r>
        <w:bookmarkEnd w:id="234"/>
      </w:ins>
    </w:p>
    <w:p w14:paraId="34468804" w14:textId="77777777" w:rsidR="008F7B0C" w:rsidRDefault="008F7B0C" w:rsidP="008F7B0C">
      <w:pPr>
        <w:pStyle w:val="Heading3"/>
        <w:rPr>
          <w:ins w:id="236" w:author="Mr Richard P Williams" w:date="2016-10-03T22:42:00Z"/>
        </w:rPr>
      </w:pPr>
      <w:ins w:id="237" w:author="Mr Richard P Williams" w:date="2016-10-03T22:42:00Z">
        <w:r>
          <w:t>Location Hierarchy</w:t>
        </w:r>
      </w:ins>
    </w:p>
    <w:p w14:paraId="10DCC4F7" w14:textId="77777777" w:rsidR="008F7B0C" w:rsidRDefault="008F7B0C" w:rsidP="008F7B0C">
      <w:pPr>
        <w:pStyle w:val="Caption"/>
        <w:keepNext/>
        <w:rPr>
          <w:ins w:id="238" w:author="Mr Richard P Williams" w:date="2016-10-03T22:42:00Z"/>
        </w:rPr>
      </w:pPr>
      <w:bookmarkStart w:id="239" w:name="_Toc462933604"/>
      <w:bookmarkStart w:id="240" w:name="_Toc463297995"/>
      <w:ins w:id="241" w:author="Mr Richard P Williams" w:date="2016-10-03T22:42:00Z">
        <w:r>
          <w:t xml:space="preserve">Table </w:t>
        </w:r>
        <w:r>
          <w:fldChar w:fldCharType="begin"/>
        </w:r>
        <w:r>
          <w:instrText xml:space="preserve"> SEQ Table \* ARABIC </w:instrText>
        </w:r>
        <w:r>
          <w:fldChar w:fldCharType="separate"/>
        </w:r>
        <w:r>
          <w:rPr>
            <w:noProof/>
          </w:rPr>
          <w:t>3</w:t>
        </w:r>
        <w:r>
          <w:fldChar w:fldCharType="end"/>
        </w:r>
        <w:r>
          <w:t>- Location Hierarchy</w:t>
        </w:r>
        <w:bookmarkEnd w:id="239"/>
        <w:bookmarkEnd w:id="240"/>
      </w:ins>
    </w:p>
    <w:tbl>
      <w:tblPr>
        <w:tblStyle w:val="GridTable4-Accent4"/>
        <w:tblW w:w="8340" w:type="dxa"/>
        <w:tblLook w:val="04A0" w:firstRow="1" w:lastRow="0" w:firstColumn="1" w:lastColumn="0" w:noHBand="0" w:noVBand="1"/>
      </w:tblPr>
      <w:tblGrid>
        <w:gridCol w:w="2539"/>
        <w:gridCol w:w="1482"/>
        <w:gridCol w:w="4319"/>
      </w:tblGrid>
      <w:tr w:rsidR="008F7B0C" w:rsidRPr="00B61FAC" w14:paraId="2083DB6F" w14:textId="77777777" w:rsidTr="008F7B0C">
        <w:trPr>
          <w:cnfStyle w:val="100000000000" w:firstRow="1" w:lastRow="0" w:firstColumn="0" w:lastColumn="0" w:oddVBand="0" w:evenVBand="0" w:oddHBand="0" w:evenHBand="0" w:firstRowFirstColumn="0" w:firstRowLastColumn="0" w:lastRowFirstColumn="0" w:lastRowLastColumn="0"/>
          <w:trHeight w:val="780"/>
          <w:ins w:id="24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tcPr>
          <w:p w14:paraId="007D0476" w14:textId="77777777" w:rsidR="008F7B0C" w:rsidRDefault="008F7B0C" w:rsidP="008F7B0C">
            <w:pPr>
              <w:rPr>
                <w:ins w:id="243" w:author="Mr Richard P Williams" w:date="2016-10-03T22:42:00Z"/>
                <w:rFonts w:cs="Open Sans"/>
                <w:sz w:val="20"/>
                <w:szCs w:val="20"/>
              </w:rPr>
            </w:pPr>
            <w:ins w:id="244" w:author="Mr Richard P Williams" w:date="2016-10-03T22:42:00Z">
              <w:r>
                <w:rPr>
                  <w:rFonts w:cs="Open Sans"/>
                  <w:sz w:val="20"/>
                  <w:szCs w:val="20"/>
                </w:rPr>
                <w:t>Field Name</w:t>
              </w:r>
            </w:ins>
          </w:p>
        </w:tc>
        <w:tc>
          <w:tcPr>
            <w:tcW w:w="1340" w:type="dxa"/>
          </w:tcPr>
          <w:p w14:paraId="5720D658" w14:textId="77777777" w:rsidR="008F7B0C" w:rsidRPr="00B61FAC" w:rsidRDefault="008F7B0C" w:rsidP="008F7B0C">
            <w:pPr>
              <w:cnfStyle w:val="100000000000" w:firstRow="1" w:lastRow="0" w:firstColumn="0" w:lastColumn="0" w:oddVBand="0" w:evenVBand="0" w:oddHBand="0" w:evenHBand="0" w:firstRowFirstColumn="0" w:firstRowLastColumn="0" w:lastRowFirstColumn="0" w:lastRowLastColumn="0"/>
              <w:rPr>
                <w:ins w:id="245" w:author="Mr Richard P Williams" w:date="2016-10-03T22:42:00Z"/>
                <w:rFonts w:cs="Open Sans"/>
                <w:sz w:val="20"/>
                <w:szCs w:val="20"/>
              </w:rPr>
            </w:pPr>
            <w:ins w:id="246" w:author="Mr Richard P Williams" w:date="2016-10-03T22:42:00Z">
              <w:r>
                <w:rPr>
                  <w:rFonts w:cs="Open Sans"/>
                  <w:sz w:val="20"/>
                  <w:szCs w:val="20"/>
                </w:rPr>
                <w:t>Data Type</w:t>
              </w:r>
            </w:ins>
          </w:p>
        </w:tc>
        <w:tc>
          <w:tcPr>
            <w:tcW w:w="4440" w:type="dxa"/>
          </w:tcPr>
          <w:p w14:paraId="21CBBFA5" w14:textId="77777777" w:rsidR="008F7B0C" w:rsidRPr="00B61FAC" w:rsidRDefault="008F7B0C" w:rsidP="008F7B0C">
            <w:pPr>
              <w:cnfStyle w:val="100000000000" w:firstRow="1" w:lastRow="0" w:firstColumn="0" w:lastColumn="0" w:oddVBand="0" w:evenVBand="0" w:oddHBand="0" w:evenHBand="0" w:firstRowFirstColumn="0" w:firstRowLastColumn="0" w:lastRowFirstColumn="0" w:lastRowLastColumn="0"/>
              <w:rPr>
                <w:ins w:id="247" w:author="Mr Richard P Williams" w:date="2016-10-03T22:42:00Z"/>
                <w:rFonts w:cs="Open Sans"/>
                <w:sz w:val="20"/>
                <w:szCs w:val="20"/>
              </w:rPr>
            </w:pPr>
          </w:p>
        </w:tc>
      </w:tr>
      <w:tr w:rsidR="008F7B0C" w:rsidRPr="00B61FAC" w14:paraId="4E082E4C" w14:textId="77777777" w:rsidTr="008F7B0C">
        <w:trPr>
          <w:cnfStyle w:val="000000100000" w:firstRow="0" w:lastRow="0" w:firstColumn="0" w:lastColumn="0" w:oddVBand="0" w:evenVBand="0" w:oddHBand="1" w:evenHBand="0" w:firstRowFirstColumn="0" w:firstRowLastColumn="0" w:lastRowFirstColumn="0" w:lastRowLastColumn="0"/>
          <w:trHeight w:val="780"/>
          <w:ins w:id="24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7D85F787" w14:textId="77777777" w:rsidR="008F7B0C" w:rsidRPr="00B61FAC" w:rsidRDefault="008F7B0C" w:rsidP="008F7B0C">
            <w:pPr>
              <w:rPr>
                <w:ins w:id="249" w:author="Mr Richard P Williams" w:date="2016-10-03T22:42:00Z"/>
                <w:rFonts w:cs="Open Sans"/>
                <w:sz w:val="20"/>
                <w:szCs w:val="20"/>
              </w:rPr>
            </w:pPr>
            <w:ins w:id="250" w:author="Mr Richard P Williams" w:date="2016-10-03T22:42:00Z">
              <w:r>
                <w:rPr>
                  <w:rFonts w:cs="Open Sans"/>
                  <w:sz w:val="20"/>
                  <w:szCs w:val="20"/>
                </w:rPr>
                <w:t>LocationId</w:t>
              </w:r>
            </w:ins>
          </w:p>
        </w:tc>
        <w:tc>
          <w:tcPr>
            <w:tcW w:w="1340" w:type="dxa"/>
            <w:hideMark/>
          </w:tcPr>
          <w:p w14:paraId="1775FDD1"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251" w:author="Mr Richard P Williams" w:date="2016-10-03T22:42:00Z"/>
                <w:rFonts w:cs="Open Sans"/>
                <w:sz w:val="20"/>
                <w:szCs w:val="20"/>
              </w:rPr>
            </w:pPr>
            <w:ins w:id="252" w:author="Mr Richard P Williams" w:date="2016-10-03T22:42:00Z">
              <w:del w:id="253" w:author="Richard Willaims" w:date="2016-10-10T23:47:00Z">
                <w:r w:rsidRPr="00B61FAC" w:rsidDel="002E038B">
                  <w:rPr>
                    <w:rFonts w:cs="Open Sans"/>
                    <w:sz w:val="20"/>
                    <w:szCs w:val="20"/>
                  </w:rPr>
                  <w:delText>Int</w:delText>
                </w:r>
              </w:del>
            </w:ins>
            <w:ins w:id="254" w:author="Richard Willaims" w:date="2016-10-10T23:47:00Z">
              <w:r w:rsidR="002E038B">
                <w:rPr>
                  <w:rFonts w:cs="Open Sans"/>
                  <w:sz w:val="20"/>
                  <w:szCs w:val="20"/>
                </w:rPr>
                <w:t>Numeric</w:t>
              </w:r>
            </w:ins>
            <w:ins w:id="255" w:author="Mr Richard P Williams" w:date="2016-10-03T22:42:00Z">
              <w:del w:id="256" w:author="Richard Willaims" w:date="2016-10-10T23:47:00Z">
                <w:r w:rsidRPr="00B61FAC" w:rsidDel="002E038B">
                  <w:rPr>
                    <w:rFonts w:cs="Open Sans"/>
                    <w:sz w:val="20"/>
                    <w:szCs w:val="20"/>
                  </w:rPr>
                  <w:delText>eger</w:delText>
                </w:r>
              </w:del>
            </w:ins>
          </w:p>
        </w:tc>
        <w:tc>
          <w:tcPr>
            <w:tcW w:w="4440" w:type="dxa"/>
          </w:tcPr>
          <w:p w14:paraId="2496F380"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257" w:author="Mr Richard P Williams" w:date="2016-10-03T22:42:00Z"/>
                <w:rFonts w:cs="Open Sans"/>
                <w:sz w:val="20"/>
                <w:szCs w:val="20"/>
              </w:rPr>
            </w:pPr>
            <w:ins w:id="258" w:author="Mr Richard P Williams" w:date="2016-10-03T22:42:00Z">
              <w:r w:rsidRPr="00772583">
                <w:rPr>
                  <w:rFonts w:cs="Open Sans"/>
                  <w:sz w:val="20"/>
                  <w:szCs w:val="20"/>
                </w:rPr>
                <w:t xml:space="preserve">Location </w:t>
              </w:r>
              <w:r>
                <w:rPr>
                  <w:rFonts w:cs="Open Sans"/>
                  <w:sz w:val="20"/>
                  <w:szCs w:val="20"/>
                </w:rPr>
                <w:t>Identification</w:t>
              </w:r>
              <w:r w:rsidRPr="00772583">
                <w:rPr>
                  <w:rFonts w:cs="Open Sans"/>
                  <w:sz w:val="20"/>
                  <w:szCs w:val="20"/>
                </w:rPr>
                <w:t>, example Store or Warehouse</w:t>
              </w:r>
            </w:ins>
          </w:p>
        </w:tc>
      </w:tr>
      <w:tr w:rsidR="008F7B0C" w:rsidRPr="00B61FAC" w14:paraId="00561401" w14:textId="77777777" w:rsidTr="008F7B0C">
        <w:trPr>
          <w:trHeight w:val="525"/>
          <w:ins w:id="25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AE4E750" w14:textId="77777777" w:rsidR="008F7B0C" w:rsidRPr="00B61FAC" w:rsidRDefault="008F7B0C" w:rsidP="008F7B0C">
            <w:pPr>
              <w:rPr>
                <w:ins w:id="260" w:author="Mr Richard P Williams" w:date="2016-10-03T22:42:00Z"/>
                <w:rFonts w:cs="Open Sans"/>
                <w:sz w:val="20"/>
                <w:szCs w:val="20"/>
              </w:rPr>
            </w:pPr>
            <w:ins w:id="261" w:author="Mr Richard P Williams" w:date="2016-10-03T22:42:00Z">
              <w:r w:rsidRPr="00B61FAC">
                <w:rPr>
                  <w:rFonts w:cs="Open Sans"/>
                  <w:sz w:val="20"/>
                  <w:szCs w:val="20"/>
                </w:rPr>
                <w:t>Hierarchy1</w:t>
              </w:r>
            </w:ins>
          </w:p>
        </w:tc>
        <w:tc>
          <w:tcPr>
            <w:tcW w:w="1340" w:type="dxa"/>
            <w:hideMark/>
          </w:tcPr>
          <w:p w14:paraId="2A8AA967"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62" w:author="Mr Richard P Williams" w:date="2016-10-03T22:42:00Z"/>
                <w:rFonts w:cs="Open Sans"/>
                <w:sz w:val="20"/>
                <w:szCs w:val="20"/>
              </w:rPr>
            </w:pPr>
            <w:ins w:id="263" w:author="Mr Richard P Williams" w:date="2016-10-03T22:42:00Z">
              <w:r w:rsidRPr="00B61FAC">
                <w:rPr>
                  <w:rFonts w:cs="Open Sans"/>
                  <w:sz w:val="20"/>
                  <w:szCs w:val="20"/>
                </w:rPr>
                <w:t>String</w:t>
              </w:r>
            </w:ins>
          </w:p>
        </w:tc>
        <w:tc>
          <w:tcPr>
            <w:tcW w:w="4440" w:type="dxa"/>
          </w:tcPr>
          <w:p w14:paraId="249196E2"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64" w:author="Mr Richard P Williams" w:date="2016-10-03T22:42:00Z"/>
                <w:rFonts w:cs="Open Sans"/>
                <w:sz w:val="20"/>
                <w:szCs w:val="20"/>
              </w:rPr>
            </w:pPr>
            <w:ins w:id="265" w:author="Mr Richard P Williams" w:date="2016-10-03T22:42:00Z">
              <w:r>
                <w:rPr>
                  <w:rFonts w:cs="Open Sans"/>
                  <w:sz w:val="20"/>
                  <w:szCs w:val="20"/>
                </w:rPr>
                <w:t>Top level of the hierarchy. Example District Code</w:t>
              </w:r>
            </w:ins>
          </w:p>
        </w:tc>
      </w:tr>
      <w:tr w:rsidR="008F7B0C" w:rsidRPr="00B61FAC" w14:paraId="2C949DFD" w14:textId="77777777" w:rsidTr="008F7B0C">
        <w:trPr>
          <w:cnfStyle w:val="000000100000" w:firstRow="0" w:lastRow="0" w:firstColumn="0" w:lastColumn="0" w:oddVBand="0" w:evenVBand="0" w:oddHBand="1" w:evenHBand="0" w:firstRowFirstColumn="0" w:firstRowLastColumn="0" w:lastRowFirstColumn="0" w:lastRowLastColumn="0"/>
          <w:trHeight w:val="525"/>
          <w:ins w:id="26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014A0AD0" w14:textId="77777777" w:rsidR="008F7B0C" w:rsidRPr="00B61FAC" w:rsidRDefault="008F7B0C" w:rsidP="008F7B0C">
            <w:pPr>
              <w:rPr>
                <w:ins w:id="267" w:author="Mr Richard P Williams" w:date="2016-10-03T22:42:00Z"/>
                <w:rFonts w:cs="Open Sans"/>
                <w:sz w:val="20"/>
                <w:szCs w:val="20"/>
              </w:rPr>
            </w:pPr>
            <w:ins w:id="268" w:author="Mr Richard P Williams" w:date="2016-10-03T22:42:00Z">
              <w:r w:rsidRPr="00B61FAC">
                <w:rPr>
                  <w:rFonts w:cs="Open Sans"/>
                  <w:sz w:val="20"/>
                  <w:szCs w:val="20"/>
                </w:rPr>
                <w:t>Hierarchy1Description</w:t>
              </w:r>
            </w:ins>
          </w:p>
        </w:tc>
        <w:tc>
          <w:tcPr>
            <w:tcW w:w="1340" w:type="dxa"/>
            <w:hideMark/>
          </w:tcPr>
          <w:p w14:paraId="108D73A1"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269" w:author="Mr Richard P Williams" w:date="2016-10-03T22:42:00Z"/>
                <w:rFonts w:cs="Open Sans"/>
                <w:sz w:val="20"/>
                <w:szCs w:val="20"/>
              </w:rPr>
            </w:pPr>
            <w:ins w:id="270" w:author="Mr Richard P Williams" w:date="2016-10-03T22:42:00Z">
              <w:r w:rsidRPr="00B61FAC">
                <w:rPr>
                  <w:rFonts w:cs="Open Sans"/>
                  <w:sz w:val="20"/>
                  <w:szCs w:val="20"/>
                </w:rPr>
                <w:t>String</w:t>
              </w:r>
            </w:ins>
          </w:p>
        </w:tc>
        <w:tc>
          <w:tcPr>
            <w:tcW w:w="4440" w:type="dxa"/>
          </w:tcPr>
          <w:p w14:paraId="1D99B3D4"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271" w:author="Mr Richard P Williams" w:date="2016-10-03T22:42:00Z"/>
                <w:rFonts w:cs="Open Sans"/>
                <w:sz w:val="20"/>
                <w:szCs w:val="20"/>
              </w:rPr>
            </w:pPr>
            <w:ins w:id="272" w:author="Mr Richard P Williams" w:date="2016-10-03T22:42:00Z">
              <w:r>
                <w:rPr>
                  <w:rFonts w:cs="Open Sans"/>
                  <w:sz w:val="20"/>
                  <w:szCs w:val="20"/>
                </w:rPr>
                <w:t>Top level of the hierarchy description. Example District Name</w:t>
              </w:r>
            </w:ins>
          </w:p>
        </w:tc>
      </w:tr>
      <w:tr w:rsidR="008F7B0C" w:rsidRPr="00B61FAC" w14:paraId="4D527DBF" w14:textId="77777777" w:rsidTr="008F7B0C">
        <w:trPr>
          <w:trHeight w:val="565"/>
          <w:ins w:id="27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5C7DC1CF" w14:textId="77777777" w:rsidR="008F7B0C" w:rsidRPr="00B61FAC" w:rsidRDefault="008F7B0C" w:rsidP="008F7B0C">
            <w:pPr>
              <w:rPr>
                <w:ins w:id="274" w:author="Mr Richard P Williams" w:date="2016-10-03T22:42:00Z"/>
                <w:rFonts w:cs="Open Sans"/>
                <w:sz w:val="20"/>
                <w:szCs w:val="20"/>
              </w:rPr>
            </w:pPr>
            <w:ins w:id="275" w:author="Mr Richard P Williams" w:date="2016-10-03T22:42:00Z">
              <w:r w:rsidRPr="00B61FAC">
                <w:rPr>
                  <w:rFonts w:cs="Open Sans"/>
                  <w:sz w:val="20"/>
                  <w:szCs w:val="20"/>
                </w:rPr>
                <w:t>Hierarchy2</w:t>
              </w:r>
            </w:ins>
          </w:p>
        </w:tc>
        <w:tc>
          <w:tcPr>
            <w:tcW w:w="1340" w:type="dxa"/>
            <w:hideMark/>
          </w:tcPr>
          <w:p w14:paraId="5F81064D"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76" w:author="Mr Richard P Williams" w:date="2016-10-03T22:42:00Z"/>
                <w:rFonts w:cs="Open Sans"/>
                <w:sz w:val="20"/>
                <w:szCs w:val="20"/>
              </w:rPr>
            </w:pPr>
            <w:ins w:id="277" w:author="Mr Richard P Williams" w:date="2016-10-03T22:42:00Z">
              <w:r w:rsidRPr="00B61FAC">
                <w:rPr>
                  <w:rFonts w:cs="Open Sans"/>
                  <w:sz w:val="20"/>
                  <w:szCs w:val="20"/>
                </w:rPr>
                <w:t>String</w:t>
              </w:r>
            </w:ins>
          </w:p>
        </w:tc>
        <w:tc>
          <w:tcPr>
            <w:tcW w:w="4440" w:type="dxa"/>
          </w:tcPr>
          <w:p w14:paraId="73DBAB96"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78" w:author="Mr Richard P Williams" w:date="2016-10-03T22:42:00Z"/>
                <w:rFonts w:cs="Open Sans"/>
                <w:sz w:val="20"/>
                <w:szCs w:val="20"/>
              </w:rPr>
            </w:pPr>
            <w:ins w:id="279" w:author="Mr Richard P Williams" w:date="2016-10-03T22:42:00Z">
              <w:r>
                <w:rPr>
                  <w:rFonts w:cs="Open Sans"/>
                  <w:sz w:val="20"/>
                  <w:szCs w:val="20"/>
                </w:rPr>
                <w:t>Next Level down. Example Region Code</w:t>
              </w:r>
            </w:ins>
          </w:p>
        </w:tc>
      </w:tr>
      <w:tr w:rsidR="008F7B0C" w:rsidRPr="00B61FAC" w14:paraId="1A1EFA89" w14:textId="77777777" w:rsidTr="008F7B0C">
        <w:trPr>
          <w:cnfStyle w:val="000000100000" w:firstRow="0" w:lastRow="0" w:firstColumn="0" w:lastColumn="0" w:oddVBand="0" w:evenVBand="0" w:oddHBand="1" w:evenHBand="0" w:firstRowFirstColumn="0" w:firstRowLastColumn="0" w:lastRowFirstColumn="0" w:lastRowLastColumn="0"/>
          <w:trHeight w:val="525"/>
          <w:ins w:id="28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70AEE3B9" w14:textId="77777777" w:rsidR="008F7B0C" w:rsidRPr="00B61FAC" w:rsidRDefault="008F7B0C" w:rsidP="008F7B0C">
            <w:pPr>
              <w:rPr>
                <w:ins w:id="281" w:author="Mr Richard P Williams" w:date="2016-10-03T22:42:00Z"/>
                <w:rFonts w:cs="Open Sans"/>
                <w:sz w:val="20"/>
                <w:szCs w:val="20"/>
              </w:rPr>
            </w:pPr>
            <w:ins w:id="282" w:author="Mr Richard P Williams" w:date="2016-10-03T22:42:00Z">
              <w:r w:rsidRPr="00B61FAC">
                <w:rPr>
                  <w:rFonts w:cs="Open Sans"/>
                  <w:sz w:val="20"/>
                  <w:szCs w:val="20"/>
                </w:rPr>
                <w:t>Hierarchy2Description</w:t>
              </w:r>
            </w:ins>
          </w:p>
        </w:tc>
        <w:tc>
          <w:tcPr>
            <w:tcW w:w="1340" w:type="dxa"/>
            <w:hideMark/>
          </w:tcPr>
          <w:p w14:paraId="00631A29"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283" w:author="Mr Richard P Williams" w:date="2016-10-03T22:42:00Z"/>
                <w:rFonts w:cs="Open Sans"/>
                <w:sz w:val="20"/>
                <w:szCs w:val="20"/>
              </w:rPr>
            </w:pPr>
            <w:ins w:id="284" w:author="Mr Richard P Williams" w:date="2016-10-03T22:42:00Z">
              <w:r w:rsidRPr="00B61FAC">
                <w:rPr>
                  <w:rFonts w:cs="Open Sans"/>
                  <w:sz w:val="20"/>
                  <w:szCs w:val="20"/>
                </w:rPr>
                <w:t>String</w:t>
              </w:r>
            </w:ins>
          </w:p>
        </w:tc>
        <w:tc>
          <w:tcPr>
            <w:tcW w:w="4440" w:type="dxa"/>
          </w:tcPr>
          <w:p w14:paraId="74EF4460"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285" w:author="Mr Richard P Williams" w:date="2016-10-03T22:42:00Z"/>
                <w:rFonts w:cs="Open Sans"/>
                <w:sz w:val="20"/>
                <w:szCs w:val="20"/>
              </w:rPr>
            </w:pPr>
            <w:ins w:id="286" w:author="Mr Richard P Williams" w:date="2016-10-03T22:42:00Z">
              <w:r>
                <w:rPr>
                  <w:rFonts w:cs="Open Sans"/>
                  <w:sz w:val="20"/>
                  <w:szCs w:val="20"/>
                </w:rPr>
                <w:t>Next Level down. Example Region Name</w:t>
              </w:r>
            </w:ins>
          </w:p>
        </w:tc>
      </w:tr>
      <w:tr w:rsidR="008F7B0C" w:rsidRPr="00B61FAC" w14:paraId="7C369DE1" w14:textId="77777777" w:rsidTr="008F7B0C">
        <w:trPr>
          <w:trHeight w:val="525"/>
          <w:ins w:id="28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317E0B99" w14:textId="77777777" w:rsidR="008F7B0C" w:rsidRPr="00B61FAC" w:rsidRDefault="008F7B0C" w:rsidP="008F7B0C">
            <w:pPr>
              <w:rPr>
                <w:ins w:id="288" w:author="Mr Richard P Williams" w:date="2016-10-03T22:42:00Z"/>
                <w:rFonts w:cs="Open Sans"/>
                <w:sz w:val="20"/>
                <w:szCs w:val="20"/>
              </w:rPr>
            </w:pPr>
            <w:ins w:id="289" w:author="Mr Richard P Williams" w:date="2016-10-03T22:42:00Z">
              <w:r w:rsidRPr="00B61FAC">
                <w:rPr>
                  <w:rFonts w:cs="Open Sans"/>
                  <w:sz w:val="20"/>
                  <w:szCs w:val="20"/>
                </w:rPr>
                <w:t>Hierarchy3</w:t>
              </w:r>
            </w:ins>
          </w:p>
        </w:tc>
        <w:tc>
          <w:tcPr>
            <w:tcW w:w="1340" w:type="dxa"/>
            <w:hideMark/>
          </w:tcPr>
          <w:p w14:paraId="4B8FBE67"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90" w:author="Mr Richard P Williams" w:date="2016-10-03T22:42:00Z"/>
                <w:rFonts w:cs="Open Sans"/>
                <w:sz w:val="20"/>
                <w:szCs w:val="20"/>
              </w:rPr>
            </w:pPr>
            <w:ins w:id="291" w:author="Mr Richard P Williams" w:date="2016-10-03T22:42:00Z">
              <w:r w:rsidRPr="00B61FAC">
                <w:rPr>
                  <w:rFonts w:cs="Open Sans"/>
                  <w:sz w:val="20"/>
                  <w:szCs w:val="20"/>
                </w:rPr>
                <w:t>String</w:t>
              </w:r>
            </w:ins>
          </w:p>
        </w:tc>
        <w:tc>
          <w:tcPr>
            <w:tcW w:w="4440" w:type="dxa"/>
            <w:vMerge w:val="restart"/>
          </w:tcPr>
          <w:p w14:paraId="64885CBE"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92" w:author="Mr Richard P Williams" w:date="2016-10-03T22:42:00Z"/>
                <w:rFonts w:cs="Open Sans"/>
                <w:sz w:val="20"/>
                <w:szCs w:val="20"/>
              </w:rPr>
            </w:pPr>
            <w:ins w:id="293" w:author="Mr Richard P Williams" w:date="2016-10-03T22:42:00Z">
              <w:r>
                <w:rPr>
                  <w:rFonts w:cs="Open Sans"/>
                  <w:sz w:val="20"/>
                  <w:szCs w:val="20"/>
                </w:rPr>
                <w:t>Keep filling in until all levels of location hierarchy applicable are filled in.  Leave Blank if n/a.</w:t>
              </w:r>
            </w:ins>
          </w:p>
          <w:p w14:paraId="5E5AD15E"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94" w:author="Mr Richard P Williams" w:date="2016-10-03T22:42:00Z"/>
                <w:rFonts w:cs="Open Sans"/>
                <w:sz w:val="20"/>
                <w:szCs w:val="20"/>
              </w:rPr>
            </w:pPr>
          </w:p>
          <w:p w14:paraId="5D1EF603"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95" w:author="Mr Richard P Williams" w:date="2016-10-03T22:42:00Z"/>
                <w:rFonts w:cs="Open Sans"/>
                <w:sz w:val="20"/>
                <w:szCs w:val="20"/>
              </w:rPr>
            </w:pPr>
          </w:p>
          <w:p w14:paraId="07D0BC64"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96" w:author="Mr Richard P Williams" w:date="2016-10-03T22:42:00Z"/>
                <w:rFonts w:cs="Open Sans"/>
                <w:sz w:val="20"/>
                <w:szCs w:val="20"/>
              </w:rPr>
            </w:pPr>
          </w:p>
          <w:p w14:paraId="6DD7FFFF"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97" w:author="Mr Richard P Williams" w:date="2016-10-03T22:42:00Z"/>
                <w:rFonts w:cs="Open Sans"/>
                <w:sz w:val="20"/>
                <w:szCs w:val="20"/>
              </w:rPr>
            </w:pPr>
          </w:p>
          <w:p w14:paraId="1284D845"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98" w:author="Mr Richard P Williams" w:date="2016-10-03T22:42:00Z"/>
                <w:rFonts w:cs="Open Sans"/>
                <w:sz w:val="20"/>
                <w:szCs w:val="20"/>
              </w:rPr>
            </w:pPr>
          </w:p>
          <w:p w14:paraId="0D6981A5"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299" w:author="Mr Richard P Williams" w:date="2016-10-03T22:42:00Z"/>
                <w:rFonts w:cs="Open Sans"/>
                <w:sz w:val="20"/>
                <w:szCs w:val="20"/>
              </w:rPr>
            </w:pPr>
          </w:p>
          <w:p w14:paraId="239F61B9"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00" w:author="Mr Richard P Williams" w:date="2016-10-03T22:42:00Z"/>
                <w:rFonts w:cs="Open Sans"/>
                <w:sz w:val="20"/>
                <w:szCs w:val="20"/>
              </w:rPr>
            </w:pPr>
          </w:p>
          <w:p w14:paraId="3474B453"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01" w:author="Mr Richard P Williams" w:date="2016-10-03T22:42:00Z"/>
                <w:rFonts w:cs="Open Sans"/>
                <w:sz w:val="20"/>
                <w:szCs w:val="20"/>
              </w:rPr>
            </w:pPr>
          </w:p>
        </w:tc>
      </w:tr>
      <w:tr w:rsidR="008F7B0C" w:rsidRPr="00B61FAC" w14:paraId="74EB169E" w14:textId="77777777" w:rsidTr="008F7B0C">
        <w:trPr>
          <w:cnfStyle w:val="000000100000" w:firstRow="0" w:lastRow="0" w:firstColumn="0" w:lastColumn="0" w:oddVBand="0" w:evenVBand="0" w:oddHBand="1" w:evenHBand="0" w:firstRowFirstColumn="0" w:firstRowLastColumn="0" w:lastRowFirstColumn="0" w:lastRowLastColumn="0"/>
          <w:trHeight w:val="525"/>
          <w:ins w:id="30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5653B6C0" w14:textId="77777777" w:rsidR="008F7B0C" w:rsidRPr="00B61FAC" w:rsidRDefault="008F7B0C" w:rsidP="008F7B0C">
            <w:pPr>
              <w:rPr>
                <w:ins w:id="303" w:author="Mr Richard P Williams" w:date="2016-10-03T22:42:00Z"/>
                <w:rFonts w:cs="Open Sans"/>
                <w:sz w:val="20"/>
                <w:szCs w:val="20"/>
              </w:rPr>
            </w:pPr>
            <w:ins w:id="304" w:author="Mr Richard P Williams" w:date="2016-10-03T22:42:00Z">
              <w:r w:rsidRPr="00B61FAC">
                <w:rPr>
                  <w:rFonts w:cs="Open Sans"/>
                  <w:sz w:val="20"/>
                  <w:szCs w:val="20"/>
                </w:rPr>
                <w:t>Hierarchy3Description</w:t>
              </w:r>
            </w:ins>
          </w:p>
        </w:tc>
        <w:tc>
          <w:tcPr>
            <w:tcW w:w="1340" w:type="dxa"/>
            <w:hideMark/>
          </w:tcPr>
          <w:p w14:paraId="6496C0E2"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05" w:author="Mr Richard P Williams" w:date="2016-10-03T22:42:00Z"/>
                <w:rFonts w:cs="Open Sans"/>
                <w:sz w:val="20"/>
                <w:szCs w:val="20"/>
              </w:rPr>
            </w:pPr>
            <w:ins w:id="306" w:author="Mr Richard P Williams" w:date="2016-10-03T22:42:00Z">
              <w:r w:rsidRPr="00B61FAC">
                <w:rPr>
                  <w:rFonts w:cs="Open Sans"/>
                  <w:sz w:val="20"/>
                  <w:szCs w:val="20"/>
                </w:rPr>
                <w:t>String</w:t>
              </w:r>
            </w:ins>
          </w:p>
        </w:tc>
        <w:tc>
          <w:tcPr>
            <w:tcW w:w="4440" w:type="dxa"/>
            <w:vMerge/>
          </w:tcPr>
          <w:p w14:paraId="067295D7"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07" w:author="Mr Richard P Williams" w:date="2016-10-03T22:42:00Z"/>
                <w:rFonts w:cs="Open Sans"/>
                <w:sz w:val="20"/>
                <w:szCs w:val="20"/>
              </w:rPr>
            </w:pPr>
          </w:p>
        </w:tc>
      </w:tr>
      <w:tr w:rsidR="008F7B0C" w:rsidRPr="00B61FAC" w14:paraId="739D22A8" w14:textId="77777777" w:rsidTr="008F7B0C">
        <w:trPr>
          <w:trHeight w:val="525"/>
          <w:ins w:id="30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79CFB078" w14:textId="77777777" w:rsidR="008F7B0C" w:rsidRPr="00B61FAC" w:rsidRDefault="008F7B0C" w:rsidP="008F7B0C">
            <w:pPr>
              <w:rPr>
                <w:ins w:id="309" w:author="Mr Richard P Williams" w:date="2016-10-03T22:42:00Z"/>
                <w:rFonts w:cs="Open Sans"/>
                <w:sz w:val="20"/>
                <w:szCs w:val="20"/>
              </w:rPr>
            </w:pPr>
            <w:ins w:id="310" w:author="Mr Richard P Williams" w:date="2016-10-03T22:42:00Z">
              <w:r w:rsidRPr="00B61FAC">
                <w:rPr>
                  <w:rFonts w:cs="Open Sans"/>
                  <w:sz w:val="20"/>
                  <w:szCs w:val="20"/>
                </w:rPr>
                <w:t>Hierarchy4</w:t>
              </w:r>
            </w:ins>
          </w:p>
        </w:tc>
        <w:tc>
          <w:tcPr>
            <w:tcW w:w="1340" w:type="dxa"/>
            <w:hideMark/>
          </w:tcPr>
          <w:p w14:paraId="2FB1DC36"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11" w:author="Mr Richard P Williams" w:date="2016-10-03T22:42:00Z"/>
                <w:rFonts w:cs="Open Sans"/>
                <w:sz w:val="20"/>
                <w:szCs w:val="20"/>
              </w:rPr>
            </w:pPr>
            <w:ins w:id="312" w:author="Mr Richard P Williams" w:date="2016-10-03T22:42:00Z">
              <w:r w:rsidRPr="00B61FAC">
                <w:rPr>
                  <w:rFonts w:cs="Open Sans"/>
                  <w:sz w:val="20"/>
                  <w:szCs w:val="20"/>
                </w:rPr>
                <w:t>String</w:t>
              </w:r>
            </w:ins>
          </w:p>
        </w:tc>
        <w:tc>
          <w:tcPr>
            <w:tcW w:w="4440" w:type="dxa"/>
            <w:vMerge/>
          </w:tcPr>
          <w:p w14:paraId="5559DDC1"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13" w:author="Mr Richard P Williams" w:date="2016-10-03T22:42:00Z"/>
                <w:rFonts w:cs="Open Sans"/>
                <w:sz w:val="20"/>
                <w:szCs w:val="20"/>
              </w:rPr>
            </w:pPr>
          </w:p>
        </w:tc>
      </w:tr>
      <w:tr w:rsidR="008F7B0C" w:rsidRPr="00B61FAC" w14:paraId="2A983BB6" w14:textId="77777777" w:rsidTr="008F7B0C">
        <w:trPr>
          <w:cnfStyle w:val="000000100000" w:firstRow="0" w:lastRow="0" w:firstColumn="0" w:lastColumn="0" w:oddVBand="0" w:evenVBand="0" w:oddHBand="1" w:evenHBand="0" w:firstRowFirstColumn="0" w:firstRowLastColumn="0" w:lastRowFirstColumn="0" w:lastRowLastColumn="0"/>
          <w:trHeight w:val="525"/>
          <w:ins w:id="31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6E47764C" w14:textId="77777777" w:rsidR="008F7B0C" w:rsidRPr="00B61FAC" w:rsidRDefault="008F7B0C" w:rsidP="008F7B0C">
            <w:pPr>
              <w:rPr>
                <w:ins w:id="315" w:author="Mr Richard P Williams" w:date="2016-10-03T22:42:00Z"/>
                <w:rFonts w:cs="Open Sans"/>
                <w:sz w:val="20"/>
                <w:szCs w:val="20"/>
              </w:rPr>
            </w:pPr>
            <w:ins w:id="316" w:author="Mr Richard P Williams" w:date="2016-10-03T22:42:00Z">
              <w:r w:rsidRPr="00B61FAC">
                <w:rPr>
                  <w:rFonts w:cs="Open Sans"/>
                  <w:sz w:val="20"/>
                  <w:szCs w:val="20"/>
                </w:rPr>
                <w:t>Hierarchy4Description</w:t>
              </w:r>
            </w:ins>
          </w:p>
        </w:tc>
        <w:tc>
          <w:tcPr>
            <w:tcW w:w="1340" w:type="dxa"/>
            <w:hideMark/>
          </w:tcPr>
          <w:p w14:paraId="469237C5"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17" w:author="Mr Richard P Williams" w:date="2016-10-03T22:42:00Z"/>
                <w:rFonts w:cs="Open Sans"/>
                <w:sz w:val="20"/>
                <w:szCs w:val="20"/>
              </w:rPr>
            </w:pPr>
            <w:ins w:id="318" w:author="Mr Richard P Williams" w:date="2016-10-03T22:42:00Z">
              <w:r w:rsidRPr="00B61FAC">
                <w:rPr>
                  <w:rFonts w:cs="Open Sans"/>
                  <w:sz w:val="20"/>
                  <w:szCs w:val="20"/>
                </w:rPr>
                <w:t>String</w:t>
              </w:r>
            </w:ins>
          </w:p>
        </w:tc>
        <w:tc>
          <w:tcPr>
            <w:tcW w:w="4440" w:type="dxa"/>
            <w:vMerge/>
          </w:tcPr>
          <w:p w14:paraId="72726BA3"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19" w:author="Mr Richard P Williams" w:date="2016-10-03T22:42:00Z"/>
                <w:rFonts w:cs="Open Sans"/>
                <w:sz w:val="20"/>
                <w:szCs w:val="20"/>
              </w:rPr>
            </w:pPr>
          </w:p>
        </w:tc>
      </w:tr>
      <w:tr w:rsidR="008F7B0C" w:rsidRPr="00B61FAC" w14:paraId="322E23C5" w14:textId="77777777" w:rsidTr="008F7B0C">
        <w:trPr>
          <w:trHeight w:val="525"/>
          <w:ins w:id="32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D377362" w14:textId="77777777" w:rsidR="008F7B0C" w:rsidRPr="00B61FAC" w:rsidRDefault="008F7B0C" w:rsidP="008F7B0C">
            <w:pPr>
              <w:rPr>
                <w:ins w:id="321" w:author="Mr Richard P Williams" w:date="2016-10-03T22:42:00Z"/>
                <w:rFonts w:cs="Open Sans"/>
                <w:sz w:val="20"/>
                <w:szCs w:val="20"/>
              </w:rPr>
            </w:pPr>
            <w:ins w:id="322" w:author="Mr Richard P Williams" w:date="2016-10-03T22:42:00Z">
              <w:r w:rsidRPr="00B61FAC">
                <w:rPr>
                  <w:rFonts w:cs="Open Sans"/>
                  <w:sz w:val="20"/>
                  <w:szCs w:val="20"/>
                </w:rPr>
                <w:t>Hierarchy5</w:t>
              </w:r>
            </w:ins>
          </w:p>
        </w:tc>
        <w:tc>
          <w:tcPr>
            <w:tcW w:w="1340" w:type="dxa"/>
            <w:hideMark/>
          </w:tcPr>
          <w:p w14:paraId="43524E45"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23" w:author="Mr Richard P Williams" w:date="2016-10-03T22:42:00Z"/>
                <w:rFonts w:cs="Open Sans"/>
                <w:sz w:val="20"/>
                <w:szCs w:val="20"/>
              </w:rPr>
            </w:pPr>
            <w:ins w:id="324" w:author="Mr Richard P Williams" w:date="2016-10-03T22:42:00Z">
              <w:r w:rsidRPr="00B61FAC">
                <w:rPr>
                  <w:rFonts w:cs="Open Sans"/>
                  <w:sz w:val="20"/>
                  <w:szCs w:val="20"/>
                </w:rPr>
                <w:t>String</w:t>
              </w:r>
            </w:ins>
          </w:p>
        </w:tc>
        <w:tc>
          <w:tcPr>
            <w:tcW w:w="4440" w:type="dxa"/>
            <w:vMerge/>
          </w:tcPr>
          <w:p w14:paraId="47917479"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25" w:author="Mr Richard P Williams" w:date="2016-10-03T22:42:00Z"/>
                <w:rFonts w:cs="Open Sans"/>
                <w:sz w:val="20"/>
                <w:szCs w:val="20"/>
              </w:rPr>
            </w:pPr>
          </w:p>
        </w:tc>
      </w:tr>
      <w:tr w:rsidR="008F7B0C" w:rsidRPr="00B61FAC" w14:paraId="0593EECE" w14:textId="77777777" w:rsidTr="008F7B0C">
        <w:trPr>
          <w:cnfStyle w:val="000000100000" w:firstRow="0" w:lastRow="0" w:firstColumn="0" w:lastColumn="0" w:oddVBand="0" w:evenVBand="0" w:oddHBand="1" w:evenHBand="0" w:firstRowFirstColumn="0" w:firstRowLastColumn="0" w:lastRowFirstColumn="0" w:lastRowLastColumn="0"/>
          <w:trHeight w:val="525"/>
          <w:ins w:id="32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F1EFFEE" w14:textId="77777777" w:rsidR="008F7B0C" w:rsidRPr="00B61FAC" w:rsidRDefault="008F7B0C" w:rsidP="008F7B0C">
            <w:pPr>
              <w:rPr>
                <w:ins w:id="327" w:author="Mr Richard P Williams" w:date="2016-10-03T22:42:00Z"/>
                <w:rFonts w:cs="Open Sans"/>
                <w:sz w:val="20"/>
                <w:szCs w:val="20"/>
              </w:rPr>
            </w:pPr>
            <w:ins w:id="328" w:author="Mr Richard P Williams" w:date="2016-10-03T22:42:00Z">
              <w:r w:rsidRPr="00B61FAC">
                <w:rPr>
                  <w:rFonts w:cs="Open Sans"/>
                  <w:sz w:val="20"/>
                  <w:szCs w:val="20"/>
                </w:rPr>
                <w:t>Hierarchy5Description</w:t>
              </w:r>
            </w:ins>
          </w:p>
        </w:tc>
        <w:tc>
          <w:tcPr>
            <w:tcW w:w="1340" w:type="dxa"/>
            <w:hideMark/>
          </w:tcPr>
          <w:p w14:paraId="534D0C40"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29" w:author="Mr Richard P Williams" w:date="2016-10-03T22:42:00Z"/>
                <w:rFonts w:cs="Open Sans"/>
                <w:sz w:val="20"/>
                <w:szCs w:val="20"/>
              </w:rPr>
            </w:pPr>
            <w:ins w:id="330" w:author="Mr Richard P Williams" w:date="2016-10-03T22:42:00Z">
              <w:r w:rsidRPr="00B61FAC">
                <w:rPr>
                  <w:rFonts w:cs="Open Sans"/>
                  <w:sz w:val="20"/>
                  <w:szCs w:val="20"/>
                </w:rPr>
                <w:t>String</w:t>
              </w:r>
            </w:ins>
          </w:p>
        </w:tc>
        <w:tc>
          <w:tcPr>
            <w:tcW w:w="4440" w:type="dxa"/>
            <w:vMerge/>
          </w:tcPr>
          <w:p w14:paraId="4DDBD555"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31" w:author="Mr Richard P Williams" w:date="2016-10-03T22:42:00Z"/>
                <w:rFonts w:cs="Open Sans"/>
                <w:sz w:val="20"/>
                <w:szCs w:val="20"/>
              </w:rPr>
            </w:pPr>
          </w:p>
        </w:tc>
      </w:tr>
      <w:tr w:rsidR="008F7B0C" w:rsidRPr="00B61FAC" w14:paraId="35087702" w14:textId="77777777" w:rsidTr="008F7B0C">
        <w:trPr>
          <w:trHeight w:val="525"/>
          <w:ins w:id="33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173D0EE8" w14:textId="77777777" w:rsidR="008F7B0C" w:rsidRPr="00B61FAC" w:rsidRDefault="008F7B0C" w:rsidP="008F7B0C">
            <w:pPr>
              <w:rPr>
                <w:ins w:id="333" w:author="Mr Richard P Williams" w:date="2016-10-03T22:42:00Z"/>
                <w:rFonts w:cs="Open Sans"/>
                <w:sz w:val="20"/>
                <w:szCs w:val="20"/>
              </w:rPr>
            </w:pPr>
            <w:ins w:id="334" w:author="Mr Richard P Williams" w:date="2016-10-03T22:42:00Z">
              <w:r w:rsidRPr="00B61FAC">
                <w:rPr>
                  <w:rFonts w:cs="Open Sans"/>
                  <w:sz w:val="20"/>
                  <w:szCs w:val="20"/>
                </w:rPr>
                <w:t>Hierarchy6</w:t>
              </w:r>
            </w:ins>
          </w:p>
        </w:tc>
        <w:tc>
          <w:tcPr>
            <w:tcW w:w="1340" w:type="dxa"/>
            <w:hideMark/>
          </w:tcPr>
          <w:p w14:paraId="1C71AB5B"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35" w:author="Mr Richard P Williams" w:date="2016-10-03T22:42:00Z"/>
                <w:rFonts w:cs="Open Sans"/>
                <w:sz w:val="20"/>
                <w:szCs w:val="20"/>
              </w:rPr>
            </w:pPr>
            <w:ins w:id="336" w:author="Mr Richard P Williams" w:date="2016-10-03T22:42:00Z">
              <w:r w:rsidRPr="00B61FAC">
                <w:rPr>
                  <w:rFonts w:cs="Open Sans"/>
                  <w:sz w:val="20"/>
                  <w:szCs w:val="20"/>
                </w:rPr>
                <w:t>String</w:t>
              </w:r>
            </w:ins>
          </w:p>
        </w:tc>
        <w:tc>
          <w:tcPr>
            <w:tcW w:w="4440" w:type="dxa"/>
            <w:vMerge/>
          </w:tcPr>
          <w:p w14:paraId="4FC78A10"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37" w:author="Mr Richard P Williams" w:date="2016-10-03T22:42:00Z"/>
                <w:rFonts w:cs="Open Sans"/>
                <w:sz w:val="20"/>
                <w:szCs w:val="20"/>
              </w:rPr>
            </w:pPr>
          </w:p>
        </w:tc>
      </w:tr>
      <w:tr w:rsidR="008F7B0C" w:rsidRPr="00B61FAC" w14:paraId="5CE5FD33" w14:textId="77777777" w:rsidTr="008F7B0C">
        <w:trPr>
          <w:cnfStyle w:val="000000100000" w:firstRow="0" w:lastRow="0" w:firstColumn="0" w:lastColumn="0" w:oddVBand="0" w:evenVBand="0" w:oddHBand="1" w:evenHBand="0" w:firstRowFirstColumn="0" w:firstRowLastColumn="0" w:lastRowFirstColumn="0" w:lastRowLastColumn="0"/>
          <w:trHeight w:val="525"/>
          <w:ins w:id="33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0CA507C" w14:textId="77777777" w:rsidR="008F7B0C" w:rsidRPr="00B61FAC" w:rsidRDefault="008F7B0C" w:rsidP="008F7B0C">
            <w:pPr>
              <w:rPr>
                <w:ins w:id="339" w:author="Mr Richard P Williams" w:date="2016-10-03T22:42:00Z"/>
                <w:rFonts w:cs="Open Sans"/>
                <w:sz w:val="20"/>
                <w:szCs w:val="20"/>
              </w:rPr>
            </w:pPr>
            <w:ins w:id="340" w:author="Mr Richard P Williams" w:date="2016-10-03T22:42:00Z">
              <w:r w:rsidRPr="00B61FAC">
                <w:rPr>
                  <w:rFonts w:cs="Open Sans"/>
                  <w:sz w:val="20"/>
                  <w:szCs w:val="20"/>
                </w:rPr>
                <w:t>Hierarchy6Description</w:t>
              </w:r>
            </w:ins>
          </w:p>
        </w:tc>
        <w:tc>
          <w:tcPr>
            <w:tcW w:w="1340" w:type="dxa"/>
            <w:hideMark/>
          </w:tcPr>
          <w:p w14:paraId="0C7E66D6"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41" w:author="Mr Richard P Williams" w:date="2016-10-03T22:42:00Z"/>
                <w:rFonts w:cs="Open Sans"/>
                <w:sz w:val="20"/>
                <w:szCs w:val="20"/>
              </w:rPr>
            </w:pPr>
            <w:ins w:id="342" w:author="Mr Richard P Williams" w:date="2016-10-03T22:42:00Z">
              <w:r w:rsidRPr="00B61FAC">
                <w:rPr>
                  <w:rFonts w:cs="Open Sans"/>
                  <w:sz w:val="20"/>
                  <w:szCs w:val="20"/>
                </w:rPr>
                <w:t>String</w:t>
              </w:r>
            </w:ins>
          </w:p>
        </w:tc>
        <w:tc>
          <w:tcPr>
            <w:tcW w:w="4440" w:type="dxa"/>
            <w:vMerge/>
          </w:tcPr>
          <w:p w14:paraId="683BE5A6"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43" w:author="Mr Richard P Williams" w:date="2016-10-03T22:42:00Z"/>
                <w:rFonts w:cs="Open Sans"/>
                <w:sz w:val="20"/>
                <w:szCs w:val="20"/>
              </w:rPr>
            </w:pPr>
          </w:p>
        </w:tc>
      </w:tr>
      <w:tr w:rsidR="008F7B0C" w:rsidRPr="00B61FAC" w14:paraId="2635AAA7" w14:textId="77777777" w:rsidTr="008F7B0C">
        <w:trPr>
          <w:trHeight w:val="525"/>
          <w:ins w:id="34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7E2F7CF1" w14:textId="77777777" w:rsidR="008F7B0C" w:rsidRPr="00B61FAC" w:rsidRDefault="008F7B0C" w:rsidP="008F7B0C">
            <w:pPr>
              <w:rPr>
                <w:ins w:id="345" w:author="Mr Richard P Williams" w:date="2016-10-03T22:42:00Z"/>
                <w:rFonts w:cs="Open Sans"/>
                <w:sz w:val="20"/>
                <w:szCs w:val="20"/>
              </w:rPr>
            </w:pPr>
            <w:ins w:id="346" w:author="Mr Richard P Williams" w:date="2016-10-03T22:42:00Z">
              <w:r w:rsidRPr="00B61FAC">
                <w:rPr>
                  <w:rFonts w:cs="Open Sans"/>
                  <w:sz w:val="20"/>
                  <w:szCs w:val="20"/>
                </w:rPr>
                <w:lastRenderedPageBreak/>
                <w:t>Name</w:t>
              </w:r>
            </w:ins>
          </w:p>
        </w:tc>
        <w:tc>
          <w:tcPr>
            <w:tcW w:w="1340" w:type="dxa"/>
            <w:hideMark/>
          </w:tcPr>
          <w:p w14:paraId="7ED92D92"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47" w:author="Mr Richard P Williams" w:date="2016-10-03T22:42:00Z"/>
                <w:rFonts w:cs="Open Sans"/>
                <w:sz w:val="20"/>
                <w:szCs w:val="20"/>
              </w:rPr>
            </w:pPr>
            <w:ins w:id="348" w:author="Mr Richard P Williams" w:date="2016-10-03T22:42:00Z">
              <w:r w:rsidRPr="00B61FAC">
                <w:rPr>
                  <w:rFonts w:cs="Open Sans"/>
                  <w:sz w:val="20"/>
                  <w:szCs w:val="20"/>
                </w:rPr>
                <w:t>String</w:t>
              </w:r>
            </w:ins>
          </w:p>
        </w:tc>
        <w:tc>
          <w:tcPr>
            <w:tcW w:w="4440" w:type="dxa"/>
          </w:tcPr>
          <w:p w14:paraId="6CB63C56"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49" w:author="Mr Richard P Williams" w:date="2016-10-03T22:42:00Z"/>
                <w:rFonts w:cs="Open Sans"/>
                <w:sz w:val="20"/>
                <w:szCs w:val="20"/>
              </w:rPr>
            </w:pPr>
            <w:ins w:id="350" w:author="Mr Richard P Williams" w:date="2016-10-03T22:42:00Z">
              <w:r>
                <w:rPr>
                  <w:rFonts w:cs="Open Sans"/>
                  <w:sz w:val="20"/>
                  <w:szCs w:val="20"/>
                </w:rPr>
                <w:t>Name of the Location</w:t>
              </w:r>
            </w:ins>
          </w:p>
        </w:tc>
      </w:tr>
      <w:tr w:rsidR="008F7B0C" w:rsidRPr="00B61FAC" w14:paraId="1E1BA119" w14:textId="77777777" w:rsidTr="008F7B0C">
        <w:trPr>
          <w:cnfStyle w:val="000000100000" w:firstRow="0" w:lastRow="0" w:firstColumn="0" w:lastColumn="0" w:oddVBand="0" w:evenVBand="0" w:oddHBand="1" w:evenHBand="0" w:firstRowFirstColumn="0" w:firstRowLastColumn="0" w:lastRowFirstColumn="0" w:lastRowLastColumn="0"/>
          <w:trHeight w:val="525"/>
          <w:ins w:id="35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73E0826F" w14:textId="77777777" w:rsidR="008F7B0C" w:rsidRPr="00B61FAC" w:rsidRDefault="008F7B0C" w:rsidP="008F7B0C">
            <w:pPr>
              <w:rPr>
                <w:ins w:id="352" w:author="Mr Richard P Williams" w:date="2016-10-03T22:42:00Z"/>
                <w:rFonts w:cs="Open Sans"/>
                <w:sz w:val="20"/>
                <w:szCs w:val="20"/>
              </w:rPr>
            </w:pPr>
            <w:ins w:id="353" w:author="Mr Richard P Williams" w:date="2016-10-03T22:42:00Z">
              <w:r w:rsidRPr="00B61FAC">
                <w:rPr>
                  <w:rFonts w:cs="Open Sans"/>
                  <w:sz w:val="20"/>
                  <w:szCs w:val="20"/>
                </w:rPr>
                <w:t>LocationType</w:t>
              </w:r>
            </w:ins>
          </w:p>
        </w:tc>
        <w:tc>
          <w:tcPr>
            <w:tcW w:w="1340" w:type="dxa"/>
            <w:hideMark/>
          </w:tcPr>
          <w:p w14:paraId="06F8DE41"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54" w:author="Mr Richard P Williams" w:date="2016-10-03T22:42:00Z"/>
                <w:rFonts w:cs="Open Sans"/>
                <w:sz w:val="20"/>
                <w:szCs w:val="20"/>
              </w:rPr>
            </w:pPr>
            <w:ins w:id="355" w:author="Mr Richard P Williams" w:date="2016-10-03T22:42:00Z">
              <w:r w:rsidRPr="00B61FAC">
                <w:rPr>
                  <w:rFonts w:cs="Open Sans"/>
                  <w:sz w:val="20"/>
                  <w:szCs w:val="20"/>
                </w:rPr>
                <w:t>String</w:t>
              </w:r>
            </w:ins>
          </w:p>
        </w:tc>
        <w:tc>
          <w:tcPr>
            <w:tcW w:w="4440" w:type="dxa"/>
          </w:tcPr>
          <w:p w14:paraId="147315E5"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56" w:author="Mr Richard P Williams" w:date="2016-10-03T22:42:00Z"/>
                <w:rFonts w:cs="Open Sans"/>
                <w:sz w:val="20"/>
                <w:szCs w:val="20"/>
              </w:rPr>
            </w:pPr>
            <w:ins w:id="357" w:author="Mr Richard P Williams" w:date="2016-10-03T22:42:00Z">
              <w:r>
                <w:rPr>
                  <w:rFonts w:cs="Open Sans"/>
                  <w:sz w:val="20"/>
                  <w:szCs w:val="20"/>
                </w:rPr>
                <w:t>Store or Warehouse</w:t>
              </w:r>
            </w:ins>
          </w:p>
        </w:tc>
      </w:tr>
      <w:tr w:rsidR="008F7B0C" w:rsidRPr="00B61FAC" w14:paraId="531B0ACB" w14:textId="77777777" w:rsidTr="008F7B0C">
        <w:trPr>
          <w:trHeight w:val="525"/>
          <w:ins w:id="35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5000AAF" w14:textId="77777777" w:rsidR="008F7B0C" w:rsidRPr="00B61FAC" w:rsidRDefault="008F7B0C" w:rsidP="008F7B0C">
            <w:pPr>
              <w:rPr>
                <w:ins w:id="359" w:author="Mr Richard P Williams" w:date="2016-10-03T22:42:00Z"/>
                <w:rFonts w:cs="Open Sans"/>
                <w:sz w:val="20"/>
                <w:szCs w:val="20"/>
              </w:rPr>
            </w:pPr>
            <w:ins w:id="360" w:author="Mr Richard P Williams" w:date="2016-10-03T22:42:00Z">
              <w:r>
                <w:rPr>
                  <w:rFonts w:cs="Open Sans"/>
                  <w:sz w:val="20"/>
                  <w:szCs w:val="20"/>
                </w:rPr>
                <w:t>Pricing Location</w:t>
              </w:r>
            </w:ins>
          </w:p>
        </w:tc>
        <w:tc>
          <w:tcPr>
            <w:tcW w:w="1340" w:type="dxa"/>
            <w:hideMark/>
          </w:tcPr>
          <w:p w14:paraId="0DA6A3CF"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61" w:author="Mr Richard P Williams" w:date="2016-10-03T22:42:00Z"/>
                <w:rFonts w:cs="Open Sans"/>
                <w:sz w:val="20"/>
                <w:szCs w:val="20"/>
              </w:rPr>
            </w:pPr>
            <w:ins w:id="362" w:author="Mr Richard P Williams" w:date="2016-10-03T22:42:00Z">
              <w:del w:id="363" w:author="Richard Willaims" w:date="2016-10-10T23:47:00Z">
                <w:r w:rsidRPr="00B61FAC" w:rsidDel="002E038B">
                  <w:rPr>
                    <w:rFonts w:cs="Open Sans"/>
                    <w:sz w:val="20"/>
                    <w:szCs w:val="20"/>
                  </w:rPr>
                  <w:delText>Int</w:delText>
                </w:r>
              </w:del>
            </w:ins>
            <w:ins w:id="364" w:author="Richard Willaims" w:date="2016-10-10T23:47:00Z">
              <w:r w:rsidR="002E038B">
                <w:rPr>
                  <w:rFonts w:cs="Open Sans"/>
                  <w:sz w:val="20"/>
                  <w:szCs w:val="20"/>
                </w:rPr>
                <w:t>Numeric</w:t>
              </w:r>
            </w:ins>
            <w:ins w:id="365" w:author="Mr Richard P Williams" w:date="2016-10-03T22:42:00Z">
              <w:del w:id="366" w:author="Richard Willaims" w:date="2016-10-10T23:48:00Z">
                <w:r w:rsidRPr="00B61FAC" w:rsidDel="002E038B">
                  <w:rPr>
                    <w:rFonts w:cs="Open Sans"/>
                    <w:sz w:val="20"/>
                    <w:szCs w:val="20"/>
                  </w:rPr>
                  <w:delText>eger</w:delText>
                </w:r>
              </w:del>
            </w:ins>
          </w:p>
        </w:tc>
        <w:tc>
          <w:tcPr>
            <w:tcW w:w="4440" w:type="dxa"/>
          </w:tcPr>
          <w:p w14:paraId="4CE6F392"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67" w:author="Mr Richard P Williams" w:date="2016-10-03T22:42:00Z"/>
                <w:rFonts w:cs="Open Sans"/>
                <w:sz w:val="20"/>
                <w:szCs w:val="20"/>
              </w:rPr>
            </w:pPr>
            <w:ins w:id="368" w:author="Mr Richard P Williams" w:date="2016-10-03T22:42:00Z">
              <w:r>
                <w:rPr>
                  <w:rFonts w:cs="Open Sans"/>
                  <w:sz w:val="20"/>
                  <w:szCs w:val="20"/>
                </w:rPr>
                <w:t>The store used in zone pricing</w:t>
              </w:r>
            </w:ins>
          </w:p>
        </w:tc>
      </w:tr>
      <w:tr w:rsidR="008F7B0C" w:rsidRPr="00B61FAC" w14:paraId="30867B4D" w14:textId="77777777" w:rsidTr="008F7B0C">
        <w:trPr>
          <w:cnfStyle w:val="000000100000" w:firstRow="0" w:lastRow="0" w:firstColumn="0" w:lastColumn="0" w:oddVBand="0" w:evenVBand="0" w:oddHBand="1" w:evenHBand="0" w:firstRowFirstColumn="0" w:firstRowLastColumn="0" w:lastRowFirstColumn="0" w:lastRowLastColumn="0"/>
          <w:trHeight w:val="525"/>
          <w:ins w:id="36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4F79F705" w14:textId="77777777" w:rsidR="008F7B0C" w:rsidRPr="00B61FAC" w:rsidRDefault="008F7B0C" w:rsidP="008F7B0C">
            <w:pPr>
              <w:rPr>
                <w:ins w:id="370" w:author="Mr Richard P Williams" w:date="2016-10-03T22:42:00Z"/>
                <w:rFonts w:cs="Open Sans"/>
                <w:sz w:val="20"/>
                <w:szCs w:val="20"/>
              </w:rPr>
            </w:pPr>
            <w:ins w:id="371" w:author="Mr Richard P Williams" w:date="2016-10-03T22:42:00Z">
              <w:r w:rsidRPr="00B61FAC">
                <w:rPr>
                  <w:rFonts w:cs="Open Sans"/>
                  <w:sz w:val="20"/>
                  <w:szCs w:val="20"/>
                </w:rPr>
                <w:t>Brand</w:t>
              </w:r>
            </w:ins>
          </w:p>
        </w:tc>
        <w:tc>
          <w:tcPr>
            <w:tcW w:w="1340" w:type="dxa"/>
            <w:hideMark/>
          </w:tcPr>
          <w:p w14:paraId="15065C87"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72" w:author="Mr Richard P Williams" w:date="2016-10-03T22:42:00Z"/>
                <w:rFonts w:cs="Open Sans"/>
                <w:sz w:val="20"/>
                <w:szCs w:val="20"/>
              </w:rPr>
            </w:pPr>
            <w:ins w:id="373" w:author="Mr Richard P Williams" w:date="2016-10-03T22:42:00Z">
              <w:r w:rsidRPr="00B61FAC">
                <w:rPr>
                  <w:rFonts w:cs="Open Sans"/>
                  <w:sz w:val="20"/>
                  <w:szCs w:val="20"/>
                </w:rPr>
                <w:t>String</w:t>
              </w:r>
            </w:ins>
          </w:p>
        </w:tc>
        <w:tc>
          <w:tcPr>
            <w:tcW w:w="4440" w:type="dxa"/>
          </w:tcPr>
          <w:p w14:paraId="30185520"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74" w:author="Mr Richard P Williams" w:date="2016-10-03T22:42:00Z"/>
                <w:rFonts w:cs="Open Sans"/>
                <w:sz w:val="20"/>
                <w:szCs w:val="20"/>
              </w:rPr>
            </w:pPr>
            <w:ins w:id="375" w:author="Mr Richard P Williams" w:date="2016-10-03T22:42:00Z">
              <w:r>
                <w:rPr>
                  <w:rFonts w:cs="Open Sans"/>
                  <w:sz w:val="20"/>
                  <w:szCs w:val="20"/>
                </w:rPr>
                <w:t>Store Brand</w:t>
              </w:r>
            </w:ins>
          </w:p>
        </w:tc>
      </w:tr>
      <w:tr w:rsidR="008F7B0C" w:rsidRPr="00B61FAC" w14:paraId="35049CDF" w14:textId="77777777" w:rsidTr="008F7B0C">
        <w:trPr>
          <w:trHeight w:val="525"/>
          <w:ins w:id="37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3235082C" w14:textId="77777777" w:rsidR="008F7B0C" w:rsidRPr="00B61FAC" w:rsidRDefault="008F7B0C" w:rsidP="008F7B0C">
            <w:pPr>
              <w:rPr>
                <w:ins w:id="377" w:author="Mr Richard P Williams" w:date="2016-10-03T22:42:00Z"/>
                <w:rFonts w:cs="Open Sans"/>
                <w:sz w:val="20"/>
                <w:szCs w:val="20"/>
              </w:rPr>
            </w:pPr>
            <w:ins w:id="378" w:author="Mr Richard P Williams" w:date="2016-10-03T22:42:00Z">
              <w:r w:rsidRPr="00B61FAC">
                <w:rPr>
                  <w:rFonts w:cs="Open Sans"/>
                  <w:sz w:val="20"/>
                  <w:szCs w:val="20"/>
                </w:rPr>
                <w:t>StoreIdentifier</w:t>
              </w:r>
            </w:ins>
          </w:p>
        </w:tc>
        <w:tc>
          <w:tcPr>
            <w:tcW w:w="1340" w:type="dxa"/>
            <w:hideMark/>
          </w:tcPr>
          <w:p w14:paraId="37875999"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79" w:author="Mr Richard P Williams" w:date="2016-10-03T22:42:00Z"/>
                <w:rFonts w:cs="Open Sans"/>
                <w:sz w:val="20"/>
                <w:szCs w:val="20"/>
              </w:rPr>
            </w:pPr>
            <w:ins w:id="380" w:author="Mr Richard P Williams" w:date="2016-10-03T22:42:00Z">
              <w:r w:rsidRPr="00B61FAC">
                <w:rPr>
                  <w:rFonts w:cs="Open Sans"/>
                  <w:sz w:val="20"/>
                  <w:szCs w:val="20"/>
                </w:rPr>
                <w:t>String</w:t>
              </w:r>
            </w:ins>
          </w:p>
        </w:tc>
        <w:tc>
          <w:tcPr>
            <w:tcW w:w="4440" w:type="dxa"/>
          </w:tcPr>
          <w:p w14:paraId="5E8525B6"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81" w:author="Mr Richard P Williams" w:date="2016-10-03T22:42:00Z"/>
                <w:rFonts w:cs="Open Sans"/>
                <w:sz w:val="20"/>
                <w:szCs w:val="20"/>
              </w:rPr>
            </w:pPr>
          </w:p>
        </w:tc>
      </w:tr>
      <w:tr w:rsidR="008F7B0C" w:rsidRPr="00B61FAC" w14:paraId="6E66FD63" w14:textId="77777777" w:rsidTr="008F7B0C">
        <w:trPr>
          <w:cnfStyle w:val="000000100000" w:firstRow="0" w:lastRow="0" w:firstColumn="0" w:lastColumn="0" w:oddVBand="0" w:evenVBand="0" w:oddHBand="1" w:evenHBand="0" w:firstRowFirstColumn="0" w:firstRowLastColumn="0" w:lastRowFirstColumn="0" w:lastRowLastColumn="0"/>
          <w:trHeight w:val="315"/>
          <w:ins w:id="38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0D02E41E" w14:textId="77777777" w:rsidR="008F7B0C" w:rsidRPr="00B61FAC" w:rsidRDefault="008F7B0C" w:rsidP="008F7B0C">
            <w:pPr>
              <w:rPr>
                <w:ins w:id="383" w:author="Mr Richard P Williams" w:date="2016-10-03T22:42:00Z"/>
                <w:rFonts w:cs="Open Sans"/>
                <w:sz w:val="20"/>
                <w:szCs w:val="20"/>
              </w:rPr>
            </w:pPr>
            <w:ins w:id="384" w:author="Mr Richard P Williams" w:date="2016-10-03T22:42:00Z">
              <w:r w:rsidRPr="00B61FAC">
                <w:rPr>
                  <w:rFonts w:cs="Open Sans"/>
                  <w:sz w:val="20"/>
                  <w:szCs w:val="20"/>
                </w:rPr>
                <w:t>PhoneNo</w:t>
              </w:r>
            </w:ins>
          </w:p>
        </w:tc>
        <w:tc>
          <w:tcPr>
            <w:tcW w:w="1340" w:type="dxa"/>
            <w:hideMark/>
          </w:tcPr>
          <w:p w14:paraId="42F602DA"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85" w:author="Mr Richard P Williams" w:date="2016-10-03T22:42:00Z"/>
                <w:rFonts w:cs="Open Sans"/>
                <w:sz w:val="20"/>
                <w:szCs w:val="20"/>
              </w:rPr>
            </w:pPr>
            <w:ins w:id="386" w:author="Mr Richard P Williams" w:date="2016-10-03T22:42:00Z">
              <w:r w:rsidRPr="00B61FAC">
                <w:rPr>
                  <w:rFonts w:cs="Open Sans"/>
                  <w:sz w:val="20"/>
                  <w:szCs w:val="20"/>
                </w:rPr>
                <w:t>String</w:t>
              </w:r>
            </w:ins>
          </w:p>
        </w:tc>
        <w:tc>
          <w:tcPr>
            <w:tcW w:w="4440" w:type="dxa"/>
          </w:tcPr>
          <w:p w14:paraId="72D8489F"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87" w:author="Mr Richard P Williams" w:date="2016-10-03T22:42:00Z"/>
                <w:rFonts w:cs="Open Sans"/>
                <w:sz w:val="20"/>
                <w:szCs w:val="20"/>
              </w:rPr>
            </w:pPr>
            <w:ins w:id="388" w:author="Mr Richard P Williams" w:date="2016-10-03T22:42:00Z">
              <w:r>
                <w:rPr>
                  <w:rFonts w:cs="Open Sans"/>
                  <w:sz w:val="20"/>
                  <w:szCs w:val="20"/>
                </w:rPr>
                <w:t>Main Phone No for the Location</w:t>
              </w:r>
            </w:ins>
          </w:p>
        </w:tc>
      </w:tr>
      <w:tr w:rsidR="008F7B0C" w:rsidRPr="00B61FAC" w14:paraId="46F77850" w14:textId="77777777" w:rsidTr="008F7B0C">
        <w:trPr>
          <w:trHeight w:val="315"/>
          <w:ins w:id="38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0013A219" w14:textId="77777777" w:rsidR="008F7B0C" w:rsidRPr="00B61FAC" w:rsidRDefault="008F7B0C" w:rsidP="008F7B0C">
            <w:pPr>
              <w:rPr>
                <w:ins w:id="390" w:author="Mr Richard P Williams" w:date="2016-10-03T22:42:00Z"/>
                <w:rFonts w:cs="Open Sans"/>
                <w:sz w:val="20"/>
                <w:szCs w:val="20"/>
              </w:rPr>
            </w:pPr>
            <w:ins w:id="391" w:author="Mr Richard P Williams" w:date="2016-10-03T22:42:00Z">
              <w:r w:rsidRPr="00B61FAC">
                <w:rPr>
                  <w:rFonts w:cs="Open Sans"/>
                  <w:sz w:val="20"/>
                  <w:szCs w:val="20"/>
                </w:rPr>
                <w:t>FaxNo</w:t>
              </w:r>
            </w:ins>
          </w:p>
        </w:tc>
        <w:tc>
          <w:tcPr>
            <w:tcW w:w="1340" w:type="dxa"/>
            <w:hideMark/>
          </w:tcPr>
          <w:p w14:paraId="0C3E588D"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92" w:author="Mr Richard P Williams" w:date="2016-10-03T22:42:00Z"/>
                <w:rFonts w:cs="Open Sans"/>
                <w:sz w:val="20"/>
                <w:szCs w:val="20"/>
              </w:rPr>
            </w:pPr>
            <w:ins w:id="393" w:author="Mr Richard P Williams" w:date="2016-10-03T22:42:00Z">
              <w:r w:rsidRPr="00B61FAC">
                <w:rPr>
                  <w:rFonts w:cs="Open Sans"/>
                  <w:sz w:val="20"/>
                  <w:szCs w:val="20"/>
                </w:rPr>
                <w:t>String</w:t>
              </w:r>
            </w:ins>
          </w:p>
        </w:tc>
        <w:tc>
          <w:tcPr>
            <w:tcW w:w="4440" w:type="dxa"/>
          </w:tcPr>
          <w:p w14:paraId="4ED7C6EE"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394" w:author="Mr Richard P Williams" w:date="2016-10-03T22:42:00Z"/>
                <w:rFonts w:cs="Open Sans"/>
                <w:sz w:val="20"/>
                <w:szCs w:val="20"/>
              </w:rPr>
            </w:pPr>
          </w:p>
        </w:tc>
      </w:tr>
      <w:tr w:rsidR="008F7B0C" w:rsidRPr="00B61FAC" w14:paraId="7A8E09DE" w14:textId="77777777" w:rsidTr="008F7B0C">
        <w:trPr>
          <w:cnfStyle w:val="000000100000" w:firstRow="0" w:lastRow="0" w:firstColumn="0" w:lastColumn="0" w:oddVBand="0" w:evenVBand="0" w:oddHBand="1" w:evenHBand="0" w:firstRowFirstColumn="0" w:firstRowLastColumn="0" w:lastRowFirstColumn="0" w:lastRowLastColumn="0"/>
          <w:trHeight w:val="525"/>
          <w:ins w:id="39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1ECF7340" w14:textId="77777777" w:rsidR="008F7B0C" w:rsidRPr="00B61FAC" w:rsidRDefault="008F7B0C" w:rsidP="008F7B0C">
            <w:pPr>
              <w:rPr>
                <w:ins w:id="396" w:author="Mr Richard P Williams" w:date="2016-10-03T22:42:00Z"/>
                <w:rFonts w:cs="Open Sans"/>
                <w:sz w:val="20"/>
                <w:szCs w:val="20"/>
              </w:rPr>
            </w:pPr>
            <w:ins w:id="397" w:author="Mr Richard P Williams" w:date="2016-10-03T22:42:00Z">
              <w:r w:rsidRPr="00B61FAC">
                <w:rPr>
                  <w:rFonts w:cs="Open Sans"/>
                  <w:sz w:val="20"/>
                  <w:szCs w:val="20"/>
                </w:rPr>
                <w:t>EmailAddress</w:t>
              </w:r>
            </w:ins>
          </w:p>
        </w:tc>
        <w:tc>
          <w:tcPr>
            <w:tcW w:w="1340" w:type="dxa"/>
            <w:hideMark/>
          </w:tcPr>
          <w:p w14:paraId="17851E17"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398" w:author="Mr Richard P Williams" w:date="2016-10-03T22:42:00Z"/>
                <w:rFonts w:cs="Open Sans"/>
                <w:sz w:val="20"/>
                <w:szCs w:val="20"/>
              </w:rPr>
            </w:pPr>
            <w:ins w:id="399" w:author="Mr Richard P Williams" w:date="2016-10-03T22:42:00Z">
              <w:r w:rsidRPr="00B61FAC">
                <w:rPr>
                  <w:rFonts w:cs="Open Sans"/>
                  <w:sz w:val="20"/>
                  <w:szCs w:val="20"/>
                </w:rPr>
                <w:t>String</w:t>
              </w:r>
            </w:ins>
          </w:p>
        </w:tc>
        <w:tc>
          <w:tcPr>
            <w:tcW w:w="4440" w:type="dxa"/>
          </w:tcPr>
          <w:p w14:paraId="68E028E7"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400" w:author="Mr Richard P Williams" w:date="2016-10-03T22:42:00Z"/>
                <w:rFonts w:cs="Open Sans"/>
                <w:sz w:val="20"/>
                <w:szCs w:val="20"/>
              </w:rPr>
            </w:pPr>
            <w:ins w:id="401" w:author="Mr Richard P Williams" w:date="2016-10-03T22:42:00Z">
              <w:r>
                <w:rPr>
                  <w:rFonts w:cs="Open Sans"/>
                  <w:sz w:val="20"/>
                  <w:szCs w:val="20"/>
                </w:rPr>
                <w:t>Email address for the locations manager.</w:t>
              </w:r>
            </w:ins>
          </w:p>
        </w:tc>
      </w:tr>
      <w:tr w:rsidR="008F7B0C" w:rsidRPr="00B61FAC" w14:paraId="468126C9" w14:textId="77777777" w:rsidTr="008F7B0C">
        <w:trPr>
          <w:trHeight w:val="315"/>
          <w:ins w:id="40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361D95B1" w14:textId="77777777" w:rsidR="008F7B0C" w:rsidRPr="00B61FAC" w:rsidRDefault="008F7B0C" w:rsidP="008F7B0C">
            <w:pPr>
              <w:rPr>
                <w:ins w:id="403" w:author="Mr Richard P Williams" w:date="2016-10-03T22:42:00Z"/>
                <w:rFonts w:cs="Open Sans"/>
                <w:sz w:val="20"/>
                <w:szCs w:val="20"/>
              </w:rPr>
            </w:pPr>
            <w:ins w:id="404" w:author="Mr Richard P Williams" w:date="2016-10-03T22:42:00Z">
              <w:r w:rsidRPr="00B61FAC">
                <w:rPr>
                  <w:rFonts w:cs="Open Sans"/>
                  <w:sz w:val="20"/>
                  <w:szCs w:val="20"/>
                </w:rPr>
                <w:t>AddressLine1</w:t>
              </w:r>
            </w:ins>
          </w:p>
        </w:tc>
        <w:tc>
          <w:tcPr>
            <w:tcW w:w="1340" w:type="dxa"/>
            <w:hideMark/>
          </w:tcPr>
          <w:p w14:paraId="28046D83"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405" w:author="Mr Richard P Williams" w:date="2016-10-03T22:42:00Z"/>
                <w:rFonts w:cs="Open Sans"/>
                <w:sz w:val="20"/>
                <w:szCs w:val="20"/>
              </w:rPr>
            </w:pPr>
            <w:ins w:id="406" w:author="Mr Richard P Williams" w:date="2016-10-03T22:42:00Z">
              <w:r w:rsidRPr="00B61FAC">
                <w:rPr>
                  <w:rFonts w:cs="Open Sans"/>
                  <w:sz w:val="20"/>
                  <w:szCs w:val="20"/>
                </w:rPr>
                <w:t>String</w:t>
              </w:r>
            </w:ins>
          </w:p>
        </w:tc>
        <w:tc>
          <w:tcPr>
            <w:tcW w:w="4440" w:type="dxa"/>
            <w:vMerge w:val="restart"/>
          </w:tcPr>
          <w:p w14:paraId="4CE9F5A2"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407" w:author="Mr Richard P Williams" w:date="2016-10-03T22:42:00Z"/>
                <w:rFonts w:cs="Open Sans"/>
                <w:sz w:val="20"/>
                <w:szCs w:val="20"/>
              </w:rPr>
            </w:pPr>
            <w:ins w:id="408" w:author="Mr Richard P Williams" w:date="2016-10-03T22:42:00Z">
              <w:r>
                <w:rPr>
                  <w:rFonts w:cs="Open Sans"/>
                  <w:sz w:val="20"/>
                  <w:szCs w:val="20"/>
                </w:rPr>
                <w:t>Address Lines</w:t>
              </w:r>
            </w:ins>
          </w:p>
        </w:tc>
      </w:tr>
      <w:tr w:rsidR="008F7B0C" w:rsidRPr="00B61FAC" w14:paraId="0DA83C4C" w14:textId="77777777" w:rsidTr="008F7B0C">
        <w:trPr>
          <w:cnfStyle w:val="000000100000" w:firstRow="0" w:lastRow="0" w:firstColumn="0" w:lastColumn="0" w:oddVBand="0" w:evenVBand="0" w:oddHBand="1" w:evenHBand="0" w:firstRowFirstColumn="0" w:firstRowLastColumn="0" w:lastRowFirstColumn="0" w:lastRowLastColumn="0"/>
          <w:trHeight w:val="315"/>
          <w:ins w:id="40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63B9CC2D" w14:textId="77777777" w:rsidR="008F7B0C" w:rsidRPr="00B61FAC" w:rsidRDefault="008F7B0C" w:rsidP="008F7B0C">
            <w:pPr>
              <w:rPr>
                <w:ins w:id="410" w:author="Mr Richard P Williams" w:date="2016-10-03T22:42:00Z"/>
                <w:rFonts w:cs="Open Sans"/>
                <w:sz w:val="20"/>
                <w:szCs w:val="20"/>
              </w:rPr>
            </w:pPr>
            <w:ins w:id="411" w:author="Mr Richard P Williams" w:date="2016-10-03T22:42:00Z">
              <w:r w:rsidRPr="00B61FAC">
                <w:rPr>
                  <w:rFonts w:cs="Open Sans"/>
                  <w:sz w:val="20"/>
                  <w:szCs w:val="20"/>
                </w:rPr>
                <w:t>AddressLine2</w:t>
              </w:r>
            </w:ins>
          </w:p>
        </w:tc>
        <w:tc>
          <w:tcPr>
            <w:tcW w:w="1340" w:type="dxa"/>
            <w:hideMark/>
          </w:tcPr>
          <w:p w14:paraId="69DACE69"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412" w:author="Mr Richard P Williams" w:date="2016-10-03T22:42:00Z"/>
                <w:rFonts w:cs="Open Sans"/>
                <w:sz w:val="20"/>
                <w:szCs w:val="20"/>
              </w:rPr>
            </w:pPr>
            <w:ins w:id="413" w:author="Mr Richard P Williams" w:date="2016-10-03T22:42:00Z">
              <w:r w:rsidRPr="00B61FAC">
                <w:rPr>
                  <w:rFonts w:cs="Open Sans"/>
                  <w:sz w:val="20"/>
                  <w:szCs w:val="20"/>
                </w:rPr>
                <w:t>String</w:t>
              </w:r>
            </w:ins>
          </w:p>
        </w:tc>
        <w:tc>
          <w:tcPr>
            <w:tcW w:w="4440" w:type="dxa"/>
            <w:vMerge/>
          </w:tcPr>
          <w:p w14:paraId="0A2D79D9"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414" w:author="Mr Richard P Williams" w:date="2016-10-03T22:42:00Z"/>
                <w:rFonts w:cs="Open Sans"/>
                <w:sz w:val="20"/>
                <w:szCs w:val="20"/>
              </w:rPr>
            </w:pPr>
          </w:p>
        </w:tc>
      </w:tr>
      <w:tr w:rsidR="008F7B0C" w:rsidRPr="00B61FAC" w14:paraId="57E456FE" w14:textId="77777777" w:rsidTr="008F7B0C">
        <w:trPr>
          <w:trHeight w:val="315"/>
          <w:ins w:id="41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0A1DE782" w14:textId="77777777" w:rsidR="008F7B0C" w:rsidRPr="00B61FAC" w:rsidRDefault="008F7B0C" w:rsidP="008F7B0C">
            <w:pPr>
              <w:rPr>
                <w:ins w:id="416" w:author="Mr Richard P Williams" w:date="2016-10-03T22:42:00Z"/>
                <w:rFonts w:cs="Open Sans"/>
                <w:sz w:val="20"/>
                <w:szCs w:val="20"/>
              </w:rPr>
            </w:pPr>
            <w:ins w:id="417" w:author="Mr Richard P Williams" w:date="2016-10-03T22:42:00Z">
              <w:r w:rsidRPr="00B61FAC">
                <w:rPr>
                  <w:rFonts w:cs="Open Sans"/>
                  <w:sz w:val="20"/>
                  <w:szCs w:val="20"/>
                </w:rPr>
                <w:t>AddressLine3</w:t>
              </w:r>
            </w:ins>
          </w:p>
        </w:tc>
        <w:tc>
          <w:tcPr>
            <w:tcW w:w="1340" w:type="dxa"/>
            <w:hideMark/>
          </w:tcPr>
          <w:p w14:paraId="38472D09"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418" w:author="Mr Richard P Williams" w:date="2016-10-03T22:42:00Z"/>
                <w:rFonts w:cs="Open Sans"/>
                <w:sz w:val="20"/>
                <w:szCs w:val="20"/>
              </w:rPr>
            </w:pPr>
            <w:ins w:id="419" w:author="Mr Richard P Williams" w:date="2016-10-03T22:42:00Z">
              <w:r w:rsidRPr="00B61FAC">
                <w:rPr>
                  <w:rFonts w:cs="Open Sans"/>
                  <w:sz w:val="20"/>
                  <w:szCs w:val="20"/>
                </w:rPr>
                <w:t>String</w:t>
              </w:r>
            </w:ins>
          </w:p>
        </w:tc>
        <w:tc>
          <w:tcPr>
            <w:tcW w:w="4440" w:type="dxa"/>
            <w:vMerge/>
          </w:tcPr>
          <w:p w14:paraId="1D977EB3"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420" w:author="Mr Richard P Williams" w:date="2016-10-03T22:42:00Z"/>
                <w:rFonts w:cs="Open Sans"/>
                <w:sz w:val="20"/>
                <w:szCs w:val="20"/>
              </w:rPr>
            </w:pPr>
          </w:p>
        </w:tc>
      </w:tr>
      <w:tr w:rsidR="008F7B0C" w:rsidRPr="00B61FAC" w14:paraId="4517528B" w14:textId="77777777" w:rsidTr="008F7B0C">
        <w:trPr>
          <w:cnfStyle w:val="000000100000" w:firstRow="0" w:lastRow="0" w:firstColumn="0" w:lastColumn="0" w:oddVBand="0" w:evenVBand="0" w:oddHBand="1" w:evenHBand="0" w:firstRowFirstColumn="0" w:firstRowLastColumn="0" w:lastRowFirstColumn="0" w:lastRowLastColumn="0"/>
          <w:trHeight w:val="315"/>
          <w:ins w:id="42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6DEA306D" w14:textId="77777777" w:rsidR="008F7B0C" w:rsidRPr="00B61FAC" w:rsidRDefault="008F7B0C" w:rsidP="008F7B0C">
            <w:pPr>
              <w:rPr>
                <w:ins w:id="422" w:author="Mr Richard P Williams" w:date="2016-10-03T22:42:00Z"/>
                <w:rFonts w:cs="Open Sans"/>
                <w:sz w:val="20"/>
                <w:szCs w:val="20"/>
              </w:rPr>
            </w:pPr>
            <w:ins w:id="423" w:author="Mr Richard P Williams" w:date="2016-10-03T22:42:00Z">
              <w:r w:rsidRPr="00B61FAC">
                <w:rPr>
                  <w:rFonts w:cs="Open Sans"/>
                  <w:sz w:val="20"/>
                  <w:szCs w:val="20"/>
                </w:rPr>
                <w:t>AddressLine4</w:t>
              </w:r>
            </w:ins>
          </w:p>
        </w:tc>
        <w:tc>
          <w:tcPr>
            <w:tcW w:w="1340" w:type="dxa"/>
            <w:hideMark/>
          </w:tcPr>
          <w:p w14:paraId="4C50C3DA"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424" w:author="Mr Richard P Williams" w:date="2016-10-03T22:42:00Z"/>
                <w:rFonts w:cs="Open Sans"/>
                <w:sz w:val="20"/>
                <w:szCs w:val="20"/>
              </w:rPr>
            </w:pPr>
            <w:ins w:id="425" w:author="Mr Richard P Williams" w:date="2016-10-03T22:42:00Z">
              <w:r w:rsidRPr="00B61FAC">
                <w:rPr>
                  <w:rFonts w:cs="Open Sans"/>
                  <w:sz w:val="20"/>
                  <w:szCs w:val="20"/>
                </w:rPr>
                <w:t>String</w:t>
              </w:r>
            </w:ins>
          </w:p>
        </w:tc>
        <w:tc>
          <w:tcPr>
            <w:tcW w:w="4440" w:type="dxa"/>
            <w:vMerge/>
          </w:tcPr>
          <w:p w14:paraId="51765E95"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426" w:author="Mr Richard P Williams" w:date="2016-10-03T22:42:00Z"/>
                <w:rFonts w:cs="Open Sans"/>
                <w:sz w:val="20"/>
                <w:szCs w:val="20"/>
              </w:rPr>
            </w:pPr>
          </w:p>
        </w:tc>
      </w:tr>
      <w:tr w:rsidR="008F7B0C" w:rsidRPr="00B61FAC" w14:paraId="2838A828" w14:textId="77777777" w:rsidTr="008F7B0C">
        <w:trPr>
          <w:trHeight w:val="525"/>
          <w:ins w:id="42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AC68539" w14:textId="77777777" w:rsidR="008F7B0C" w:rsidRPr="00B61FAC" w:rsidRDefault="008F7B0C" w:rsidP="008F7B0C">
            <w:pPr>
              <w:rPr>
                <w:ins w:id="428" w:author="Mr Richard P Williams" w:date="2016-10-03T22:42:00Z"/>
                <w:rFonts w:cs="Open Sans"/>
                <w:sz w:val="20"/>
                <w:szCs w:val="20"/>
              </w:rPr>
            </w:pPr>
            <w:ins w:id="429" w:author="Mr Richard P Williams" w:date="2016-10-03T22:42:00Z">
              <w:r w:rsidRPr="00B61FAC">
                <w:rPr>
                  <w:rFonts w:cs="Open Sans"/>
                  <w:sz w:val="20"/>
                  <w:szCs w:val="20"/>
                </w:rPr>
                <w:t>PostalCode</w:t>
              </w:r>
            </w:ins>
          </w:p>
        </w:tc>
        <w:tc>
          <w:tcPr>
            <w:tcW w:w="1340" w:type="dxa"/>
            <w:hideMark/>
          </w:tcPr>
          <w:p w14:paraId="1CF1B6AC"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430" w:author="Mr Richard P Williams" w:date="2016-10-03T22:42:00Z"/>
                <w:rFonts w:cs="Open Sans"/>
                <w:sz w:val="20"/>
                <w:szCs w:val="20"/>
              </w:rPr>
            </w:pPr>
            <w:ins w:id="431" w:author="Mr Richard P Williams" w:date="2016-10-03T22:42:00Z">
              <w:r w:rsidRPr="00B61FAC">
                <w:rPr>
                  <w:rFonts w:cs="Open Sans"/>
                  <w:sz w:val="20"/>
                  <w:szCs w:val="20"/>
                </w:rPr>
                <w:t>String</w:t>
              </w:r>
            </w:ins>
          </w:p>
        </w:tc>
        <w:tc>
          <w:tcPr>
            <w:tcW w:w="4440" w:type="dxa"/>
          </w:tcPr>
          <w:p w14:paraId="7FF9AB96"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432" w:author="Mr Richard P Williams" w:date="2016-10-03T22:42:00Z"/>
                <w:rFonts w:cs="Open Sans"/>
                <w:sz w:val="20"/>
                <w:szCs w:val="20"/>
              </w:rPr>
            </w:pPr>
            <w:ins w:id="433" w:author="Mr Richard P Williams" w:date="2016-10-03T22:42:00Z">
              <w:r>
                <w:rPr>
                  <w:rFonts w:cs="Open Sans"/>
                  <w:sz w:val="20"/>
                  <w:szCs w:val="20"/>
                </w:rPr>
                <w:t>Post Code or Zip Code</w:t>
              </w:r>
            </w:ins>
          </w:p>
        </w:tc>
      </w:tr>
      <w:tr w:rsidR="008F7B0C" w:rsidRPr="00B61FAC" w14:paraId="7AE2C54E" w14:textId="77777777" w:rsidTr="008F7B0C">
        <w:trPr>
          <w:cnfStyle w:val="000000100000" w:firstRow="0" w:lastRow="0" w:firstColumn="0" w:lastColumn="0" w:oddVBand="0" w:evenVBand="0" w:oddHBand="1" w:evenHBand="0" w:firstRowFirstColumn="0" w:firstRowLastColumn="0" w:lastRowFirstColumn="0" w:lastRowLastColumn="0"/>
          <w:trHeight w:val="315"/>
          <w:ins w:id="43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097DA61" w14:textId="77777777" w:rsidR="008F7B0C" w:rsidRPr="00B61FAC" w:rsidRDefault="008F7B0C" w:rsidP="008F7B0C">
            <w:pPr>
              <w:rPr>
                <w:ins w:id="435" w:author="Mr Richard P Williams" w:date="2016-10-03T22:42:00Z"/>
                <w:rFonts w:cs="Open Sans"/>
                <w:sz w:val="20"/>
                <w:szCs w:val="20"/>
              </w:rPr>
            </w:pPr>
            <w:ins w:id="436" w:author="Mr Richard P Williams" w:date="2016-10-03T22:42:00Z">
              <w:r w:rsidRPr="00B61FAC">
                <w:rPr>
                  <w:rFonts w:cs="Open Sans"/>
                  <w:sz w:val="20"/>
                  <w:szCs w:val="20"/>
                </w:rPr>
                <w:t>Country</w:t>
              </w:r>
            </w:ins>
          </w:p>
        </w:tc>
        <w:tc>
          <w:tcPr>
            <w:tcW w:w="1340" w:type="dxa"/>
            <w:hideMark/>
          </w:tcPr>
          <w:p w14:paraId="7CA17887"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437" w:author="Mr Richard P Williams" w:date="2016-10-03T22:42:00Z"/>
                <w:rFonts w:cs="Open Sans"/>
                <w:sz w:val="20"/>
                <w:szCs w:val="20"/>
              </w:rPr>
            </w:pPr>
            <w:ins w:id="438" w:author="Mr Richard P Williams" w:date="2016-10-03T22:42:00Z">
              <w:r w:rsidRPr="00B61FAC">
                <w:rPr>
                  <w:rFonts w:cs="Open Sans"/>
                  <w:sz w:val="20"/>
                  <w:szCs w:val="20"/>
                </w:rPr>
                <w:t>String</w:t>
              </w:r>
            </w:ins>
          </w:p>
        </w:tc>
        <w:tc>
          <w:tcPr>
            <w:tcW w:w="4440" w:type="dxa"/>
          </w:tcPr>
          <w:p w14:paraId="5999C336" w14:textId="77777777" w:rsidR="008F7B0C" w:rsidRPr="00B61FAC" w:rsidRDefault="008F7B0C" w:rsidP="008F7B0C">
            <w:pPr>
              <w:cnfStyle w:val="000000100000" w:firstRow="0" w:lastRow="0" w:firstColumn="0" w:lastColumn="0" w:oddVBand="0" w:evenVBand="0" w:oddHBand="1" w:evenHBand="0" w:firstRowFirstColumn="0" w:firstRowLastColumn="0" w:lastRowFirstColumn="0" w:lastRowLastColumn="0"/>
              <w:rPr>
                <w:ins w:id="439" w:author="Mr Richard P Williams" w:date="2016-10-03T22:42:00Z"/>
                <w:rFonts w:cs="Open Sans"/>
                <w:sz w:val="20"/>
                <w:szCs w:val="20"/>
              </w:rPr>
            </w:pPr>
            <w:ins w:id="440" w:author="Mr Richard P Williams" w:date="2016-10-03T22:42:00Z">
              <w:r>
                <w:rPr>
                  <w:rFonts w:cs="Open Sans"/>
                  <w:sz w:val="20"/>
                  <w:szCs w:val="20"/>
                </w:rPr>
                <w:t xml:space="preserve">Country Location. Use </w:t>
              </w:r>
              <w:r w:rsidRPr="00772583">
                <w:rPr>
                  <w:rFonts w:cs="Open Sans"/>
                  <w:sz w:val="20"/>
                  <w:szCs w:val="20"/>
                </w:rPr>
                <w:t>ISO 3166-1 alpha-3</w:t>
              </w:r>
            </w:ins>
          </w:p>
        </w:tc>
      </w:tr>
      <w:tr w:rsidR="008F7B0C" w:rsidRPr="00B61FAC" w14:paraId="5CDDB3B8" w14:textId="77777777" w:rsidTr="008F7B0C">
        <w:trPr>
          <w:trHeight w:val="525"/>
          <w:ins w:id="44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68B8479B" w14:textId="77777777" w:rsidR="008F7B0C" w:rsidRPr="00B61FAC" w:rsidRDefault="008F7B0C" w:rsidP="008F7B0C">
            <w:pPr>
              <w:rPr>
                <w:ins w:id="442" w:author="Mr Richard P Williams" w:date="2016-10-03T22:42:00Z"/>
                <w:rFonts w:cs="Open Sans"/>
                <w:sz w:val="20"/>
                <w:szCs w:val="20"/>
              </w:rPr>
            </w:pPr>
            <w:ins w:id="443" w:author="Mr Richard P Williams" w:date="2016-10-03T22:42:00Z">
              <w:r w:rsidRPr="00B61FAC">
                <w:rPr>
                  <w:rFonts w:cs="Open Sans"/>
                  <w:sz w:val="20"/>
                  <w:szCs w:val="20"/>
                </w:rPr>
                <w:t>Currency</w:t>
              </w:r>
            </w:ins>
          </w:p>
        </w:tc>
        <w:tc>
          <w:tcPr>
            <w:tcW w:w="1340" w:type="dxa"/>
            <w:hideMark/>
          </w:tcPr>
          <w:p w14:paraId="009FF255"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444" w:author="Mr Richard P Williams" w:date="2016-10-03T22:42:00Z"/>
                <w:rFonts w:cs="Open Sans"/>
                <w:sz w:val="20"/>
                <w:szCs w:val="20"/>
              </w:rPr>
            </w:pPr>
            <w:ins w:id="445" w:author="Mr Richard P Williams" w:date="2016-10-03T22:42:00Z">
              <w:r w:rsidRPr="00B61FAC">
                <w:rPr>
                  <w:rFonts w:cs="Open Sans"/>
                  <w:sz w:val="20"/>
                  <w:szCs w:val="20"/>
                </w:rPr>
                <w:t>String</w:t>
              </w:r>
            </w:ins>
          </w:p>
        </w:tc>
        <w:tc>
          <w:tcPr>
            <w:tcW w:w="4440" w:type="dxa"/>
          </w:tcPr>
          <w:p w14:paraId="1320655F" w14:textId="77777777" w:rsidR="008F7B0C" w:rsidRPr="00B61FAC" w:rsidRDefault="008F7B0C" w:rsidP="008F7B0C">
            <w:pPr>
              <w:cnfStyle w:val="000000000000" w:firstRow="0" w:lastRow="0" w:firstColumn="0" w:lastColumn="0" w:oddVBand="0" w:evenVBand="0" w:oddHBand="0" w:evenHBand="0" w:firstRowFirstColumn="0" w:firstRowLastColumn="0" w:lastRowFirstColumn="0" w:lastRowLastColumn="0"/>
              <w:rPr>
                <w:ins w:id="446" w:author="Mr Richard P Williams" w:date="2016-10-03T22:42:00Z"/>
                <w:rFonts w:cs="Open Sans"/>
                <w:sz w:val="20"/>
                <w:szCs w:val="20"/>
              </w:rPr>
            </w:pPr>
            <w:ins w:id="447" w:author="Mr Richard P Williams" w:date="2016-10-03T22:42:00Z">
              <w:r w:rsidRPr="00772583">
                <w:rPr>
                  <w:rFonts w:cs="Open Sans"/>
                  <w:sz w:val="20"/>
                  <w:szCs w:val="20"/>
                </w:rPr>
                <w:t>ISO 4217</w:t>
              </w:r>
            </w:ins>
          </w:p>
        </w:tc>
      </w:tr>
    </w:tbl>
    <w:p w14:paraId="404486C1" w14:textId="77777777" w:rsidR="008F7B0C" w:rsidRDefault="008F7B0C" w:rsidP="008F7B0C">
      <w:pPr>
        <w:rPr>
          <w:ins w:id="448" w:author="Mr Richard P Williams" w:date="2016-10-03T22:42:00Z"/>
          <w:rFonts w:cs="Open Sans"/>
          <w:sz w:val="20"/>
          <w:szCs w:val="20"/>
        </w:rPr>
      </w:pPr>
    </w:p>
    <w:p w14:paraId="1FF2614C" w14:textId="77777777" w:rsidR="008F7B0C" w:rsidRDefault="008F7B0C" w:rsidP="008F7B0C">
      <w:pPr>
        <w:pStyle w:val="Heading3"/>
        <w:rPr>
          <w:ins w:id="449" w:author="Mr Richard P Williams" w:date="2016-10-03T22:42:00Z"/>
        </w:rPr>
      </w:pPr>
      <w:ins w:id="450" w:author="Mr Richard P Williams" w:date="2016-10-03T22:42:00Z">
        <w:r>
          <w:t>Product</w:t>
        </w:r>
      </w:ins>
    </w:p>
    <w:p w14:paraId="308B6984" w14:textId="77777777" w:rsidR="008F7B0C" w:rsidRDefault="008F7B0C" w:rsidP="008F7B0C">
      <w:pPr>
        <w:pStyle w:val="Caption"/>
        <w:keepNext/>
        <w:rPr>
          <w:ins w:id="451" w:author="Mr Richard P Williams" w:date="2016-10-03T22:42:00Z"/>
        </w:rPr>
      </w:pPr>
      <w:bookmarkStart w:id="452" w:name="_Toc462933605"/>
      <w:bookmarkStart w:id="453" w:name="_Toc463297996"/>
      <w:ins w:id="454" w:author="Mr Richard P Williams" w:date="2016-10-03T22:42:00Z">
        <w:r>
          <w:t xml:space="preserve">Table </w:t>
        </w:r>
        <w:r>
          <w:fldChar w:fldCharType="begin"/>
        </w:r>
        <w:r>
          <w:instrText xml:space="preserve"> SEQ Table \* ARABIC </w:instrText>
        </w:r>
        <w:r>
          <w:fldChar w:fldCharType="separate"/>
        </w:r>
        <w:r>
          <w:rPr>
            <w:noProof/>
          </w:rPr>
          <w:t>4</w:t>
        </w:r>
        <w:r>
          <w:fldChar w:fldCharType="end"/>
        </w:r>
        <w:r>
          <w:t xml:space="preserve"> Product Hierarchy</w:t>
        </w:r>
        <w:bookmarkEnd w:id="452"/>
        <w:bookmarkEnd w:id="453"/>
      </w:ins>
    </w:p>
    <w:tbl>
      <w:tblPr>
        <w:tblStyle w:val="GridTable4-Accent4"/>
        <w:tblW w:w="8365" w:type="dxa"/>
        <w:tblLook w:val="04A0" w:firstRow="1" w:lastRow="0" w:firstColumn="1" w:lastColumn="0" w:noHBand="0" w:noVBand="1"/>
      </w:tblPr>
      <w:tblGrid>
        <w:gridCol w:w="2156"/>
        <w:gridCol w:w="1025"/>
        <w:gridCol w:w="5184"/>
      </w:tblGrid>
      <w:tr w:rsidR="008F7B0C" w:rsidRPr="00DD4F05" w14:paraId="565C4A10" w14:textId="77777777" w:rsidTr="008F7B0C">
        <w:trPr>
          <w:cnfStyle w:val="100000000000" w:firstRow="1" w:lastRow="0" w:firstColumn="0" w:lastColumn="0" w:oddVBand="0" w:evenVBand="0" w:oddHBand="0" w:evenHBand="0" w:firstRowFirstColumn="0" w:firstRowLastColumn="0" w:lastRowFirstColumn="0" w:lastRowLastColumn="0"/>
          <w:ins w:id="45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6F5BBCAD" w14:textId="77777777" w:rsidR="008F7B0C" w:rsidRPr="00DD4F05" w:rsidRDefault="008F7B0C" w:rsidP="008F7B0C">
            <w:pPr>
              <w:rPr>
                <w:ins w:id="456" w:author="Mr Richard P Williams" w:date="2016-10-03T22:42:00Z"/>
                <w:rFonts w:cs="Open Sans"/>
                <w:sz w:val="20"/>
                <w:szCs w:val="20"/>
              </w:rPr>
            </w:pPr>
            <w:ins w:id="457" w:author="Mr Richard P Williams" w:date="2016-10-03T22:42:00Z">
              <w:r w:rsidRPr="00DD4F05">
                <w:rPr>
                  <w:rFonts w:cs="Open Sans"/>
                  <w:b w:val="0"/>
                  <w:bCs w:val="0"/>
                  <w:sz w:val="20"/>
                  <w:szCs w:val="20"/>
                </w:rPr>
                <w:t>FieldName</w:t>
              </w:r>
              <w:r w:rsidRPr="00DD4F05">
                <w:rPr>
                  <w:rFonts w:cs="Open Sans"/>
                  <w:sz w:val="20"/>
                  <w:szCs w:val="20"/>
                </w:rPr>
                <w:t> </w:t>
              </w:r>
            </w:ins>
          </w:p>
        </w:tc>
        <w:tc>
          <w:tcPr>
            <w:tcW w:w="0" w:type="auto"/>
            <w:hideMark/>
          </w:tcPr>
          <w:p w14:paraId="2D621CE1" w14:textId="77777777" w:rsidR="008F7B0C" w:rsidRPr="00DD4F05" w:rsidRDefault="008F7B0C" w:rsidP="008F7B0C">
            <w:pPr>
              <w:cnfStyle w:val="100000000000" w:firstRow="1" w:lastRow="0" w:firstColumn="0" w:lastColumn="0" w:oddVBand="0" w:evenVBand="0" w:oddHBand="0" w:evenHBand="0" w:firstRowFirstColumn="0" w:firstRowLastColumn="0" w:lastRowFirstColumn="0" w:lastRowLastColumn="0"/>
              <w:rPr>
                <w:ins w:id="458" w:author="Mr Richard P Williams" w:date="2016-10-03T22:42:00Z"/>
                <w:rFonts w:cs="Open Sans"/>
                <w:sz w:val="20"/>
                <w:szCs w:val="20"/>
              </w:rPr>
            </w:pPr>
            <w:ins w:id="459" w:author="Mr Richard P Williams" w:date="2016-10-03T22:42:00Z">
              <w:r w:rsidRPr="00DD4F05">
                <w:rPr>
                  <w:rFonts w:cs="Open Sans"/>
                  <w:b w:val="0"/>
                  <w:bCs w:val="0"/>
                  <w:sz w:val="20"/>
                  <w:szCs w:val="20"/>
                </w:rPr>
                <w:t>DataType</w:t>
              </w:r>
              <w:r w:rsidRPr="00DD4F05">
                <w:rPr>
                  <w:rFonts w:cs="Open Sans"/>
                  <w:sz w:val="20"/>
                  <w:szCs w:val="20"/>
                </w:rPr>
                <w:t> </w:t>
              </w:r>
            </w:ins>
          </w:p>
        </w:tc>
        <w:tc>
          <w:tcPr>
            <w:tcW w:w="5184" w:type="dxa"/>
            <w:hideMark/>
          </w:tcPr>
          <w:p w14:paraId="27FAAA19" w14:textId="77777777" w:rsidR="008F7B0C" w:rsidRPr="00DD4F05" w:rsidRDefault="008F7B0C" w:rsidP="008F7B0C">
            <w:pPr>
              <w:cnfStyle w:val="100000000000" w:firstRow="1" w:lastRow="0" w:firstColumn="0" w:lastColumn="0" w:oddVBand="0" w:evenVBand="0" w:oddHBand="0" w:evenHBand="0" w:firstRowFirstColumn="0" w:firstRowLastColumn="0" w:lastRowFirstColumn="0" w:lastRowLastColumn="0"/>
              <w:rPr>
                <w:ins w:id="460" w:author="Mr Richard P Williams" w:date="2016-10-03T22:42:00Z"/>
                <w:rFonts w:cs="Open Sans"/>
                <w:sz w:val="20"/>
                <w:szCs w:val="20"/>
              </w:rPr>
            </w:pPr>
            <w:ins w:id="461" w:author="Mr Richard P Williams" w:date="2016-10-03T22:42:00Z">
              <w:r w:rsidRPr="00DD4F05">
                <w:rPr>
                  <w:rFonts w:cs="Open Sans"/>
                  <w:b w:val="0"/>
                  <w:bCs w:val="0"/>
                  <w:sz w:val="20"/>
                  <w:szCs w:val="20"/>
                </w:rPr>
                <w:t>Description / Example</w:t>
              </w:r>
              <w:r w:rsidRPr="00DD4F05">
                <w:rPr>
                  <w:rFonts w:cs="Open Sans"/>
                  <w:sz w:val="20"/>
                  <w:szCs w:val="20"/>
                </w:rPr>
                <w:t> </w:t>
              </w:r>
            </w:ins>
          </w:p>
        </w:tc>
      </w:tr>
      <w:tr w:rsidR="008F7B0C" w:rsidRPr="00DD4F05" w14:paraId="3A28A38A" w14:textId="77777777" w:rsidTr="008F7B0C">
        <w:trPr>
          <w:cnfStyle w:val="000000100000" w:firstRow="0" w:lastRow="0" w:firstColumn="0" w:lastColumn="0" w:oddVBand="0" w:evenVBand="0" w:oddHBand="1" w:evenHBand="0" w:firstRowFirstColumn="0" w:firstRowLastColumn="0" w:lastRowFirstColumn="0" w:lastRowLastColumn="0"/>
          <w:ins w:id="46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D921E82" w14:textId="77777777" w:rsidR="008F7B0C" w:rsidRPr="00DD4F05" w:rsidRDefault="008F7B0C" w:rsidP="008F7B0C">
            <w:pPr>
              <w:rPr>
                <w:ins w:id="463" w:author="Mr Richard P Williams" w:date="2016-10-03T22:42:00Z"/>
                <w:rFonts w:cs="Open Sans"/>
                <w:sz w:val="20"/>
                <w:szCs w:val="20"/>
              </w:rPr>
            </w:pPr>
            <w:ins w:id="464" w:author="Mr Richard P Williams" w:date="2016-10-03T22:42:00Z">
              <w:r w:rsidRPr="00DD4F05">
                <w:rPr>
                  <w:rFonts w:cs="Open Sans"/>
                  <w:sz w:val="20"/>
                  <w:szCs w:val="20"/>
                </w:rPr>
                <w:t>ItemID </w:t>
              </w:r>
            </w:ins>
          </w:p>
        </w:tc>
        <w:tc>
          <w:tcPr>
            <w:tcW w:w="0" w:type="auto"/>
            <w:hideMark/>
          </w:tcPr>
          <w:p w14:paraId="59A91AC5"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465" w:author="Mr Richard P Williams" w:date="2016-10-03T22:42:00Z"/>
                <w:rFonts w:cs="Open Sans"/>
                <w:sz w:val="20"/>
                <w:szCs w:val="20"/>
              </w:rPr>
            </w:pPr>
            <w:ins w:id="466" w:author="Mr Richard P Williams" w:date="2016-10-03T22:42:00Z">
              <w:r w:rsidRPr="00DD4F05">
                <w:rPr>
                  <w:rFonts w:cs="Open Sans"/>
                  <w:sz w:val="20"/>
                  <w:szCs w:val="20"/>
                </w:rPr>
                <w:t>String </w:t>
              </w:r>
            </w:ins>
          </w:p>
        </w:tc>
        <w:tc>
          <w:tcPr>
            <w:tcW w:w="5184" w:type="dxa"/>
            <w:hideMark/>
          </w:tcPr>
          <w:p w14:paraId="4774E496"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467" w:author="Mr Richard P Williams" w:date="2016-10-03T22:42:00Z"/>
                <w:rFonts w:cs="Open Sans"/>
                <w:sz w:val="20"/>
                <w:szCs w:val="20"/>
              </w:rPr>
            </w:pPr>
            <w:ins w:id="468" w:author="Mr Richard P Williams" w:date="2016-10-03T22:42:00Z">
              <w:r w:rsidRPr="00DD4F05">
                <w:rPr>
                  <w:rFonts w:cs="Open Sans"/>
                  <w:sz w:val="20"/>
                  <w:szCs w:val="20"/>
                </w:rPr>
                <w:t>Item ID (e.g. UPC</w:t>
              </w:r>
              <w:r>
                <w:rPr>
                  <w:rFonts w:cs="Open Sans"/>
                  <w:sz w:val="20"/>
                  <w:szCs w:val="20"/>
                </w:rPr>
                <w:t xml:space="preserve"> / EAN</w:t>
              </w:r>
              <w:r w:rsidRPr="00DD4F05">
                <w:rPr>
                  <w:rFonts w:cs="Open Sans"/>
                  <w:sz w:val="20"/>
                  <w:szCs w:val="20"/>
                </w:rPr>
                <w:t>) – Primary Key </w:t>
              </w:r>
            </w:ins>
          </w:p>
          <w:p w14:paraId="6A723358"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469" w:author="Mr Richard P Williams" w:date="2016-10-03T22:42:00Z"/>
                <w:rFonts w:cs="Open Sans"/>
                <w:sz w:val="20"/>
                <w:szCs w:val="20"/>
              </w:rPr>
            </w:pPr>
            <w:ins w:id="470" w:author="Mr Richard P Williams" w:date="2016-10-03T22:42:00Z">
              <w:r w:rsidRPr="00DD4F05">
                <w:rPr>
                  <w:rFonts w:cs="Open Sans"/>
                  <w:sz w:val="20"/>
                  <w:szCs w:val="20"/>
                </w:rPr>
                <w:t> </w:t>
              </w:r>
            </w:ins>
          </w:p>
        </w:tc>
      </w:tr>
      <w:tr w:rsidR="008F7B0C" w:rsidRPr="00DD4F05" w14:paraId="502822F1" w14:textId="77777777" w:rsidTr="008F7B0C">
        <w:trPr>
          <w:ins w:id="47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4416C68A" w14:textId="77777777" w:rsidR="008F7B0C" w:rsidRPr="00DD4F05" w:rsidRDefault="008F7B0C" w:rsidP="008F7B0C">
            <w:pPr>
              <w:rPr>
                <w:ins w:id="472" w:author="Mr Richard P Williams" w:date="2016-10-03T22:42:00Z"/>
                <w:rFonts w:cs="Open Sans"/>
                <w:sz w:val="20"/>
                <w:szCs w:val="20"/>
              </w:rPr>
            </w:pPr>
            <w:ins w:id="473" w:author="Mr Richard P Williams" w:date="2016-10-03T22:42:00Z">
              <w:r w:rsidRPr="00DD4F05">
                <w:rPr>
                  <w:rFonts w:cs="Open Sans"/>
                  <w:sz w:val="20"/>
                  <w:szCs w:val="20"/>
                </w:rPr>
                <w:t>Hierarchy1 </w:t>
              </w:r>
            </w:ins>
          </w:p>
        </w:tc>
        <w:tc>
          <w:tcPr>
            <w:tcW w:w="0" w:type="auto"/>
            <w:hideMark/>
          </w:tcPr>
          <w:p w14:paraId="38CB7B11"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474" w:author="Mr Richard P Williams" w:date="2016-10-03T22:42:00Z"/>
                <w:rFonts w:cs="Open Sans"/>
                <w:sz w:val="20"/>
                <w:szCs w:val="20"/>
              </w:rPr>
            </w:pPr>
            <w:ins w:id="475" w:author="Mr Richard P Williams" w:date="2016-10-03T22:42:00Z">
              <w:r w:rsidRPr="00DD4F05">
                <w:rPr>
                  <w:rFonts w:cs="Open Sans"/>
                  <w:sz w:val="20"/>
                  <w:szCs w:val="20"/>
                </w:rPr>
                <w:t>String </w:t>
              </w:r>
            </w:ins>
          </w:p>
        </w:tc>
        <w:tc>
          <w:tcPr>
            <w:tcW w:w="5184" w:type="dxa"/>
            <w:hideMark/>
          </w:tcPr>
          <w:p w14:paraId="713D1A55"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476" w:author="Mr Richard P Williams" w:date="2016-10-03T22:42:00Z"/>
                <w:rFonts w:cs="Open Sans"/>
                <w:sz w:val="20"/>
                <w:szCs w:val="20"/>
              </w:rPr>
            </w:pPr>
            <w:ins w:id="477" w:author="Mr Richard P Williams" w:date="2016-10-03T22:42:00Z">
              <w:r w:rsidRPr="0085417D">
                <w:t xml:space="preserve">Top level of the hierarchy. Example </w:t>
              </w:r>
              <w:r>
                <w:t xml:space="preserve">from Figure 3 </w:t>
              </w:r>
              <w:r w:rsidRPr="0085417D">
                <w:t>Di</w:t>
              </w:r>
              <w:r>
                <w:t>vision</w:t>
              </w:r>
              <w:r w:rsidRPr="0085417D">
                <w:t xml:space="preserve"> Code</w:t>
              </w:r>
            </w:ins>
          </w:p>
        </w:tc>
      </w:tr>
      <w:tr w:rsidR="008F7B0C" w:rsidRPr="00DD4F05" w14:paraId="72B83844" w14:textId="77777777" w:rsidTr="008F7B0C">
        <w:trPr>
          <w:cnfStyle w:val="000000100000" w:firstRow="0" w:lastRow="0" w:firstColumn="0" w:lastColumn="0" w:oddVBand="0" w:evenVBand="0" w:oddHBand="1" w:evenHBand="0" w:firstRowFirstColumn="0" w:firstRowLastColumn="0" w:lastRowFirstColumn="0" w:lastRowLastColumn="0"/>
          <w:ins w:id="4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ED15F54" w14:textId="77777777" w:rsidR="008F7B0C" w:rsidRPr="00DD4F05" w:rsidRDefault="008F7B0C" w:rsidP="008F7B0C">
            <w:pPr>
              <w:rPr>
                <w:ins w:id="479" w:author="Mr Richard P Williams" w:date="2016-10-03T22:42:00Z"/>
                <w:rFonts w:cs="Open Sans"/>
                <w:sz w:val="20"/>
                <w:szCs w:val="20"/>
              </w:rPr>
            </w:pPr>
            <w:ins w:id="480" w:author="Mr Richard P Williams" w:date="2016-10-03T22:42:00Z">
              <w:r w:rsidRPr="00DD4F05">
                <w:rPr>
                  <w:rFonts w:cs="Open Sans"/>
                  <w:sz w:val="20"/>
                  <w:szCs w:val="20"/>
                </w:rPr>
                <w:t>Hierarchy1Description  </w:t>
              </w:r>
            </w:ins>
          </w:p>
        </w:tc>
        <w:tc>
          <w:tcPr>
            <w:tcW w:w="0" w:type="auto"/>
            <w:hideMark/>
          </w:tcPr>
          <w:p w14:paraId="3142E2F2"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481" w:author="Mr Richard P Williams" w:date="2016-10-03T22:42:00Z"/>
                <w:rFonts w:cs="Open Sans"/>
                <w:sz w:val="20"/>
                <w:szCs w:val="20"/>
              </w:rPr>
            </w:pPr>
            <w:ins w:id="482" w:author="Mr Richard P Williams" w:date="2016-10-03T22:42:00Z">
              <w:r w:rsidRPr="00DD4F05">
                <w:rPr>
                  <w:rFonts w:cs="Open Sans"/>
                  <w:sz w:val="20"/>
                  <w:szCs w:val="20"/>
                </w:rPr>
                <w:t>String </w:t>
              </w:r>
            </w:ins>
          </w:p>
        </w:tc>
        <w:tc>
          <w:tcPr>
            <w:tcW w:w="5184" w:type="dxa"/>
            <w:hideMark/>
          </w:tcPr>
          <w:p w14:paraId="6E09380D"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483" w:author="Mr Richard P Williams" w:date="2016-10-03T22:42:00Z"/>
                <w:rFonts w:cs="Open Sans"/>
                <w:sz w:val="20"/>
                <w:szCs w:val="20"/>
              </w:rPr>
            </w:pPr>
            <w:ins w:id="484" w:author="Mr Richard P Williams" w:date="2016-10-03T22:42:00Z">
              <w:r w:rsidRPr="0085417D">
                <w:t xml:space="preserve">Top level of the hierarchy. Example </w:t>
              </w:r>
              <w:r>
                <w:t xml:space="preserve">from Figure 3 </w:t>
              </w:r>
              <w:r w:rsidRPr="0085417D">
                <w:t>Di</w:t>
              </w:r>
              <w:r>
                <w:t>vision</w:t>
              </w:r>
              <w:r w:rsidRPr="0085417D">
                <w:t xml:space="preserve"> </w:t>
              </w:r>
              <w:r>
                <w:t>Name</w:t>
              </w:r>
            </w:ins>
          </w:p>
        </w:tc>
      </w:tr>
      <w:tr w:rsidR="008F7B0C" w:rsidRPr="00DD4F05" w14:paraId="7D7C6499" w14:textId="77777777" w:rsidTr="008F7B0C">
        <w:trPr>
          <w:ins w:id="48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0537820" w14:textId="77777777" w:rsidR="008F7B0C" w:rsidRPr="00DD4F05" w:rsidRDefault="008F7B0C" w:rsidP="008F7B0C">
            <w:pPr>
              <w:rPr>
                <w:ins w:id="486" w:author="Mr Richard P Williams" w:date="2016-10-03T22:42:00Z"/>
                <w:rFonts w:cs="Open Sans"/>
                <w:sz w:val="20"/>
                <w:szCs w:val="20"/>
              </w:rPr>
            </w:pPr>
            <w:ins w:id="487" w:author="Mr Richard P Williams" w:date="2016-10-03T22:42:00Z">
              <w:r w:rsidRPr="00DD4F05">
                <w:rPr>
                  <w:rFonts w:cs="Open Sans"/>
                  <w:sz w:val="20"/>
                  <w:szCs w:val="20"/>
                </w:rPr>
                <w:t>Hierarchy2  </w:t>
              </w:r>
            </w:ins>
          </w:p>
        </w:tc>
        <w:tc>
          <w:tcPr>
            <w:tcW w:w="0" w:type="auto"/>
            <w:hideMark/>
          </w:tcPr>
          <w:p w14:paraId="3D341AFF"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488" w:author="Mr Richard P Williams" w:date="2016-10-03T22:42:00Z"/>
                <w:rFonts w:cs="Open Sans"/>
                <w:sz w:val="20"/>
                <w:szCs w:val="20"/>
              </w:rPr>
            </w:pPr>
            <w:ins w:id="489" w:author="Mr Richard P Williams" w:date="2016-10-03T22:42:00Z">
              <w:r w:rsidRPr="00DD4F05">
                <w:rPr>
                  <w:rFonts w:cs="Open Sans"/>
                  <w:sz w:val="20"/>
                  <w:szCs w:val="20"/>
                </w:rPr>
                <w:t>String </w:t>
              </w:r>
            </w:ins>
          </w:p>
        </w:tc>
        <w:tc>
          <w:tcPr>
            <w:tcW w:w="5184" w:type="dxa"/>
            <w:hideMark/>
          </w:tcPr>
          <w:p w14:paraId="12FC8B65"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490" w:author="Mr Richard P Williams" w:date="2016-10-03T22:42:00Z"/>
                <w:rFonts w:cs="Open Sans"/>
                <w:sz w:val="20"/>
                <w:szCs w:val="20"/>
              </w:rPr>
            </w:pPr>
            <w:ins w:id="491" w:author="Mr Richard P Williams" w:date="2016-10-03T22:42:00Z">
              <w:r w:rsidRPr="0085417D">
                <w:t xml:space="preserve">Next Level down. Example </w:t>
              </w:r>
              <w:r>
                <w:t>from Figure 3 Department Code</w:t>
              </w:r>
            </w:ins>
          </w:p>
        </w:tc>
      </w:tr>
      <w:tr w:rsidR="008F7B0C" w:rsidRPr="00DD4F05" w14:paraId="6886388A" w14:textId="77777777" w:rsidTr="008F7B0C">
        <w:trPr>
          <w:cnfStyle w:val="000000100000" w:firstRow="0" w:lastRow="0" w:firstColumn="0" w:lastColumn="0" w:oddVBand="0" w:evenVBand="0" w:oddHBand="1" w:evenHBand="0" w:firstRowFirstColumn="0" w:firstRowLastColumn="0" w:lastRowFirstColumn="0" w:lastRowLastColumn="0"/>
          <w:ins w:id="49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82C49A7" w14:textId="77777777" w:rsidR="008F7B0C" w:rsidRPr="00DD4F05" w:rsidRDefault="008F7B0C" w:rsidP="008F7B0C">
            <w:pPr>
              <w:rPr>
                <w:ins w:id="493" w:author="Mr Richard P Williams" w:date="2016-10-03T22:42:00Z"/>
                <w:rFonts w:cs="Open Sans"/>
                <w:sz w:val="20"/>
                <w:szCs w:val="20"/>
              </w:rPr>
            </w:pPr>
            <w:ins w:id="494" w:author="Mr Richard P Williams" w:date="2016-10-03T22:42:00Z">
              <w:r w:rsidRPr="00DD4F05">
                <w:rPr>
                  <w:rFonts w:cs="Open Sans"/>
                  <w:sz w:val="20"/>
                  <w:szCs w:val="20"/>
                </w:rPr>
                <w:t> </w:t>
              </w:r>
            </w:ins>
          </w:p>
          <w:p w14:paraId="4612601D" w14:textId="77777777" w:rsidR="008F7B0C" w:rsidRPr="00DD4F05" w:rsidRDefault="008F7B0C" w:rsidP="008F7B0C">
            <w:pPr>
              <w:rPr>
                <w:ins w:id="495" w:author="Mr Richard P Williams" w:date="2016-10-03T22:42:00Z"/>
                <w:rFonts w:cs="Open Sans"/>
                <w:sz w:val="20"/>
                <w:szCs w:val="20"/>
              </w:rPr>
            </w:pPr>
            <w:ins w:id="496" w:author="Mr Richard P Williams" w:date="2016-10-03T22:42:00Z">
              <w:r w:rsidRPr="00DD4F05">
                <w:rPr>
                  <w:rFonts w:cs="Open Sans"/>
                  <w:sz w:val="20"/>
                  <w:szCs w:val="20"/>
                </w:rPr>
                <w:t>Hierarchy2Description </w:t>
              </w:r>
            </w:ins>
          </w:p>
        </w:tc>
        <w:tc>
          <w:tcPr>
            <w:tcW w:w="0" w:type="auto"/>
            <w:hideMark/>
          </w:tcPr>
          <w:p w14:paraId="49FE0736"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497" w:author="Mr Richard P Williams" w:date="2016-10-03T22:42:00Z"/>
                <w:rFonts w:cs="Open Sans"/>
                <w:sz w:val="20"/>
                <w:szCs w:val="20"/>
              </w:rPr>
            </w:pPr>
            <w:ins w:id="498" w:author="Mr Richard P Williams" w:date="2016-10-03T22:42:00Z">
              <w:r w:rsidRPr="00DD4F05">
                <w:rPr>
                  <w:rFonts w:cs="Open Sans"/>
                  <w:sz w:val="20"/>
                  <w:szCs w:val="20"/>
                </w:rPr>
                <w:t>String </w:t>
              </w:r>
            </w:ins>
          </w:p>
        </w:tc>
        <w:tc>
          <w:tcPr>
            <w:tcW w:w="5184" w:type="dxa"/>
            <w:hideMark/>
          </w:tcPr>
          <w:p w14:paraId="316771D1"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499" w:author="Mr Richard P Williams" w:date="2016-10-03T22:42:00Z"/>
                <w:rFonts w:cs="Open Sans"/>
                <w:sz w:val="20"/>
                <w:szCs w:val="20"/>
              </w:rPr>
            </w:pPr>
            <w:ins w:id="500" w:author="Mr Richard P Williams" w:date="2016-10-03T22:42:00Z">
              <w:r w:rsidRPr="0085417D">
                <w:t xml:space="preserve">Next Level down. Example </w:t>
              </w:r>
              <w:r>
                <w:t>from Figure 3 Department Name</w:t>
              </w:r>
            </w:ins>
          </w:p>
        </w:tc>
      </w:tr>
      <w:tr w:rsidR="008F7B0C" w:rsidRPr="00DD4F05" w14:paraId="3D5D0AFE" w14:textId="77777777" w:rsidTr="008F7B0C">
        <w:trPr>
          <w:trHeight w:val="330"/>
          <w:ins w:id="50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033E944" w14:textId="77777777" w:rsidR="008F7B0C" w:rsidRPr="00DD4F05" w:rsidRDefault="008F7B0C" w:rsidP="008F7B0C">
            <w:pPr>
              <w:rPr>
                <w:ins w:id="502" w:author="Mr Richard P Williams" w:date="2016-10-03T22:42:00Z"/>
                <w:rFonts w:cs="Open Sans"/>
                <w:sz w:val="20"/>
                <w:szCs w:val="20"/>
              </w:rPr>
            </w:pPr>
            <w:ins w:id="503" w:author="Mr Richard P Williams" w:date="2016-10-03T22:42:00Z">
              <w:r w:rsidRPr="00DD4F05">
                <w:rPr>
                  <w:rFonts w:cs="Open Sans"/>
                  <w:sz w:val="20"/>
                  <w:szCs w:val="20"/>
                </w:rPr>
                <w:t>Hierarchy3 </w:t>
              </w:r>
            </w:ins>
          </w:p>
        </w:tc>
        <w:tc>
          <w:tcPr>
            <w:tcW w:w="0" w:type="auto"/>
            <w:hideMark/>
          </w:tcPr>
          <w:p w14:paraId="62889517"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04" w:author="Mr Richard P Williams" w:date="2016-10-03T22:42:00Z"/>
                <w:rFonts w:cs="Open Sans"/>
                <w:sz w:val="20"/>
                <w:szCs w:val="20"/>
              </w:rPr>
            </w:pPr>
            <w:ins w:id="505" w:author="Mr Richard P Williams" w:date="2016-10-03T22:42:00Z">
              <w:r w:rsidRPr="00DD4F05">
                <w:rPr>
                  <w:rFonts w:cs="Open Sans"/>
                  <w:sz w:val="20"/>
                  <w:szCs w:val="20"/>
                </w:rPr>
                <w:t>String </w:t>
              </w:r>
            </w:ins>
          </w:p>
        </w:tc>
        <w:tc>
          <w:tcPr>
            <w:tcW w:w="5184" w:type="dxa"/>
            <w:hideMark/>
          </w:tcPr>
          <w:p w14:paraId="2CCC86D3"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06" w:author="Mr Richard P Williams" w:date="2016-10-03T22:42:00Z"/>
                <w:rFonts w:cs="Open Sans"/>
                <w:sz w:val="20"/>
                <w:szCs w:val="20"/>
              </w:rPr>
            </w:pPr>
            <w:ins w:id="507" w:author="Mr Richard P Williams" w:date="2016-10-03T22:42:00Z">
              <w:r w:rsidRPr="0085417D">
                <w:t xml:space="preserve">Next Level down. Example </w:t>
              </w:r>
              <w:r>
                <w:t>from Figure 3 Section Code</w:t>
              </w:r>
            </w:ins>
          </w:p>
        </w:tc>
      </w:tr>
      <w:tr w:rsidR="008F7B0C" w:rsidRPr="00DD4F05" w14:paraId="1208AD26" w14:textId="77777777" w:rsidTr="008F7B0C">
        <w:trPr>
          <w:cnfStyle w:val="000000100000" w:firstRow="0" w:lastRow="0" w:firstColumn="0" w:lastColumn="0" w:oddVBand="0" w:evenVBand="0" w:oddHBand="1" w:evenHBand="0" w:firstRowFirstColumn="0" w:firstRowLastColumn="0" w:lastRowFirstColumn="0" w:lastRowLastColumn="0"/>
          <w:trHeight w:val="330"/>
          <w:ins w:id="50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357B90E9" w14:textId="77777777" w:rsidR="008F7B0C" w:rsidRPr="00DD4F05" w:rsidRDefault="008F7B0C" w:rsidP="008F7B0C">
            <w:pPr>
              <w:rPr>
                <w:ins w:id="509" w:author="Mr Richard P Williams" w:date="2016-10-03T22:42:00Z"/>
                <w:rFonts w:cs="Open Sans"/>
                <w:sz w:val="20"/>
                <w:szCs w:val="20"/>
              </w:rPr>
            </w:pPr>
            <w:ins w:id="510" w:author="Mr Richard P Williams" w:date="2016-10-03T22:42:00Z">
              <w:r w:rsidRPr="00DD4F05">
                <w:rPr>
                  <w:rFonts w:cs="Open Sans"/>
                  <w:sz w:val="20"/>
                  <w:szCs w:val="20"/>
                </w:rPr>
                <w:t>Hierarchy3Description </w:t>
              </w:r>
            </w:ins>
          </w:p>
        </w:tc>
        <w:tc>
          <w:tcPr>
            <w:tcW w:w="0" w:type="auto"/>
            <w:hideMark/>
          </w:tcPr>
          <w:p w14:paraId="6072FDEE"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11" w:author="Mr Richard P Williams" w:date="2016-10-03T22:42:00Z"/>
                <w:rFonts w:cs="Open Sans"/>
                <w:sz w:val="20"/>
                <w:szCs w:val="20"/>
              </w:rPr>
            </w:pPr>
            <w:ins w:id="512" w:author="Mr Richard P Williams" w:date="2016-10-03T22:42:00Z">
              <w:r w:rsidRPr="00DD4F05">
                <w:rPr>
                  <w:rFonts w:cs="Open Sans"/>
                  <w:sz w:val="20"/>
                  <w:szCs w:val="20"/>
                </w:rPr>
                <w:t>String </w:t>
              </w:r>
            </w:ins>
          </w:p>
        </w:tc>
        <w:tc>
          <w:tcPr>
            <w:tcW w:w="5184" w:type="dxa"/>
            <w:hideMark/>
          </w:tcPr>
          <w:p w14:paraId="368471A6"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13" w:author="Mr Richard P Williams" w:date="2016-10-03T22:42:00Z"/>
                <w:rFonts w:cs="Open Sans"/>
                <w:sz w:val="20"/>
                <w:szCs w:val="20"/>
              </w:rPr>
            </w:pPr>
            <w:ins w:id="514" w:author="Mr Richard P Williams" w:date="2016-10-03T22:42:00Z">
              <w:r w:rsidRPr="0085417D">
                <w:t xml:space="preserve">Next Level down. Example </w:t>
              </w:r>
              <w:r>
                <w:t>from Figure 3 Section Name</w:t>
              </w:r>
            </w:ins>
          </w:p>
        </w:tc>
      </w:tr>
      <w:tr w:rsidR="008F7B0C" w:rsidRPr="00DD4F05" w14:paraId="54C0999B" w14:textId="77777777" w:rsidTr="008F7B0C">
        <w:trPr>
          <w:trHeight w:val="330"/>
          <w:ins w:id="51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71E734FD" w14:textId="77777777" w:rsidR="008F7B0C" w:rsidRPr="00DD4F05" w:rsidRDefault="008F7B0C" w:rsidP="008F7B0C">
            <w:pPr>
              <w:rPr>
                <w:ins w:id="516" w:author="Mr Richard P Williams" w:date="2016-10-03T22:42:00Z"/>
                <w:rFonts w:cs="Open Sans"/>
                <w:sz w:val="20"/>
                <w:szCs w:val="20"/>
              </w:rPr>
            </w:pPr>
            <w:ins w:id="517" w:author="Mr Richard P Williams" w:date="2016-10-03T22:42:00Z">
              <w:r w:rsidRPr="00DD4F05">
                <w:rPr>
                  <w:rFonts w:cs="Open Sans"/>
                  <w:sz w:val="20"/>
                  <w:szCs w:val="20"/>
                </w:rPr>
                <w:t>Hierarchy4 </w:t>
              </w:r>
            </w:ins>
          </w:p>
        </w:tc>
        <w:tc>
          <w:tcPr>
            <w:tcW w:w="0" w:type="auto"/>
            <w:hideMark/>
          </w:tcPr>
          <w:p w14:paraId="4DE8B1DD"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18" w:author="Mr Richard P Williams" w:date="2016-10-03T22:42:00Z"/>
                <w:rFonts w:cs="Open Sans"/>
                <w:sz w:val="20"/>
                <w:szCs w:val="20"/>
              </w:rPr>
            </w:pPr>
            <w:ins w:id="519" w:author="Mr Richard P Williams" w:date="2016-10-03T22:42:00Z">
              <w:r w:rsidRPr="00DD4F05">
                <w:rPr>
                  <w:rFonts w:cs="Open Sans"/>
                  <w:sz w:val="20"/>
                  <w:szCs w:val="20"/>
                </w:rPr>
                <w:t>String </w:t>
              </w:r>
            </w:ins>
          </w:p>
        </w:tc>
        <w:tc>
          <w:tcPr>
            <w:tcW w:w="5184" w:type="dxa"/>
            <w:hideMark/>
          </w:tcPr>
          <w:p w14:paraId="72FC511C"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20" w:author="Mr Richard P Williams" w:date="2016-10-03T22:42:00Z"/>
                <w:rFonts w:cs="Open Sans"/>
                <w:sz w:val="20"/>
                <w:szCs w:val="20"/>
              </w:rPr>
            </w:pPr>
            <w:ins w:id="521" w:author="Mr Richard P Williams" w:date="2016-10-03T22:42:00Z">
              <w:r w:rsidRPr="0085417D">
                <w:t xml:space="preserve">Next Level down. Example </w:t>
              </w:r>
              <w:r>
                <w:t>from Figure 3 Class Code</w:t>
              </w:r>
            </w:ins>
          </w:p>
        </w:tc>
      </w:tr>
      <w:tr w:rsidR="008F7B0C" w:rsidRPr="00DD4F05" w14:paraId="75F3A4CE" w14:textId="77777777" w:rsidTr="008F7B0C">
        <w:trPr>
          <w:cnfStyle w:val="000000100000" w:firstRow="0" w:lastRow="0" w:firstColumn="0" w:lastColumn="0" w:oddVBand="0" w:evenVBand="0" w:oddHBand="1" w:evenHBand="0" w:firstRowFirstColumn="0" w:firstRowLastColumn="0" w:lastRowFirstColumn="0" w:lastRowLastColumn="0"/>
          <w:trHeight w:val="330"/>
          <w:ins w:id="52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7BD1A1A7" w14:textId="77777777" w:rsidR="008F7B0C" w:rsidRPr="00DD4F05" w:rsidRDefault="008F7B0C" w:rsidP="008F7B0C">
            <w:pPr>
              <w:rPr>
                <w:ins w:id="523" w:author="Mr Richard P Williams" w:date="2016-10-03T22:42:00Z"/>
                <w:rFonts w:cs="Open Sans"/>
                <w:sz w:val="20"/>
                <w:szCs w:val="20"/>
              </w:rPr>
            </w:pPr>
            <w:ins w:id="524" w:author="Mr Richard P Williams" w:date="2016-10-03T22:42:00Z">
              <w:r w:rsidRPr="00DD4F05">
                <w:rPr>
                  <w:rFonts w:cs="Open Sans"/>
                  <w:sz w:val="20"/>
                  <w:szCs w:val="20"/>
                </w:rPr>
                <w:t>Hierarchy4Description </w:t>
              </w:r>
            </w:ins>
          </w:p>
        </w:tc>
        <w:tc>
          <w:tcPr>
            <w:tcW w:w="0" w:type="auto"/>
            <w:hideMark/>
          </w:tcPr>
          <w:p w14:paraId="34337569"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25" w:author="Mr Richard P Williams" w:date="2016-10-03T22:42:00Z"/>
                <w:rFonts w:cs="Open Sans"/>
                <w:sz w:val="20"/>
                <w:szCs w:val="20"/>
              </w:rPr>
            </w:pPr>
            <w:ins w:id="526" w:author="Mr Richard P Williams" w:date="2016-10-03T22:42:00Z">
              <w:r w:rsidRPr="00DD4F05">
                <w:rPr>
                  <w:rFonts w:cs="Open Sans"/>
                  <w:sz w:val="20"/>
                  <w:szCs w:val="20"/>
                </w:rPr>
                <w:t>String </w:t>
              </w:r>
            </w:ins>
          </w:p>
        </w:tc>
        <w:tc>
          <w:tcPr>
            <w:tcW w:w="5184" w:type="dxa"/>
            <w:hideMark/>
          </w:tcPr>
          <w:p w14:paraId="352C0CCB"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27" w:author="Mr Richard P Williams" w:date="2016-10-03T22:42:00Z"/>
                <w:rFonts w:cs="Open Sans"/>
                <w:sz w:val="20"/>
                <w:szCs w:val="20"/>
              </w:rPr>
            </w:pPr>
            <w:ins w:id="528" w:author="Mr Richard P Williams" w:date="2016-10-03T22:42:00Z">
              <w:r w:rsidRPr="0085417D">
                <w:t xml:space="preserve">Next Level down. Example </w:t>
              </w:r>
              <w:r>
                <w:t>from Figure 3 Class Name</w:t>
              </w:r>
            </w:ins>
          </w:p>
        </w:tc>
      </w:tr>
      <w:tr w:rsidR="008F7B0C" w:rsidRPr="00DD4F05" w14:paraId="0B492AEB" w14:textId="77777777" w:rsidTr="008F7B0C">
        <w:trPr>
          <w:trHeight w:val="330"/>
          <w:ins w:id="52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1F06639B" w14:textId="77777777" w:rsidR="008F7B0C" w:rsidRPr="00DD4F05" w:rsidRDefault="008F7B0C" w:rsidP="008F7B0C">
            <w:pPr>
              <w:rPr>
                <w:ins w:id="530" w:author="Mr Richard P Williams" w:date="2016-10-03T22:42:00Z"/>
                <w:rFonts w:cs="Open Sans"/>
                <w:sz w:val="20"/>
                <w:szCs w:val="20"/>
              </w:rPr>
            </w:pPr>
            <w:ins w:id="531" w:author="Mr Richard P Williams" w:date="2016-10-03T22:42:00Z">
              <w:r w:rsidRPr="00DD4F05">
                <w:rPr>
                  <w:rFonts w:cs="Open Sans"/>
                  <w:sz w:val="20"/>
                  <w:szCs w:val="20"/>
                </w:rPr>
                <w:t>Hierarchy5 </w:t>
              </w:r>
            </w:ins>
          </w:p>
        </w:tc>
        <w:tc>
          <w:tcPr>
            <w:tcW w:w="0" w:type="auto"/>
            <w:hideMark/>
          </w:tcPr>
          <w:p w14:paraId="5327F305"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32" w:author="Mr Richard P Williams" w:date="2016-10-03T22:42:00Z"/>
                <w:rFonts w:cs="Open Sans"/>
                <w:sz w:val="20"/>
                <w:szCs w:val="20"/>
              </w:rPr>
            </w:pPr>
            <w:ins w:id="533" w:author="Mr Richard P Williams" w:date="2016-10-03T22:42:00Z">
              <w:r w:rsidRPr="00DD4F05">
                <w:rPr>
                  <w:rFonts w:cs="Open Sans"/>
                  <w:sz w:val="20"/>
                  <w:szCs w:val="20"/>
                </w:rPr>
                <w:t>String </w:t>
              </w:r>
            </w:ins>
          </w:p>
        </w:tc>
        <w:tc>
          <w:tcPr>
            <w:tcW w:w="5184" w:type="dxa"/>
            <w:hideMark/>
          </w:tcPr>
          <w:p w14:paraId="3EA2EC1F"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34" w:author="Mr Richard P Williams" w:date="2016-10-03T22:42:00Z"/>
                <w:rFonts w:cs="Open Sans"/>
                <w:sz w:val="20"/>
                <w:szCs w:val="20"/>
              </w:rPr>
            </w:pPr>
            <w:ins w:id="535" w:author="Mr Richard P Williams" w:date="2016-10-03T22:42:00Z">
              <w:r w:rsidRPr="0085417D">
                <w:t xml:space="preserve">Next Level down. Example </w:t>
              </w:r>
              <w:r>
                <w:t>from Figure 3 Sub Class Code</w:t>
              </w:r>
            </w:ins>
          </w:p>
        </w:tc>
      </w:tr>
      <w:tr w:rsidR="008F7B0C" w:rsidRPr="00DD4F05" w14:paraId="166F4D39" w14:textId="77777777" w:rsidTr="008F7B0C">
        <w:trPr>
          <w:cnfStyle w:val="000000100000" w:firstRow="0" w:lastRow="0" w:firstColumn="0" w:lastColumn="0" w:oddVBand="0" w:evenVBand="0" w:oddHBand="1" w:evenHBand="0" w:firstRowFirstColumn="0" w:firstRowLastColumn="0" w:lastRowFirstColumn="0" w:lastRowLastColumn="0"/>
          <w:trHeight w:val="330"/>
          <w:ins w:id="53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1100420E" w14:textId="77777777" w:rsidR="008F7B0C" w:rsidRPr="00DD4F05" w:rsidRDefault="008F7B0C" w:rsidP="008F7B0C">
            <w:pPr>
              <w:rPr>
                <w:ins w:id="537" w:author="Mr Richard P Williams" w:date="2016-10-03T22:42:00Z"/>
                <w:rFonts w:cs="Open Sans"/>
                <w:sz w:val="20"/>
                <w:szCs w:val="20"/>
              </w:rPr>
            </w:pPr>
            <w:ins w:id="538" w:author="Mr Richard P Williams" w:date="2016-10-03T22:42:00Z">
              <w:r w:rsidRPr="00DD4F05">
                <w:rPr>
                  <w:rFonts w:cs="Open Sans"/>
                  <w:sz w:val="20"/>
                  <w:szCs w:val="20"/>
                </w:rPr>
                <w:t>Hierarchy5Description </w:t>
              </w:r>
            </w:ins>
          </w:p>
        </w:tc>
        <w:tc>
          <w:tcPr>
            <w:tcW w:w="0" w:type="auto"/>
            <w:hideMark/>
          </w:tcPr>
          <w:p w14:paraId="51F2CDE7"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39" w:author="Mr Richard P Williams" w:date="2016-10-03T22:42:00Z"/>
                <w:rFonts w:cs="Open Sans"/>
                <w:sz w:val="20"/>
                <w:szCs w:val="20"/>
              </w:rPr>
            </w:pPr>
            <w:ins w:id="540" w:author="Mr Richard P Williams" w:date="2016-10-03T22:42:00Z">
              <w:r w:rsidRPr="00DD4F05">
                <w:rPr>
                  <w:rFonts w:cs="Open Sans"/>
                  <w:sz w:val="20"/>
                  <w:szCs w:val="20"/>
                </w:rPr>
                <w:t>String </w:t>
              </w:r>
            </w:ins>
          </w:p>
        </w:tc>
        <w:tc>
          <w:tcPr>
            <w:tcW w:w="5184" w:type="dxa"/>
            <w:hideMark/>
          </w:tcPr>
          <w:p w14:paraId="6AD2074F"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41" w:author="Mr Richard P Williams" w:date="2016-10-03T22:42:00Z"/>
                <w:rFonts w:cs="Open Sans"/>
                <w:sz w:val="20"/>
                <w:szCs w:val="20"/>
              </w:rPr>
            </w:pPr>
            <w:ins w:id="542" w:author="Mr Richard P Williams" w:date="2016-10-03T22:42:00Z">
              <w:r w:rsidRPr="0085417D">
                <w:t xml:space="preserve">Next Level down. Example </w:t>
              </w:r>
              <w:r>
                <w:t>from Figure 3 Sub Class Name</w:t>
              </w:r>
            </w:ins>
          </w:p>
        </w:tc>
      </w:tr>
      <w:tr w:rsidR="008F7B0C" w:rsidRPr="00DD4F05" w14:paraId="77EB4BA5" w14:textId="77777777" w:rsidTr="008F7B0C">
        <w:trPr>
          <w:trHeight w:val="330"/>
          <w:ins w:id="5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46F2505C" w14:textId="77777777" w:rsidR="008F7B0C" w:rsidRPr="00DD4F05" w:rsidRDefault="008F7B0C" w:rsidP="008F7B0C">
            <w:pPr>
              <w:rPr>
                <w:ins w:id="544" w:author="Mr Richard P Williams" w:date="2016-10-03T22:42:00Z"/>
                <w:rFonts w:cs="Open Sans"/>
                <w:sz w:val="20"/>
                <w:szCs w:val="20"/>
              </w:rPr>
            </w:pPr>
            <w:ins w:id="545" w:author="Mr Richard P Williams" w:date="2016-10-03T22:42:00Z">
              <w:r w:rsidRPr="00DD4F05">
                <w:rPr>
                  <w:rFonts w:cs="Open Sans"/>
                  <w:sz w:val="20"/>
                  <w:szCs w:val="20"/>
                </w:rPr>
                <w:lastRenderedPageBreak/>
                <w:t>Hierarchy6 </w:t>
              </w:r>
            </w:ins>
          </w:p>
        </w:tc>
        <w:tc>
          <w:tcPr>
            <w:tcW w:w="0" w:type="auto"/>
            <w:hideMark/>
          </w:tcPr>
          <w:p w14:paraId="5901AC4B"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46" w:author="Mr Richard P Williams" w:date="2016-10-03T22:42:00Z"/>
                <w:rFonts w:cs="Open Sans"/>
                <w:sz w:val="20"/>
                <w:szCs w:val="20"/>
              </w:rPr>
            </w:pPr>
            <w:ins w:id="547" w:author="Mr Richard P Williams" w:date="2016-10-03T22:42:00Z">
              <w:r w:rsidRPr="00DD4F05">
                <w:rPr>
                  <w:rFonts w:cs="Open Sans"/>
                  <w:sz w:val="20"/>
                  <w:szCs w:val="20"/>
                </w:rPr>
                <w:t>String </w:t>
              </w:r>
            </w:ins>
          </w:p>
        </w:tc>
        <w:tc>
          <w:tcPr>
            <w:tcW w:w="5184" w:type="dxa"/>
            <w:hideMark/>
          </w:tcPr>
          <w:p w14:paraId="303B8F0A"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48" w:author="Mr Richard P Williams" w:date="2016-10-03T22:42:00Z"/>
                <w:rFonts w:cs="Open Sans"/>
                <w:sz w:val="20"/>
                <w:szCs w:val="20"/>
              </w:rPr>
            </w:pPr>
            <w:ins w:id="549" w:author="Mr Richard P Williams" w:date="2016-10-03T22:42:00Z">
              <w:r w:rsidRPr="0085417D">
                <w:t xml:space="preserve">Next Level down. </w:t>
              </w:r>
              <w:r>
                <w:rPr>
                  <w:rFonts w:cs="Open Sans"/>
                  <w:sz w:val="20"/>
                  <w:szCs w:val="20"/>
                </w:rPr>
                <w:t>Blank based Example from Figure 3</w:t>
              </w:r>
            </w:ins>
          </w:p>
        </w:tc>
      </w:tr>
      <w:tr w:rsidR="008F7B0C" w:rsidRPr="00DD4F05" w14:paraId="7C2F9550" w14:textId="77777777" w:rsidTr="008F7B0C">
        <w:trPr>
          <w:cnfStyle w:val="000000100000" w:firstRow="0" w:lastRow="0" w:firstColumn="0" w:lastColumn="0" w:oddVBand="0" w:evenVBand="0" w:oddHBand="1" w:evenHBand="0" w:firstRowFirstColumn="0" w:firstRowLastColumn="0" w:lastRowFirstColumn="0" w:lastRowLastColumn="0"/>
          <w:trHeight w:val="330"/>
          <w:ins w:id="55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18C1F10E" w14:textId="77777777" w:rsidR="008F7B0C" w:rsidRPr="00DD4F05" w:rsidRDefault="008F7B0C" w:rsidP="008F7B0C">
            <w:pPr>
              <w:rPr>
                <w:ins w:id="551" w:author="Mr Richard P Williams" w:date="2016-10-03T22:42:00Z"/>
                <w:rFonts w:cs="Open Sans"/>
                <w:sz w:val="20"/>
                <w:szCs w:val="20"/>
              </w:rPr>
            </w:pPr>
            <w:ins w:id="552" w:author="Mr Richard P Williams" w:date="2016-10-03T22:42:00Z">
              <w:r w:rsidRPr="00DD4F05">
                <w:rPr>
                  <w:rFonts w:cs="Open Sans"/>
                  <w:sz w:val="20"/>
                  <w:szCs w:val="20"/>
                </w:rPr>
                <w:t>Hierarchy6Description </w:t>
              </w:r>
            </w:ins>
          </w:p>
        </w:tc>
        <w:tc>
          <w:tcPr>
            <w:tcW w:w="0" w:type="auto"/>
            <w:hideMark/>
          </w:tcPr>
          <w:p w14:paraId="63496027"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53" w:author="Mr Richard P Williams" w:date="2016-10-03T22:42:00Z"/>
                <w:rFonts w:cs="Open Sans"/>
                <w:sz w:val="20"/>
                <w:szCs w:val="20"/>
              </w:rPr>
            </w:pPr>
            <w:ins w:id="554" w:author="Mr Richard P Williams" w:date="2016-10-03T22:42:00Z">
              <w:r w:rsidRPr="00DD4F05">
                <w:rPr>
                  <w:rFonts w:cs="Open Sans"/>
                  <w:sz w:val="20"/>
                  <w:szCs w:val="20"/>
                </w:rPr>
                <w:t>String </w:t>
              </w:r>
            </w:ins>
          </w:p>
        </w:tc>
        <w:tc>
          <w:tcPr>
            <w:tcW w:w="5184" w:type="dxa"/>
            <w:hideMark/>
          </w:tcPr>
          <w:p w14:paraId="10FAAF9B"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55" w:author="Mr Richard P Williams" w:date="2016-10-03T22:42:00Z"/>
                <w:rFonts w:cs="Open Sans"/>
                <w:sz w:val="20"/>
                <w:szCs w:val="20"/>
              </w:rPr>
            </w:pPr>
            <w:ins w:id="556" w:author="Mr Richard P Williams" w:date="2016-10-03T22:42:00Z">
              <w:r w:rsidRPr="0085417D">
                <w:t xml:space="preserve">Next Level down. </w:t>
              </w:r>
              <w:r>
                <w:rPr>
                  <w:rFonts w:cs="Open Sans"/>
                  <w:sz w:val="20"/>
                  <w:szCs w:val="20"/>
                </w:rPr>
                <w:t>Blank based Example from Figure 3</w:t>
              </w:r>
            </w:ins>
          </w:p>
        </w:tc>
      </w:tr>
      <w:tr w:rsidR="008F7B0C" w:rsidRPr="00DD4F05" w14:paraId="0DB3D50E" w14:textId="77777777" w:rsidTr="008F7B0C">
        <w:trPr>
          <w:trHeight w:val="330"/>
          <w:ins w:id="55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48800D42" w14:textId="77777777" w:rsidR="008F7B0C" w:rsidRPr="00DD4F05" w:rsidRDefault="008F7B0C" w:rsidP="008F7B0C">
            <w:pPr>
              <w:rPr>
                <w:ins w:id="558" w:author="Mr Richard P Williams" w:date="2016-10-03T22:42:00Z"/>
                <w:rFonts w:cs="Open Sans"/>
                <w:sz w:val="20"/>
                <w:szCs w:val="20"/>
              </w:rPr>
            </w:pPr>
            <w:ins w:id="559" w:author="Mr Richard P Williams" w:date="2016-10-03T22:42:00Z">
              <w:r w:rsidRPr="00DD4F05">
                <w:rPr>
                  <w:rFonts w:cs="Open Sans"/>
                  <w:sz w:val="20"/>
                  <w:szCs w:val="20"/>
                </w:rPr>
                <w:t>ItemName </w:t>
              </w:r>
            </w:ins>
          </w:p>
        </w:tc>
        <w:tc>
          <w:tcPr>
            <w:tcW w:w="0" w:type="auto"/>
            <w:hideMark/>
          </w:tcPr>
          <w:p w14:paraId="738965BB"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60" w:author="Mr Richard P Williams" w:date="2016-10-03T22:42:00Z"/>
                <w:rFonts w:cs="Open Sans"/>
                <w:sz w:val="20"/>
                <w:szCs w:val="20"/>
              </w:rPr>
            </w:pPr>
            <w:ins w:id="561" w:author="Mr Richard P Williams" w:date="2016-10-03T22:42:00Z">
              <w:r w:rsidRPr="00DD4F05">
                <w:rPr>
                  <w:rFonts w:cs="Open Sans"/>
                  <w:sz w:val="20"/>
                  <w:szCs w:val="20"/>
                </w:rPr>
                <w:t>String </w:t>
              </w:r>
            </w:ins>
          </w:p>
        </w:tc>
        <w:tc>
          <w:tcPr>
            <w:tcW w:w="5184" w:type="dxa"/>
            <w:hideMark/>
          </w:tcPr>
          <w:p w14:paraId="79109F15"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62" w:author="Mr Richard P Williams" w:date="2016-10-03T22:42:00Z"/>
                <w:rFonts w:cs="Open Sans"/>
                <w:sz w:val="20"/>
                <w:szCs w:val="20"/>
              </w:rPr>
            </w:pPr>
            <w:proofErr w:type="gramStart"/>
            <w:ins w:id="563" w:author="Mr Richard P Williams" w:date="2016-10-03T22:42:00Z">
              <w:r w:rsidRPr="00DD4F05">
                <w:rPr>
                  <w:rFonts w:cs="Open Sans"/>
                  <w:sz w:val="20"/>
                  <w:szCs w:val="20"/>
                </w:rPr>
                <w:t>e.g.“</w:t>
              </w:r>
              <w:proofErr w:type="gramEnd"/>
              <w:r w:rsidRPr="00DD4F05">
                <w:rPr>
                  <w:rFonts w:cs="Open Sans"/>
                  <w:sz w:val="20"/>
                  <w:szCs w:val="20"/>
                </w:rPr>
                <w:t>BIC Lighter” </w:t>
              </w:r>
            </w:ins>
          </w:p>
        </w:tc>
      </w:tr>
      <w:tr w:rsidR="008F7B0C" w:rsidRPr="00DD4F05" w14:paraId="5D714E61" w14:textId="77777777" w:rsidTr="008F7B0C">
        <w:trPr>
          <w:cnfStyle w:val="000000100000" w:firstRow="0" w:lastRow="0" w:firstColumn="0" w:lastColumn="0" w:oddVBand="0" w:evenVBand="0" w:oddHBand="1" w:evenHBand="0" w:firstRowFirstColumn="0" w:firstRowLastColumn="0" w:lastRowFirstColumn="0" w:lastRowLastColumn="0"/>
          <w:trHeight w:val="330"/>
          <w:ins w:id="56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47012745" w14:textId="77777777" w:rsidR="008F7B0C" w:rsidRPr="00DD4F05" w:rsidRDefault="008F7B0C" w:rsidP="008F7B0C">
            <w:pPr>
              <w:rPr>
                <w:ins w:id="565" w:author="Mr Richard P Williams" w:date="2016-10-03T22:42:00Z"/>
                <w:rFonts w:cs="Open Sans"/>
                <w:sz w:val="20"/>
                <w:szCs w:val="20"/>
              </w:rPr>
            </w:pPr>
            <w:ins w:id="566" w:author="Mr Richard P Williams" w:date="2016-10-03T22:42:00Z">
              <w:r w:rsidRPr="00DD4F05">
                <w:rPr>
                  <w:rFonts w:cs="Open Sans"/>
                  <w:sz w:val="20"/>
                  <w:szCs w:val="20"/>
                </w:rPr>
                <w:t>ItemDescription </w:t>
              </w:r>
            </w:ins>
          </w:p>
        </w:tc>
        <w:tc>
          <w:tcPr>
            <w:tcW w:w="0" w:type="auto"/>
            <w:hideMark/>
          </w:tcPr>
          <w:p w14:paraId="124C49DA"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67" w:author="Mr Richard P Williams" w:date="2016-10-03T22:42:00Z"/>
                <w:rFonts w:cs="Open Sans"/>
                <w:sz w:val="20"/>
                <w:szCs w:val="20"/>
              </w:rPr>
            </w:pPr>
            <w:ins w:id="568" w:author="Mr Richard P Williams" w:date="2016-10-03T22:42:00Z">
              <w:r w:rsidRPr="00DD4F05">
                <w:rPr>
                  <w:rFonts w:cs="Open Sans"/>
                  <w:sz w:val="20"/>
                  <w:szCs w:val="20"/>
                </w:rPr>
                <w:t>String </w:t>
              </w:r>
            </w:ins>
          </w:p>
        </w:tc>
        <w:tc>
          <w:tcPr>
            <w:tcW w:w="5184" w:type="dxa"/>
            <w:hideMark/>
          </w:tcPr>
          <w:p w14:paraId="13B9E420"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69" w:author="Mr Richard P Williams" w:date="2016-10-03T22:42:00Z"/>
                <w:rFonts w:cs="Open Sans"/>
                <w:sz w:val="20"/>
                <w:szCs w:val="20"/>
              </w:rPr>
            </w:pPr>
            <w:ins w:id="570" w:author="Mr Richard P Williams" w:date="2016-10-03T22:42:00Z">
              <w:r w:rsidRPr="00DD4F05">
                <w:rPr>
                  <w:rFonts w:cs="Open Sans"/>
                  <w:sz w:val="20"/>
                  <w:szCs w:val="20"/>
                </w:rPr>
                <w:t>e.g. “Blue BIC lighter 5 ml” </w:t>
              </w:r>
            </w:ins>
          </w:p>
        </w:tc>
      </w:tr>
      <w:tr w:rsidR="008F7B0C" w:rsidRPr="00DD4F05" w14:paraId="40F39CAE" w14:textId="77777777" w:rsidTr="008F7B0C">
        <w:trPr>
          <w:trHeight w:val="330"/>
          <w:ins w:id="57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5ED8C643" w14:textId="77777777" w:rsidR="008F7B0C" w:rsidRPr="00DD4F05" w:rsidRDefault="008F7B0C" w:rsidP="008F7B0C">
            <w:pPr>
              <w:rPr>
                <w:ins w:id="572" w:author="Mr Richard P Williams" w:date="2016-10-03T22:42:00Z"/>
                <w:rFonts w:cs="Open Sans"/>
                <w:sz w:val="20"/>
                <w:szCs w:val="20"/>
              </w:rPr>
            </w:pPr>
            <w:ins w:id="573" w:author="Mr Richard P Williams" w:date="2016-10-03T22:42:00Z">
              <w:r w:rsidRPr="00DD4F05">
                <w:rPr>
                  <w:rFonts w:cs="Open Sans"/>
                  <w:sz w:val="20"/>
                  <w:szCs w:val="20"/>
                </w:rPr>
                <w:t>ItemReceiptDescription </w:t>
              </w:r>
            </w:ins>
          </w:p>
        </w:tc>
        <w:tc>
          <w:tcPr>
            <w:tcW w:w="0" w:type="auto"/>
            <w:hideMark/>
          </w:tcPr>
          <w:p w14:paraId="3D3AEF2D"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74" w:author="Mr Richard P Williams" w:date="2016-10-03T22:42:00Z"/>
                <w:rFonts w:cs="Open Sans"/>
                <w:sz w:val="20"/>
                <w:szCs w:val="20"/>
              </w:rPr>
            </w:pPr>
            <w:ins w:id="575" w:author="Mr Richard P Williams" w:date="2016-10-03T22:42:00Z">
              <w:r w:rsidRPr="00DD4F05">
                <w:rPr>
                  <w:rFonts w:cs="Open Sans"/>
                  <w:sz w:val="20"/>
                  <w:szCs w:val="20"/>
                </w:rPr>
                <w:t>String </w:t>
              </w:r>
            </w:ins>
          </w:p>
        </w:tc>
        <w:tc>
          <w:tcPr>
            <w:tcW w:w="5184" w:type="dxa"/>
            <w:hideMark/>
          </w:tcPr>
          <w:p w14:paraId="18F66E56"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76" w:author="Mr Richard P Williams" w:date="2016-10-03T22:42:00Z"/>
                <w:rFonts w:cs="Open Sans"/>
                <w:sz w:val="20"/>
                <w:szCs w:val="20"/>
              </w:rPr>
            </w:pPr>
            <w:ins w:id="577" w:author="Mr Richard P Williams" w:date="2016-10-03T22:42:00Z">
              <w:r w:rsidRPr="00DD4F05">
                <w:rPr>
                  <w:rFonts w:cs="Open Sans"/>
                  <w:sz w:val="20"/>
                  <w:szCs w:val="20"/>
                </w:rPr>
                <w:t>e.g. “BIC LTR” </w:t>
              </w:r>
            </w:ins>
          </w:p>
        </w:tc>
      </w:tr>
      <w:tr w:rsidR="008F7B0C" w:rsidRPr="00DD4F05" w14:paraId="5B9B6A96" w14:textId="77777777" w:rsidTr="008F7B0C">
        <w:trPr>
          <w:cnfStyle w:val="000000100000" w:firstRow="0" w:lastRow="0" w:firstColumn="0" w:lastColumn="0" w:oddVBand="0" w:evenVBand="0" w:oddHBand="1" w:evenHBand="0" w:firstRowFirstColumn="0" w:firstRowLastColumn="0" w:lastRowFirstColumn="0" w:lastRowLastColumn="0"/>
          <w:trHeight w:val="330"/>
          <w:ins w:id="5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5CCE84F8" w14:textId="77777777" w:rsidR="008F7B0C" w:rsidRPr="00DD4F05" w:rsidRDefault="008F7B0C" w:rsidP="008F7B0C">
            <w:pPr>
              <w:rPr>
                <w:ins w:id="579" w:author="Mr Richard P Williams" w:date="2016-10-03T22:42:00Z"/>
                <w:rFonts w:cs="Open Sans"/>
                <w:sz w:val="20"/>
                <w:szCs w:val="20"/>
              </w:rPr>
            </w:pPr>
            <w:ins w:id="580" w:author="Mr Richard P Williams" w:date="2016-10-03T22:42:00Z">
              <w:r w:rsidRPr="00DD4F05">
                <w:rPr>
                  <w:rFonts w:cs="Open Sans"/>
                  <w:sz w:val="20"/>
                  <w:szCs w:val="20"/>
                </w:rPr>
                <w:t>ItemStatus </w:t>
              </w:r>
            </w:ins>
          </w:p>
        </w:tc>
        <w:tc>
          <w:tcPr>
            <w:tcW w:w="0" w:type="auto"/>
            <w:hideMark/>
          </w:tcPr>
          <w:p w14:paraId="79CFFC0D"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81" w:author="Mr Richard P Williams" w:date="2016-10-03T22:42:00Z"/>
                <w:rFonts w:cs="Open Sans"/>
                <w:sz w:val="20"/>
                <w:szCs w:val="20"/>
              </w:rPr>
            </w:pPr>
            <w:ins w:id="582" w:author="Mr Richard P Williams" w:date="2016-10-03T22:42:00Z">
              <w:r w:rsidRPr="00DD4F05">
                <w:rPr>
                  <w:rFonts w:cs="Open Sans"/>
                  <w:sz w:val="20"/>
                  <w:szCs w:val="20"/>
                </w:rPr>
                <w:t>String </w:t>
              </w:r>
            </w:ins>
          </w:p>
        </w:tc>
        <w:tc>
          <w:tcPr>
            <w:tcW w:w="5184" w:type="dxa"/>
            <w:hideMark/>
          </w:tcPr>
          <w:p w14:paraId="3B057662"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83" w:author="Mr Richard P Williams" w:date="2016-10-03T22:42:00Z"/>
                <w:rFonts w:cs="Open Sans"/>
                <w:sz w:val="20"/>
                <w:szCs w:val="20"/>
              </w:rPr>
            </w:pPr>
            <w:ins w:id="584" w:author="Mr Richard P Williams" w:date="2016-10-03T22:42:00Z">
              <w:r w:rsidRPr="00DD4F05">
                <w:rPr>
                  <w:rFonts w:cs="Open Sans"/>
                  <w:sz w:val="20"/>
                  <w:szCs w:val="20"/>
                </w:rPr>
                <w:t>e.g. “1” = Active, “2” = inactive </w:t>
              </w:r>
            </w:ins>
          </w:p>
        </w:tc>
      </w:tr>
      <w:tr w:rsidR="008F7B0C" w:rsidRPr="00DD4F05" w14:paraId="45D86E65" w14:textId="77777777" w:rsidTr="008F7B0C">
        <w:trPr>
          <w:trHeight w:val="330"/>
          <w:ins w:id="58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7454E64A" w14:textId="77777777" w:rsidR="008F7B0C" w:rsidRPr="00DD4F05" w:rsidRDefault="008F7B0C" w:rsidP="008F7B0C">
            <w:pPr>
              <w:rPr>
                <w:ins w:id="586" w:author="Mr Richard P Williams" w:date="2016-10-03T22:42:00Z"/>
                <w:rFonts w:cs="Open Sans"/>
                <w:sz w:val="20"/>
                <w:szCs w:val="20"/>
              </w:rPr>
            </w:pPr>
            <w:ins w:id="587" w:author="Mr Richard P Williams" w:date="2016-10-03T22:42:00Z">
              <w:r w:rsidRPr="00DD4F05">
                <w:rPr>
                  <w:rFonts w:cs="Open Sans"/>
                  <w:sz w:val="20"/>
                  <w:szCs w:val="20"/>
                </w:rPr>
                <w:t>AlternateSKU </w:t>
              </w:r>
            </w:ins>
          </w:p>
        </w:tc>
        <w:tc>
          <w:tcPr>
            <w:tcW w:w="0" w:type="auto"/>
            <w:hideMark/>
          </w:tcPr>
          <w:p w14:paraId="78139100"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88" w:author="Mr Richard P Williams" w:date="2016-10-03T22:42:00Z"/>
                <w:rFonts w:cs="Open Sans"/>
                <w:sz w:val="20"/>
                <w:szCs w:val="20"/>
              </w:rPr>
            </w:pPr>
            <w:ins w:id="589" w:author="Mr Richard P Williams" w:date="2016-10-03T22:42:00Z">
              <w:r w:rsidRPr="00DD4F05">
                <w:rPr>
                  <w:rFonts w:cs="Open Sans"/>
                  <w:sz w:val="20"/>
                  <w:szCs w:val="20"/>
                </w:rPr>
                <w:t>String </w:t>
              </w:r>
            </w:ins>
          </w:p>
        </w:tc>
        <w:tc>
          <w:tcPr>
            <w:tcW w:w="5184" w:type="dxa"/>
            <w:hideMark/>
          </w:tcPr>
          <w:p w14:paraId="21AEB167" w14:textId="77777777" w:rsidR="008F7B0C" w:rsidRPr="00DD4F05" w:rsidRDefault="008F7B0C" w:rsidP="008F7B0C">
            <w:pPr>
              <w:cnfStyle w:val="000000000000" w:firstRow="0" w:lastRow="0" w:firstColumn="0" w:lastColumn="0" w:oddVBand="0" w:evenVBand="0" w:oddHBand="0" w:evenHBand="0" w:firstRowFirstColumn="0" w:firstRowLastColumn="0" w:lastRowFirstColumn="0" w:lastRowLastColumn="0"/>
              <w:rPr>
                <w:ins w:id="590" w:author="Mr Richard P Williams" w:date="2016-10-03T22:42:00Z"/>
                <w:rFonts w:cs="Open Sans"/>
                <w:sz w:val="20"/>
                <w:szCs w:val="20"/>
              </w:rPr>
            </w:pPr>
            <w:ins w:id="591" w:author="Mr Richard P Williams" w:date="2016-10-03T22:42:00Z">
              <w:r w:rsidRPr="00DD4F05">
                <w:rPr>
                  <w:rFonts w:cs="Open Sans"/>
                  <w:sz w:val="20"/>
                  <w:szCs w:val="20"/>
                </w:rPr>
                <w:t>Leave Null if N/A </w:t>
              </w:r>
            </w:ins>
          </w:p>
        </w:tc>
      </w:tr>
      <w:tr w:rsidR="008F7B0C" w:rsidRPr="00DD4F05" w14:paraId="1D9BF847" w14:textId="77777777" w:rsidTr="008F7B0C">
        <w:trPr>
          <w:cnfStyle w:val="000000100000" w:firstRow="0" w:lastRow="0" w:firstColumn="0" w:lastColumn="0" w:oddVBand="0" w:evenVBand="0" w:oddHBand="1" w:evenHBand="0" w:firstRowFirstColumn="0" w:firstRowLastColumn="0" w:lastRowFirstColumn="0" w:lastRowLastColumn="0"/>
          <w:trHeight w:val="330"/>
          <w:ins w:id="59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1B0FF874" w14:textId="77777777" w:rsidR="008F7B0C" w:rsidRPr="00DD4F05" w:rsidRDefault="008F7B0C" w:rsidP="008F7B0C">
            <w:pPr>
              <w:rPr>
                <w:ins w:id="593" w:author="Mr Richard P Williams" w:date="2016-10-03T22:42:00Z"/>
                <w:rFonts w:cs="Open Sans"/>
                <w:sz w:val="20"/>
                <w:szCs w:val="20"/>
              </w:rPr>
            </w:pPr>
            <w:ins w:id="594" w:author="Mr Richard P Williams" w:date="2016-10-03T22:42:00Z">
              <w:r>
                <w:rPr>
                  <w:rFonts w:cs="Open Sans"/>
                  <w:sz w:val="20"/>
                  <w:szCs w:val="20"/>
                </w:rPr>
                <w:t>UOM</w:t>
              </w:r>
            </w:ins>
          </w:p>
        </w:tc>
        <w:tc>
          <w:tcPr>
            <w:tcW w:w="0" w:type="auto"/>
          </w:tcPr>
          <w:p w14:paraId="4EBB32DC"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95" w:author="Mr Richard P Williams" w:date="2016-10-03T22:42:00Z"/>
                <w:rFonts w:cs="Open Sans"/>
                <w:sz w:val="20"/>
                <w:szCs w:val="20"/>
              </w:rPr>
            </w:pPr>
            <w:ins w:id="596" w:author="Mr Richard P Williams" w:date="2016-10-03T22:42:00Z">
              <w:r>
                <w:rPr>
                  <w:rFonts w:cs="Open Sans"/>
                  <w:sz w:val="20"/>
                  <w:szCs w:val="20"/>
                </w:rPr>
                <w:t>Numeric</w:t>
              </w:r>
            </w:ins>
          </w:p>
        </w:tc>
        <w:tc>
          <w:tcPr>
            <w:tcW w:w="5184" w:type="dxa"/>
          </w:tcPr>
          <w:p w14:paraId="7E9B0F04"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597" w:author="Mr Richard P Williams" w:date="2016-10-03T22:42:00Z"/>
                <w:rFonts w:cs="Open Sans"/>
                <w:sz w:val="20"/>
                <w:szCs w:val="20"/>
              </w:rPr>
            </w:pPr>
            <w:ins w:id="598" w:author="Mr Richard P Williams" w:date="2016-10-03T22:42:00Z">
              <w:r>
                <w:rPr>
                  <w:rFonts w:cs="Open Sans"/>
                  <w:sz w:val="20"/>
                  <w:szCs w:val="20"/>
                </w:rPr>
                <w:t xml:space="preserve">An Enumeration of Units of Measure. 1 = Each, 2=LB etc </w:t>
              </w:r>
            </w:ins>
          </w:p>
        </w:tc>
      </w:tr>
    </w:tbl>
    <w:p w14:paraId="03907DF5" w14:textId="77777777" w:rsidR="008F7B0C" w:rsidRDefault="008F7B0C" w:rsidP="008F7B0C">
      <w:pPr>
        <w:rPr>
          <w:ins w:id="599" w:author="Mr Richard P Williams" w:date="2016-10-03T22:42:00Z"/>
          <w:rFonts w:cs="Open Sans"/>
          <w:sz w:val="20"/>
          <w:szCs w:val="20"/>
        </w:rPr>
      </w:pPr>
    </w:p>
    <w:p w14:paraId="593CE264" w14:textId="77777777" w:rsidR="008F7B0C" w:rsidRDefault="008F7B0C" w:rsidP="008F7B0C">
      <w:pPr>
        <w:pStyle w:val="Heading3"/>
        <w:rPr>
          <w:ins w:id="600" w:author="Mr Richard P Williams" w:date="2016-10-03T22:42:00Z"/>
        </w:rPr>
      </w:pPr>
      <w:ins w:id="601" w:author="Mr Richard P Williams" w:date="2016-10-03T22:42:00Z">
        <w:r>
          <w:t>Pack</w:t>
        </w:r>
      </w:ins>
    </w:p>
    <w:p w14:paraId="0FC5ED9F" w14:textId="77777777" w:rsidR="008F7B0C" w:rsidRDefault="008F7B0C" w:rsidP="008F7B0C">
      <w:pPr>
        <w:pStyle w:val="Caption"/>
        <w:keepNext/>
        <w:rPr>
          <w:ins w:id="602" w:author="Mr Richard P Williams" w:date="2016-10-03T22:42:00Z"/>
        </w:rPr>
      </w:pPr>
      <w:bookmarkStart w:id="603" w:name="_Toc462933606"/>
      <w:bookmarkStart w:id="604" w:name="_Toc463297997"/>
      <w:ins w:id="605" w:author="Mr Richard P Williams" w:date="2016-10-03T22:42:00Z">
        <w:r>
          <w:t xml:space="preserve">Table </w:t>
        </w:r>
        <w:r>
          <w:fldChar w:fldCharType="begin"/>
        </w:r>
        <w:r>
          <w:instrText xml:space="preserve"> SEQ Table \* ARABIC </w:instrText>
        </w:r>
        <w:r>
          <w:fldChar w:fldCharType="separate"/>
        </w:r>
        <w:r>
          <w:rPr>
            <w:noProof/>
          </w:rPr>
          <w:t>5</w:t>
        </w:r>
        <w:r>
          <w:fldChar w:fldCharType="end"/>
        </w:r>
        <w:r>
          <w:t xml:space="preserve"> Orderable</w:t>
        </w:r>
        <w:r w:rsidRPr="009D55AA">
          <w:t xml:space="preserve"> Hierarchy</w:t>
        </w:r>
        <w:bookmarkEnd w:id="603"/>
        <w:bookmarkEnd w:id="604"/>
      </w:ins>
    </w:p>
    <w:tbl>
      <w:tblPr>
        <w:tblStyle w:val="GridTable4-Accent4"/>
        <w:tblW w:w="8365" w:type="dxa"/>
        <w:tblLook w:val="04A0" w:firstRow="1" w:lastRow="0" w:firstColumn="1" w:lastColumn="0" w:noHBand="0" w:noVBand="1"/>
      </w:tblPr>
      <w:tblGrid>
        <w:gridCol w:w="2104"/>
        <w:gridCol w:w="1026"/>
        <w:gridCol w:w="5235"/>
      </w:tblGrid>
      <w:tr w:rsidR="008F7B0C" w:rsidRPr="0077574E" w14:paraId="66121441" w14:textId="77777777" w:rsidTr="008F7B0C">
        <w:trPr>
          <w:cnfStyle w:val="100000000000" w:firstRow="1" w:lastRow="0" w:firstColumn="0" w:lastColumn="0" w:oddVBand="0" w:evenVBand="0" w:oddHBand="0" w:evenHBand="0" w:firstRowFirstColumn="0" w:firstRowLastColumn="0" w:lastRowFirstColumn="0" w:lastRowLastColumn="0"/>
          <w:ins w:id="60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3739B7B1" w14:textId="77777777" w:rsidR="008F7B0C" w:rsidRPr="0077574E" w:rsidRDefault="008F7B0C" w:rsidP="008F7B0C">
            <w:pPr>
              <w:rPr>
                <w:ins w:id="607" w:author="Mr Richard P Williams" w:date="2016-10-03T22:42:00Z"/>
                <w:rFonts w:cs="Open Sans"/>
                <w:sz w:val="20"/>
                <w:szCs w:val="20"/>
              </w:rPr>
            </w:pPr>
            <w:ins w:id="608" w:author="Mr Richard P Williams" w:date="2016-10-03T22:42:00Z">
              <w:r w:rsidRPr="0077574E">
                <w:rPr>
                  <w:rFonts w:cs="Open Sans"/>
                  <w:sz w:val="20"/>
                  <w:szCs w:val="20"/>
                </w:rPr>
                <w:t>FieldName </w:t>
              </w:r>
            </w:ins>
          </w:p>
        </w:tc>
        <w:tc>
          <w:tcPr>
            <w:tcW w:w="0" w:type="auto"/>
            <w:hideMark/>
          </w:tcPr>
          <w:p w14:paraId="3C48CD5B" w14:textId="77777777" w:rsidR="008F7B0C" w:rsidRPr="0077574E" w:rsidRDefault="008F7B0C" w:rsidP="008F7B0C">
            <w:pPr>
              <w:cnfStyle w:val="100000000000" w:firstRow="1" w:lastRow="0" w:firstColumn="0" w:lastColumn="0" w:oddVBand="0" w:evenVBand="0" w:oddHBand="0" w:evenHBand="0" w:firstRowFirstColumn="0" w:firstRowLastColumn="0" w:lastRowFirstColumn="0" w:lastRowLastColumn="0"/>
              <w:rPr>
                <w:ins w:id="609" w:author="Mr Richard P Williams" w:date="2016-10-03T22:42:00Z"/>
                <w:rFonts w:cs="Open Sans"/>
                <w:sz w:val="20"/>
                <w:szCs w:val="20"/>
              </w:rPr>
            </w:pPr>
            <w:ins w:id="610" w:author="Mr Richard P Williams" w:date="2016-10-03T22:42:00Z">
              <w:r w:rsidRPr="0077574E">
                <w:rPr>
                  <w:rFonts w:cs="Open Sans"/>
                  <w:sz w:val="20"/>
                  <w:szCs w:val="20"/>
                </w:rPr>
                <w:t>DataType </w:t>
              </w:r>
            </w:ins>
          </w:p>
        </w:tc>
        <w:tc>
          <w:tcPr>
            <w:tcW w:w="5235" w:type="dxa"/>
            <w:hideMark/>
          </w:tcPr>
          <w:p w14:paraId="4FFADD8C" w14:textId="77777777" w:rsidR="008F7B0C" w:rsidRPr="0077574E" w:rsidRDefault="008F7B0C" w:rsidP="008F7B0C">
            <w:pPr>
              <w:cnfStyle w:val="100000000000" w:firstRow="1" w:lastRow="0" w:firstColumn="0" w:lastColumn="0" w:oddVBand="0" w:evenVBand="0" w:oddHBand="0" w:evenHBand="0" w:firstRowFirstColumn="0" w:firstRowLastColumn="0" w:lastRowFirstColumn="0" w:lastRowLastColumn="0"/>
              <w:rPr>
                <w:ins w:id="611" w:author="Mr Richard P Williams" w:date="2016-10-03T22:42:00Z"/>
                <w:rFonts w:cs="Open Sans"/>
                <w:sz w:val="20"/>
                <w:szCs w:val="20"/>
              </w:rPr>
            </w:pPr>
            <w:ins w:id="612" w:author="Mr Richard P Williams" w:date="2016-10-03T22:42:00Z">
              <w:r w:rsidRPr="0077574E">
                <w:rPr>
                  <w:rFonts w:cs="Open Sans"/>
                  <w:sz w:val="20"/>
                  <w:szCs w:val="20"/>
                </w:rPr>
                <w:t>Description / Example </w:t>
              </w:r>
            </w:ins>
          </w:p>
        </w:tc>
      </w:tr>
      <w:tr w:rsidR="008F7B0C" w:rsidRPr="0077574E" w14:paraId="2A45F982" w14:textId="77777777" w:rsidTr="008F7B0C">
        <w:trPr>
          <w:cnfStyle w:val="000000100000" w:firstRow="0" w:lastRow="0" w:firstColumn="0" w:lastColumn="0" w:oddVBand="0" w:evenVBand="0" w:oddHBand="1" w:evenHBand="0" w:firstRowFirstColumn="0" w:firstRowLastColumn="0" w:lastRowFirstColumn="0" w:lastRowLastColumn="0"/>
          <w:ins w:id="61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5E9FFDFE" w14:textId="77777777" w:rsidR="008F7B0C" w:rsidRPr="0077574E" w:rsidRDefault="008F7B0C" w:rsidP="008F7B0C">
            <w:pPr>
              <w:rPr>
                <w:ins w:id="614" w:author="Mr Richard P Williams" w:date="2016-10-03T22:42:00Z"/>
                <w:rFonts w:cs="Open Sans"/>
                <w:sz w:val="20"/>
                <w:szCs w:val="20"/>
              </w:rPr>
            </w:pPr>
            <w:ins w:id="615" w:author="Mr Richard P Williams" w:date="2016-10-03T22:42:00Z">
              <w:r w:rsidRPr="0077574E">
                <w:rPr>
                  <w:rFonts w:cs="Open Sans"/>
                  <w:sz w:val="20"/>
                  <w:szCs w:val="20"/>
                </w:rPr>
                <w:t>ItemID </w:t>
              </w:r>
            </w:ins>
          </w:p>
        </w:tc>
        <w:tc>
          <w:tcPr>
            <w:tcW w:w="0" w:type="auto"/>
            <w:hideMark/>
          </w:tcPr>
          <w:p w14:paraId="3ADFE732"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16" w:author="Mr Richard P Williams" w:date="2016-10-03T22:42:00Z"/>
                <w:rFonts w:cs="Open Sans"/>
                <w:sz w:val="20"/>
                <w:szCs w:val="20"/>
              </w:rPr>
            </w:pPr>
            <w:ins w:id="617" w:author="Mr Richard P Williams" w:date="2016-10-03T22:42:00Z">
              <w:r w:rsidRPr="0077574E">
                <w:rPr>
                  <w:rFonts w:cs="Open Sans"/>
                  <w:sz w:val="20"/>
                  <w:szCs w:val="20"/>
                </w:rPr>
                <w:t>String </w:t>
              </w:r>
            </w:ins>
          </w:p>
        </w:tc>
        <w:tc>
          <w:tcPr>
            <w:tcW w:w="5235" w:type="dxa"/>
            <w:hideMark/>
          </w:tcPr>
          <w:p w14:paraId="3AB52E8C"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618" w:author="Mr Richard P Williams" w:date="2016-10-03T22:42:00Z"/>
                <w:rFonts w:cs="Open Sans"/>
                <w:sz w:val="20"/>
                <w:szCs w:val="20"/>
              </w:rPr>
            </w:pPr>
            <w:ins w:id="619" w:author="Mr Richard P Williams" w:date="2016-10-03T22:42:00Z">
              <w:r>
                <w:rPr>
                  <w:rFonts w:cs="Open Sans"/>
                  <w:sz w:val="20"/>
                  <w:szCs w:val="20"/>
                </w:rPr>
                <w:t xml:space="preserve">Pack ID </w:t>
              </w:r>
              <w:r w:rsidRPr="00DD4F05">
                <w:rPr>
                  <w:rFonts w:cs="Open Sans"/>
                  <w:sz w:val="20"/>
                  <w:szCs w:val="20"/>
                </w:rPr>
                <w:t> </w:t>
              </w:r>
            </w:ins>
          </w:p>
          <w:p w14:paraId="53C79257"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20" w:author="Mr Richard P Williams" w:date="2016-10-03T22:42:00Z"/>
                <w:rFonts w:cs="Open Sans"/>
                <w:sz w:val="20"/>
                <w:szCs w:val="20"/>
              </w:rPr>
            </w:pPr>
            <w:ins w:id="621" w:author="Mr Richard P Williams" w:date="2016-10-03T22:42:00Z">
              <w:r w:rsidRPr="00DD4F05">
                <w:rPr>
                  <w:rFonts w:cs="Open Sans"/>
                  <w:sz w:val="20"/>
                  <w:szCs w:val="20"/>
                </w:rPr>
                <w:t> </w:t>
              </w:r>
            </w:ins>
          </w:p>
        </w:tc>
      </w:tr>
      <w:tr w:rsidR="008F7B0C" w:rsidRPr="0077574E" w14:paraId="085B792E" w14:textId="77777777" w:rsidTr="008F7B0C">
        <w:trPr>
          <w:ins w:id="62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5981CB43" w14:textId="77777777" w:rsidR="008F7B0C" w:rsidRPr="0077574E" w:rsidRDefault="008F7B0C" w:rsidP="008F7B0C">
            <w:pPr>
              <w:rPr>
                <w:ins w:id="623" w:author="Mr Richard P Williams" w:date="2016-10-03T22:42:00Z"/>
                <w:rFonts w:cs="Open Sans"/>
                <w:sz w:val="20"/>
                <w:szCs w:val="20"/>
              </w:rPr>
            </w:pPr>
            <w:ins w:id="624" w:author="Mr Richard P Williams" w:date="2016-10-03T22:42:00Z">
              <w:r w:rsidRPr="0077574E">
                <w:rPr>
                  <w:rFonts w:cs="Open Sans"/>
                  <w:sz w:val="20"/>
                  <w:szCs w:val="20"/>
                </w:rPr>
                <w:t>Hierarchy1 </w:t>
              </w:r>
            </w:ins>
          </w:p>
        </w:tc>
        <w:tc>
          <w:tcPr>
            <w:tcW w:w="0" w:type="auto"/>
            <w:hideMark/>
          </w:tcPr>
          <w:p w14:paraId="635FBDC7"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25" w:author="Mr Richard P Williams" w:date="2016-10-03T22:42:00Z"/>
                <w:rFonts w:cs="Open Sans"/>
                <w:sz w:val="20"/>
                <w:szCs w:val="20"/>
              </w:rPr>
            </w:pPr>
            <w:ins w:id="626" w:author="Mr Richard P Williams" w:date="2016-10-03T22:42:00Z">
              <w:r w:rsidRPr="0077574E">
                <w:rPr>
                  <w:rFonts w:cs="Open Sans"/>
                  <w:sz w:val="20"/>
                  <w:szCs w:val="20"/>
                </w:rPr>
                <w:t>String </w:t>
              </w:r>
            </w:ins>
          </w:p>
        </w:tc>
        <w:tc>
          <w:tcPr>
            <w:tcW w:w="5235" w:type="dxa"/>
            <w:hideMark/>
          </w:tcPr>
          <w:p w14:paraId="6B005F78"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27" w:author="Mr Richard P Williams" w:date="2016-10-03T22:42:00Z"/>
                <w:rFonts w:cs="Open Sans"/>
                <w:sz w:val="20"/>
                <w:szCs w:val="20"/>
              </w:rPr>
            </w:pPr>
            <w:ins w:id="628" w:author="Mr Richard P Williams" w:date="2016-10-03T22:42:00Z">
              <w:r w:rsidRPr="0085417D">
                <w:t xml:space="preserve">Top level of the hierarchy. Example </w:t>
              </w:r>
              <w:r>
                <w:t xml:space="preserve">from Figure 3 </w:t>
              </w:r>
              <w:r w:rsidRPr="0085417D">
                <w:t>Di</w:t>
              </w:r>
              <w:r>
                <w:t>vision</w:t>
              </w:r>
              <w:r w:rsidRPr="0085417D">
                <w:t xml:space="preserve"> Code</w:t>
              </w:r>
            </w:ins>
          </w:p>
        </w:tc>
      </w:tr>
      <w:tr w:rsidR="008F7B0C" w:rsidRPr="0077574E" w14:paraId="316BCE92" w14:textId="77777777" w:rsidTr="008F7B0C">
        <w:trPr>
          <w:cnfStyle w:val="000000100000" w:firstRow="0" w:lastRow="0" w:firstColumn="0" w:lastColumn="0" w:oddVBand="0" w:evenVBand="0" w:oddHBand="1" w:evenHBand="0" w:firstRowFirstColumn="0" w:firstRowLastColumn="0" w:lastRowFirstColumn="0" w:lastRowLastColumn="0"/>
          <w:ins w:id="62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3844937B" w14:textId="77777777" w:rsidR="008F7B0C" w:rsidRPr="0077574E" w:rsidRDefault="008F7B0C" w:rsidP="008F7B0C">
            <w:pPr>
              <w:rPr>
                <w:ins w:id="630" w:author="Mr Richard P Williams" w:date="2016-10-03T22:42:00Z"/>
                <w:rFonts w:cs="Open Sans"/>
                <w:sz w:val="20"/>
                <w:szCs w:val="20"/>
              </w:rPr>
            </w:pPr>
            <w:ins w:id="631" w:author="Mr Richard P Williams" w:date="2016-10-03T22:42:00Z">
              <w:r w:rsidRPr="0077574E">
                <w:rPr>
                  <w:rFonts w:cs="Open Sans"/>
                  <w:sz w:val="20"/>
                  <w:szCs w:val="20"/>
                </w:rPr>
                <w:t>Hierarchy1Description  </w:t>
              </w:r>
            </w:ins>
          </w:p>
        </w:tc>
        <w:tc>
          <w:tcPr>
            <w:tcW w:w="0" w:type="auto"/>
            <w:hideMark/>
          </w:tcPr>
          <w:p w14:paraId="39DAB13F"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32" w:author="Mr Richard P Williams" w:date="2016-10-03T22:42:00Z"/>
                <w:rFonts w:cs="Open Sans"/>
                <w:sz w:val="20"/>
                <w:szCs w:val="20"/>
              </w:rPr>
            </w:pPr>
            <w:ins w:id="633" w:author="Mr Richard P Williams" w:date="2016-10-03T22:42:00Z">
              <w:r w:rsidRPr="0077574E">
                <w:rPr>
                  <w:rFonts w:cs="Open Sans"/>
                  <w:sz w:val="20"/>
                  <w:szCs w:val="20"/>
                </w:rPr>
                <w:t>String </w:t>
              </w:r>
            </w:ins>
          </w:p>
        </w:tc>
        <w:tc>
          <w:tcPr>
            <w:tcW w:w="5235" w:type="dxa"/>
            <w:hideMark/>
          </w:tcPr>
          <w:p w14:paraId="15CE9661"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34" w:author="Mr Richard P Williams" w:date="2016-10-03T22:42:00Z"/>
                <w:rFonts w:cs="Open Sans"/>
                <w:sz w:val="20"/>
                <w:szCs w:val="20"/>
              </w:rPr>
            </w:pPr>
            <w:ins w:id="635" w:author="Mr Richard P Williams" w:date="2016-10-03T22:42:00Z">
              <w:r w:rsidRPr="0085417D">
                <w:t xml:space="preserve">Top level of the hierarchy. Example </w:t>
              </w:r>
              <w:r>
                <w:t xml:space="preserve">from Figure 3 </w:t>
              </w:r>
              <w:r w:rsidRPr="0085417D">
                <w:t>Di</w:t>
              </w:r>
              <w:r>
                <w:t>vision</w:t>
              </w:r>
              <w:r w:rsidRPr="0085417D">
                <w:t xml:space="preserve"> </w:t>
              </w:r>
              <w:r>
                <w:t>Name</w:t>
              </w:r>
            </w:ins>
          </w:p>
        </w:tc>
      </w:tr>
      <w:tr w:rsidR="008F7B0C" w:rsidRPr="0077574E" w14:paraId="08464FE3" w14:textId="77777777" w:rsidTr="008F7B0C">
        <w:trPr>
          <w:ins w:id="63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FE08DE2" w14:textId="77777777" w:rsidR="008F7B0C" w:rsidRPr="0077574E" w:rsidRDefault="008F7B0C" w:rsidP="008F7B0C">
            <w:pPr>
              <w:rPr>
                <w:ins w:id="637" w:author="Mr Richard P Williams" w:date="2016-10-03T22:42:00Z"/>
                <w:rFonts w:cs="Open Sans"/>
                <w:sz w:val="20"/>
                <w:szCs w:val="20"/>
              </w:rPr>
            </w:pPr>
            <w:ins w:id="638" w:author="Mr Richard P Williams" w:date="2016-10-03T22:42:00Z">
              <w:r w:rsidRPr="0077574E">
                <w:rPr>
                  <w:rFonts w:cs="Open Sans"/>
                  <w:sz w:val="20"/>
                  <w:szCs w:val="20"/>
                </w:rPr>
                <w:t>Hierarchy2  </w:t>
              </w:r>
            </w:ins>
          </w:p>
        </w:tc>
        <w:tc>
          <w:tcPr>
            <w:tcW w:w="0" w:type="auto"/>
            <w:hideMark/>
          </w:tcPr>
          <w:p w14:paraId="34AFDE96"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39" w:author="Mr Richard P Williams" w:date="2016-10-03T22:42:00Z"/>
                <w:rFonts w:cs="Open Sans"/>
                <w:sz w:val="20"/>
                <w:szCs w:val="20"/>
              </w:rPr>
            </w:pPr>
            <w:ins w:id="640" w:author="Mr Richard P Williams" w:date="2016-10-03T22:42:00Z">
              <w:r w:rsidRPr="0077574E">
                <w:rPr>
                  <w:rFonts w:cs="Open Sans"/>
                  <w:sz w:val="20"/>
                  <w:szCs w:val="20"/>
                </w:rPr>
                <w:t>String </w:t>
              </w:r>
            </w:ins>
          </w:p>
        </w:tc>
        <w:tc>
          <w:tcPr>
            <w:tcW w:w="5235" w:type="dxa"/>
            <w:hideMark/>
          </w:tcPr>
          <w:p w14:paraId="59FADEE8"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41" w:author="Mr Richard P Williams" w:date="2016-10-03T22:42:00Z"/>
                <w:rFonts w:cs="Open Sans"/>
                <w:sz w:val="20"/>
                <w:szCs w:val="20"/>
              </w:rPr>
            </w:pPr>
            <w:ins w:id="642" w:author="Mr Richard P Williams" w:date="2016-10-03T22:42:00Z">
              <w:r w:rsidRPr="0085417D">
                <w:t xml:space="preserve">Next Level down. Example </w:t>
              </w:r>
              <w:r>
                <w:t>from Figure 3 Department Code</w:t>
              </w:r>
            </w:ins>
          </w:p>
        </w:tc>
      </w:tr>
      <w:tr w:rsidR="008F7B0C" w:rsidRPr="0077574E" w14:paraId="3338D204" w14:textId="77777777" w:rsidTr="008F7B0C">
        <w:trPr>
          <w:cnfStyle w:val="000000100000" w:firstRow="0" w:lastRow="0" w:firstColumn="0" w:lastColumn="0" w:oddVBand="0" w:evenVBand="0" w:oddHBand="1" w:evenHBand="0" w:firstRowFirstColumn="0" w:firstRowLastColumn="0" w:lastRowFirstColumn="0" w:lastRowLastColumn="0"/>
          <w:ins w:id="6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C7376A2" w14:textId="77777777" w:rsidR="008F7B0C" w:rsidRPr="0077574E" w:rsidRDefault="008F7B0C" w:rsidP="008F7B0C">
            <w:pPr>
              <w:rPr>
                <w:ins w:id="644" w:author="Mr Richard P Williams" w:date="2016-10-03T22:42:00Z"/>
                <w:rFonts w:cs="Open Sans"/>
                <w:sz w:val="20"/>
                <w:szCs w:val="20"/>
              </w:rPr>
            </w:pPr>
            <w:ins w:id="645" w:author="Mr Richard P Williams" w:date="2016-10-03T22:42:00Z">
              <w:r w:rsidRPr="0077574E">
                <w:rPr>
                  <w:rFonts w:cs="Open Sans"/>
                  <w:sz w:val="20"/>
                  <w:szCs w:val="20"/>
                </w:rPr>
                <w:t> </w:t>
              </w:r>
            </w:ins>
          </w:p>
          <w:p w14:paraId="449ADD0C" w14:textId="77777777" w:rsidR="008F7B0C" w:rsidRPr="0077574E" w:rsidRDefault="008F7B0C" w:rsidP="008F7B0C">
            <w:pPr>
              <w:rPr>
                <w:ins w:id="646" w:author="Mr Richard P Williams" w:date="2016-10-03T22:42:00Z"/>
                <w:rFonts w:cs="Open Sans"/>
                <w:sz w:val="20"/>
                <w:szCs w:val="20"/>
              </w:rPr>
            </w:pPr>
            <w:ins w:id="647" w:author="Mr Richard P Williams" w:date="2016-10-03T22:42:00Z">
              <w:r w:rsidRPr="0077574E">
                <w:rPr>
                  <w:rFonts w:cs="Open Sans"/>
                  <w:sz w:val="20"/>
                  <w:szCs w:val="20"/>
                </w:rPr>
                <w:t>Hierarchy2Description </w:t>
              </w:r>
            </w:ins>
          </w:p>
        </w:tc>
        <w:tc>
          <w:tcPr>
            <w:tcW w:w="0" w:type="auto"/>
            <w:hideMark/>
          </w:tcPr>
          <w:p w14:paraId="041EF80B"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48" w:author="Mr Richard P Williams" w:date="2016-10-03T22:42:00Z"/>
                <w:rFonts w:cs="Open Sans"/>
                <w:sz w:val="20"/>
                <w:szCs w:val="20"/>
              </w:rPr>
            </w:pPr>
            <w:ins w:id="649" w:author="Mr Richard P Williams" w:date="2016-10-03T22:42:00Z">
              <w:r w:rsidRPr="0077574E">
                <w:rPr>
                  <w:rFonts w:cs="Open Sans"/>
                  <w:sz w:val="20"/>
                  <w:szCs w:val="20"/>
                </w:rPr>
                <w:t>String </w:t>
              </w:r>
            </w:ins>
          </w:p>
        </w:tc>
        <w:tc>
          <w:tcPr>
            <w:tcW w:w="5235" w:type="dxa"/>
            <w:hideMark/>
          </w:tcPr>
          <w:p w14:paraId="331E79F1"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50" w:author="Mr Richard P Williams" w:date="2016-10-03T22:42:00Z"/>
                <w:rFonts w:cs="Open Sans"/>
                <w:sz w:val="20"/>
                <w:szCs w:val="20"/>
              </w:rPr>
            </w:pPr>
            <w:ins w:id="651" w:author="Mr Richard P Williams" w:date="2016-10-03T22:42:00Z">
              <w:r w:rsidRPr="0085417D">
                <w:t xml:space="preserve">Next Level down. Example </w:t>
              </w:r>
              <w:r>
                <w:t>from Figure 3 Department Name</w:t>
              </w:r>
            </w:ins>
          </w:p>
        </w:tc>
      </w:tr>
      <w:tr w:rsidR="008F7B0C" w:rsidRPr="0077574E" w14:paraId="5A416673" w14:textId="77777777" w:rsidTr="008F7B0C">
        <w:trPr>
          <w:trHeight w:val="330"/>
          <w:ins w:id="65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5DDB786" w14:textId="77777777" w:rsidR="008F7B0C" w:rsidRPr="0077574E" w:rsidRDefault="008F7B0C" w:rsidP="008F7B0C">
            <w:pPr>
              <w:rPr>
                <w:ins w:id="653" w:author="Mr Richard P Williams" w:date="2016-10-03T22:42:00Z"/>
                <w:rFonts w:cs="Open Sans"/>
                <w:sz w:val="20"/>
                <w:szCs w:val="20"/>
              </w:rPr>
            </w:pPr>
            <w:ins w:id="654" w:author="Mr Richard P Williams" w:date="2016-10-03T22:42:00Z">
              <w:r w:rsidRPr="0077574E">
                <w:rPr>
                  <w:rFonts w:cs="Open Sans"/>
                  <w:sz w:val="20"/>
                  <w:szCs w:val="20"/>
                </w:rPr>
                <w:t>Hierarchy3 </w:t>
              </w:r>
            </w:ins>
          </w:p>
        </w:tc>
        <w:tc>
          <w:tcPr>
            <w:tcW w:w="0" w:type="auto"/>
            <w:hideMark/>
          </w:tcPr>
          <w:p w14:paraId="45D661E0"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55" w:author="Mr Richard P Williams" w:date="2016-10-03T22:42:00Z"/>
                <w:rFonts w:cs="Open Sans"/>
                <w:sz w:val="20"/>
                <w:szCs w:val="20"/>
              </w:rPr>
            </w:pPr>
            <w:ins w:id="656" w:author="Mr Richard P Williams" w:date="2016-10-03T22:42:00Z">
              <w:r w:rsidRPr="0077574E">
                <w:rPr>
                  <w:rFonts w:cs="Open Sans"/>
                  <w:sz w:val="20"/>
                  <w:szCs w:val="20"/>
                </w:rPr>
                <w:t>String </w:t>
              </w:r>
            </w:ins>
          </w:p>
        </w:tc>
        <w:tc>
          <w:tcPr>
            <w:tcW w:w="5235" w:type="dxa"/>
            <w:hideMark/>
          </w:tcPr>
          <w:p w14:paraId="4C75B22E"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57" w:author="Mr Richard P Williams" w:date="2016-10-03T22:42:00Z"/>
                <w:rFonts w:cs="Open Sans"/>
                <w:sz w:val="20"/>
                <w:szCs w:val="20"/>
              </w:rPr>
            </w:pPr>
            <w:ins w:id="658" w:author="Mr Richard P Williams" w:date="2016-10-03T22:42:00Z">
              <w:r w:rsidRPr="0085417D">
                <w:t xml:space="preserve">Next Level down. Example </w:t>
              </w:r>
              <w:r>
                <w:t>from Figure 3 Section Code</w:t>
              </w:r>
            </w:ins>
          </w:p>
        </w:tc>
      </w:tr>
      <w:tr w:rsidR="008F7B0C" w:rsidRPr="0077574E" w14:paraId="7753D67A" w14:textId="77777777" w:rsidTr="008F7B0C">
        <w:trPr>
          <w:cnfStyle w:val="000000100000" w:firstRow="0" w:lastRow="0" w:firstColumn="0" w:lastColumn="0" w:oddVBand="0" w:evenVBand="0" w:oddHBand="1" w:evenHBand="0" w:firstRowFirstColumn="0" w:firstRowLastColumn="0" w:lastRowFirstColumn="0" w:lastRowLastColumn="0"/>
          <w:trHeight w:val="330"/>
          <w:ins w:id="65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1A043E85" w14:textId="77777777" w:rsidR="008F7B0C" w:rsidRPr="0077574E" w:rsidRDefault="008F7B0C" w:rsidP="008F7B0C">
            <w:pPr>
              <w:rPr>
                <w:ins w:id="660" w:author="Mr Richard P Williams" w:date="2016-10-03T22:42:00Z"/>
                <w:rFonts w:cs="Open Sans"/>
                <w:sz w:val="20"/>
                <w:szCs w:val="20"/>
              </w:rPr>
            </w:pPr>
            <w:ins w:id="661" w:author="Mr Richard P Williams" w:date="2016-10-03T22:42:00Z">
              <w:r w:rsidRPr="0077574E">
                <w:rPr>
                  <w:rFonts w:cs="Open Sans"/>
                  <w:sz w:val="20"/>
                  <w:szCs w:val="20"/>
                </w:rPr>
                <w:t>Hierarchy3Description </w:t>
              </w:r>
            </w:ins>
          </w:p>
        </w:tc>
        <w:tc>
          <w:tcPr>
            <w:tcW w:w="0" w:type="auto"/>
            <w:hideMark/>
          </w:tcPr>
          <w:p w14:paraId="2FDF27A5"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62" w:author="Mr Richard P Williams" w:date="2016-10-03T22:42:00Z"/>
                <w:rFonts w:cs="Open Sans"/>
                <w:sz w:val="20"/>
                <w:szCs w:val="20"/>
              </w:rPr>
            </w:pPr>
            <w:ins w:id="663" w:author="Mr Richard P Williams" w:date="2016-10-03T22:42:00Z">
              <w:r w:rsidRPr="0077574E">
                <w:rPr>
                  <w:rFonts w:cs="Open Sans"/>
                  <w:sz w:val="20"/>
                  <w:szCs w:val="20"/>
                </w:rPr>
                <w:t>String </w:t>
              </w:r>
            </w:ins>
          </w:p>
        </w:tc>
        <w:tc>
          <w:tcPr>
            <w:tcW w:w="5235" w:type="dxa"/>
            <w:hideMark/>
          </w:tcPr>
          <w:p w14:paraId="1F00A8AE"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64" w:author="Mr Richard P Williams" w:date="2016-10-03T22:42:00Z"/>
                <w:rFonts w:cs="Open Sans"/>
                <w:sz w:val="20"/>
                <w:szCs w:val="20"/>
              </w:rPr>
            </w:pPr>
            <w:ins w:id="665" w:author="Mr Richard P Williams" w:date="2016-10-03T22:42:00Z">
              <w:r w:rsidRPr="0085417D">
                <w:t xml:space="preserve">Next Level down. Example </w:t>
              </w:r>
              <w:r>
                <w:t>from Figure 3 Section Name</w:t>
              </w:r>
            </w:ins>
          </w:p>
        </w:tc>
      </w:tr>
      <w:tr w:rsidR="008F7B0C" w:rsidRPr="0077574E" w14:paraId="7FCD2E8A" w14:textId="77777777" w:rsidTr="008F7B0C">
        <w:trPr>
          <w:trHeight w:val="330"/>
          <w:ins w:id="66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6657FA28" w14:textId="77777777" w:rsidR="008F7B0C" w:rsidRPr="0077574E" w:rsidRDefault="008F7B0C" w:rsidP="008F7B0C">
            <w:pPr>
              <w:rPr>
                <w:ins w:id="667" w:author="Mr Richard P Williams" w:date="2016-10-03T22:42:00Z"/>
                <w:rFonts w:cs="Open Sans"/>
                <w:sz w:val="20"/>
                <w:szCs w:val="20"/>
              </w:rPr>
            </w:pPr>
            <w:ins w:id="668" w:author="Mr Richard P Williams" w:date="2016-10-03T22:42:00Z">
              <w:r w:rsidRPr="0077574E">
                <w:rPr>
                  <w:rFonts w:cs="Open Sans"/>
                  <w:sz w:val="20"/>
                  <w:szCs w:val="20"/>
                </w:rPr>
                <w:t>Hierarchy4 </w:t>
              </w:r>
            </w:ins>
          </w:p>
        </w:tc>
        <w:tc>
          <w:tcPr>
            <w:tcW w:w="0" w:type="auto"/>
            <w:hideMark/>
          </w:tcPr>
          <w:p w14:paraId="5824C9D7"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69" w:author="Mr Richard P Williams" w:date="2016-10-03T22:42:00Z"/>
                <w:rFonts w:cs="Open Sans"/>
                <w:sz w:val="20"/>
                <w:szCs w:val="20"/>
              </w:rPr>
            </w:pPr>
            <w:ins w:id="670" w:author="Mr Richard P Williams" w:date="2016-10-03T22:42:00Z">
              <w:r w:rsidRPr="0077574E">
                <w:rPr>
                  <w:rFonts w:cs="Open Sans"/>
                  <w:sz w:val="20"/>
                  <w:szCs w:val="20"/>
                </w:rPr>
                <w:t>String </w:t>
              </w:r>
            </w:ins>
          </w:p>
        </w:tc>
        <w:tc>
          <w:tcPr>
            <w:tcW w:w="5235" w:type="dxa"/>
            <w:hideMark/>
          </w:tcPr>
          <w:p w14:paraId="166019DF"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71" w:author="Mr Richard P Williams" w:date="2016-10-03T22:42:00Z"/>
                <w:rFonts w:cs="Open Sans"/>
                <w:sz w:val="20"/>
                <w:szCs w:val="20"/>
              </w:rPr>
            </w:pPr>
            <w:ins w:id="672" w:author="Mr Richard P Williams" w:date="2016-10-03T22:42:00Z">
              <w:r w:rsidRPr="0085417D">
                <w:t xml:space="preserve">Next Level down. Example </w:t>
              </w:r>
              <w:r>
                <w:t>from Figure 3 Class Code</w:t>
              </w:r>
            </w:ins>
          </w:p>
        </w:tc>
      </w:tr>
      <w:tr w:rsidR="008F7B0C" w:rsidRPr="0077574E" w14:paraId="373DFC44" w14:textId="77777777" w:rsidTr="008F7B0C">
        <w:trPr>
          <w:cnfStyle w:val="000000100000" w:firstRow="0" w:lastRow="0" w:firstColumn="0" w:lastColumn="0" w:oddVBand="0" w:evenVBand="0" w:oddHBand="1" w:evenHBand="0" w:firstRowFirstColumn="0" w:firstRowLastColumn="0" w:lastRowFirstColumn="0" w:lastRowLastColumn="0"/>
          <w:trHeight w:val="330"/>
          <w:ins w:id="67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7D7F5C9D" w14:textId="77777777" w:rsidR="008F7B0C" w:rsidRPr="0077574E" w:rsidRDefault="008F7B0C" w:rsidP="008F7B0C">
            <w:pPr>
              <w:rPr>
                <w:ins w:id="674" w:author="Mr Richard P Williams" w:date="2016-10-03T22:42:00Z"/>
                <w:rFonts w:cs="Open Sans"/>
                <w:sz w:val="20"/>
                <w:szCs w:val="20"/>
              </w:rPr>
            </w:pPr>
            <w:ins w:id="675" w:author="Mr Richard P Williams" w:date="2016-10-03T22:42:00Z">
              <w:r w:rsidRPr="0077574E">
                <w:rPr>
                  <w:rFonts w:cs="Open Sans"/>
                  <w:sz w:val="20"/>
                  <w:szCs w:val="20"/>
                </w:rPr>
                <w:t>Hierarchy4Description </w:t>
              </w:r>
            </w:ins>
          </w:p>
        </w:tc>
        <w:tc>
          <w:tcPr>
            <w:tcW w:w="0" w:type="auto"/>
            <w:hideMark/>
          </w:tcPr>
          <w:p w14:paraId="1A10F63D"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76" w:author="Mr Richard P Williams" w:date="2016-10-03T22:42:00Z"/>
                <w:rFonts w:cs="Open Sans"/>
                <w:sz w:val="20"/>
                <w:szCs w:val="20"/>
              </w:rPr>
            </w:pPr>
            <w:ins w:id="677" w:author="Mr Richard P Williams" w:date="2016-10-03T22:42:00Z">
              <w:r w:rsidRPr="0077574E">
                <w:rPr>
                  <w:rFonts w:cs="Open Sans"/>
                  <w:sz w:val="20"/>
                  <w:szCs w:val="20"/>
                </w:rPr>
                <w:t>String </w:t>
              </w:r>
            </w:ins>
          </w:p>
        </w:tc>
        <w:tc>
          <w:tcPr>
            <w:tcW w:w="5235" w:type="dxa"/>
            <w:hideMark/>
          </w:tcPr>
          <w:p w14:paraId="17C337BD"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78" w:author="Mr Richard P Williams" w:date="2016-10-03T22:42:00Z"/>
                <w:rFonts w:cs="Open Sans"/>
                <w:sz w:val="20"/>
                <w:szCs w:val="20"/>
              </w:rPr>
            </w:pPr>
            <w:ins w:id="679" w:author="Mr Richard P Williams" w:date="2016-10-03T22:42:00Z">
              <w:r w:rsidRPr="0085417D">
                <w:t xml:space="preserve">Next Level down. Example </w:t>
              </w:r>
              <w:r>
                <w:t>from Figure 3 Class Name</w:t>
              </w:r>
            </w:ins>
          </w:p>
        </w:tc>
      </w:tr>
      <w:tr w:rsidR="008F7B0C" w:rsidRPr="0077574E" w14:paraId="7B71A249" w14:textId="77777777" w:rsidTr="008F7B0C">
        <w:trPr>
          <w:trHeight w:val="330"/>
          <w:ins w:id="68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600395CB" w14:textId="77777777" w:rsidR="008F7B0C" w:rsidRPr="0077574E" w:rsidRDefault="008F7B0C" w:rsidP="008F7B0C">
            <w:pPr>
              <w:rPr>
                <w:ins w:id="681" w:author="Mr Richard P Williams" w:date="2016-10-03T22:42:00Z"/>
                <w:rFonts w:cs="Open Sans"/>
                <w:sz w:val="20"/>
                <w:szCs w:val="20"/>
              </w:rPr>
            </w:pPr>
            <w:ins w:id="682" w:author="Mr Richard P Williams" w:date="2016-10-03T22:42:00Z">
              <w:r w:rsidRPr="0077574E">
                <w:rPr>
                  <w:rFonts w:cs="Open Sans"/>
                  <w:sz w:val="20"/>
                  <w:szCs w:val="20"/>
                </w:rPr>
                <w:t>Hierarchy5 </w:t>
              </w:r>
            </w:ins>
          </w:p>
        </w:tc>
        <w:tc>
          <w:tcPr>
            <w:tcW w:w="0" w:type="auto"/>
            <w:hideMark/>
          </w:tcPr>
          <w:p w14:paraId="04966577"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83" w:author="Mr Richard P Williams" w:date="2016-10-03T22:42:00Z"/>
                <w:rFonts w:cs="Open Sans"/>
                <w:sz w:val="20"/>
                <w:szCs w:val="20"/>
              </w:rPr>
            </w:pPr>
            <w:ins w:id="684" w:author="Mr Richard P Williams" w:date="2016-10-03T22:42:00Z">
              <w:r w:rsidRPr="0077574E">
                <w:rPr>
                  <w:rFonts w:cs="Open Sans"/>
                  <w:sz w:val="20"/>
                  <w:szCs w:val="20"/>
                </w:rPr>
                <w:t>String </w:t>
              </w:r>
            </w:ins>
          </w:p>
        </w:tc>
        <w:tc>
          <w:tcPr>
            <w:tcW w:w="5235" w:type="dxa"/>
            <w:hideMark/>
          </w:tcPr>
          <w:p w14:paraId="18BF3C1B"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85" w:author="Mr Richard P Williams" w:date="2016-10-03T22:42:00Z"/>
                <w:rFonts w:cs="Open Sans"/>
                <w:sz w:val="20"/>
                <w:szCs w:val="20"/>
              </w:rPr>
            </w:pPr>
            <w:ins w:id="686" w:author="Mr Richard P Williams" w:date="2016-10-03T22:42:00Z">
              <w:r w:rsidRPr="0085417D">
                <w:t xml:space="preserve">Next Level down. Example </w:t>
              </w:r>
              <w:r>
                <w:t>from Figure 3 Sub Class Code</w:t>
              </w:r>
            </w:ins>
          </w:p>
        </w:tc>
      </w:tr>
      <w:tr w:rsidR="008F7B0C" w:rsidRPr="0077574E" w14:paraId="5DDA1477" w14:textId="77777777" w:rsidTr="008F7B0C">
        <w:trPr>
          <w:cnfStyle w:val="000000100000" w:firstRow="0" w:lastRow="0" w:firstColumn="0" w:lastColumn="0" w:oddVBand="0" w:evenVBand="0" w:oddHBand="1" w:evenHBand="0" w:firstRowFirstColumn="0" w:firstRowLastColumn="0" w:lastRowFirstColumn="0" w:lastRowLastColumn="0"/>
          <w:trHeight w:val="330"/>
          <w:ins w:id="68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516BB97D" w14:textId="77777777" w:rsidR="008F7B0C" w:rsidRPr="0077574E" w:rsidRDefault="008F7B0C" w:rsidP="008F7B0C">
            <w:pPr>
              <w:rPr>
                <w:ins w:id="688" w:author="Mr Richard P Williams" w:date="2016-10-03T22:42:00Z"/>
                <w:rFonts w:cs="Open Sans"/>
                <w:sz w:val="20"/>
                <w:szCs w:val="20"/>
              </w:rPr>
            </w:pPr>
            <w:ins w:id="689" w:author="Mr Richard P Williams" w:date="2016-10-03T22:42:00Z">
              <w:r w:rsidRPr="0077574E">
                <w:rPr>
                  <w:rFonts w:cs="Open Sans"/>
                  <w:sz w:val="20"/>
                  <w:szCs w:val="20"/>
                </w:rPr>
                <w:t>Hierarchy5Description </w:t>
              </w:r>
            </w:ins>
          </w:p>
        </w:tc>
        <w:tc>
          <w:tcPr>
            <w:tcW w:w="0" w:type="auto"/>
            <w:hideMark/>
          </w:tcPr>
          <w:p w14:paraId="2CB7CAB3"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90" w:author="Mr Richard P Williams" w:date="2016-10-03T22:42:00Z"/>
                <w:rFonts w:cs="Open Sans"/>
                <w:sz w:val="20"/>
                <w:szCs w:val="20"/>
              </w:rPr>
            </w:pPr>
            <w:ins w:id="691" w:author="Mr Richard P Williams" w:date="2016-10-03T22:42:00Z">
              <w:r w:rsidRPr="0077574E">
                <w:rPr>
                  <w:rFonts w:cs="Open Sans"/>
                  <w:sz w:val="20"/>
                  <w:szCs w:val="20"/>
                </w:rPr>
                <w:t>String </w:t>
              </w:r>
            </w:ins>
          </w:p>
        </w:tc>
        <w:tc>
          <w:tcPr>
            <w:tcW w:w="5235" w:type="dxa"/>
            <w:hideMark/>
          </w:tcPr>
          <w:p w14:paraId="21E80A26"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692" w:author="Mr Richard P Williams" w:date="2016-10-03T22:42:00Z"/>
                <w:rFonts w:cs="Open Sans"/>
                <w:sz w:val="20"/>
                <w:szCs w:val="20"/>
              </w:rPr>
            </w:pPr>
            <w:ins w:id="693" w:author="Mr Richard P Williams" w:date="2016-10-03T22:42:00Z">
              <w:r w:rsidRPr="0085417D">
                <w:t xml:space="preserve">Next Level down. Example </w:t>
              </w:r>
              <w:r>
                <w:t>from Figure 3 Sub Class Name</w:t>
              </w:r>
            </w:ins>
          </w:p>
        </w:tc>
      </w:tr>
      <w:tr w:rsidR="008F7B0C" w:rsidRPr="0077574E" w14:paraId="53D6496C" w14:textId="77777777" w:rsidTr="008F7B0C">
        <w:trPr>
          <w:trHeight w:val="330"/>
          <w:ins w:id="69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12501012" w14:textId="77777777" w:rsidR="008F7B0C" w:rsidRPr="0077574E" w:rsidRDefault="008F7B0C" w:rsidP="008F7B0C">
            <w:pPr>
              <w:rPr>
                <w:ins w:id="695" w:author="Mr Richard P Williams" w:date="2016-10-03T22:42:00Z"/>
                <w:rFonts w:cs="Open Sans"/>
                <w:sz w:val="20"/>
                <w:szCs w:val="20"/>
              </w:rPr>
            </w:pPr>
            <w:ins w:id="696" w:author="Mr Richard P Williams" w:date="2016-10-03T22:42:00Z">
              <w:r w:rsidRPr="0077574E">
                <w:rPr>
                  <w:rFonts w:cs="Open Sans"/>
                  <w:sz w:val="20"/>
                  <w:szCs w:val="20"/>
                </w:rPr>
                <w:t>Hierarchy6 </w:t>
              </w:r>
            </w:ins>
          </w:p>
        </w:tc>
        <w:tc>
          <w:tcPr>
            <w:tcW w:w="0" w:type="auto"/>
            <w:hideMark/>
          </w:tcPr>
          <w:p w14:paraId="2485392A"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97" w:author="Mr Richard P Williams" w:date="2016-10-03T22:42:00Z"/>
                <w:rFonts w:cs="Open Sans"/>
                <w:sz w:val="20"/>
                <w:szCs w:val="20"/>
              </w:rPr>
            </w:pPr>
            <w:ins w:id="698" w:author="Mr Richard P Williams" w:date="2016-10-03T22:42:00Z">
              <w:r w:rsidRPr="0077574E">
                <w:rPr>
                  <w:rFonts w:cs="Open Sans"/>
                  <w:sz w:val="20"/>
                  <w:szCs w:val="20"/>
                </w:rPr>
                <w:t>String </w:t>
              </w:r>
            </w:ins>
          </w:p>
        </w:tc>
        <w:tc>
          <w:tcPr>
            <w:tcW w:w="5235" w:type="dxa"/>
            <w:hideMark/>
          </w:tcPr>
          <w:p w14:paraId="25EEC3B2"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699" w:author="Mr Richard P Williams" w:date="2016-10-03T22:42:00Z"/>
                <w:rFonts w:cs="Open Sans"/>
                <w:sz w:val="20"/>
                <w:szCs w:val="20"/>
              </w:rPr>
            </w:pPr>
            <w:ins w:id="700" w:author="Mr Richard P Williams" w:date="2016-10-03T22:42:00Z">
              <w:r w:rsidRPr="0085417D">
                <w:t xml:space="preserve">Next Level down. </w:t>
              </w:r>
              <w:r>
                <w:rPr>
                  <w:rFonts w:cs="Open Sans"/>
                  <w:sz w:val="20"/>
                  <w:szCs w:val="20"/>
                </w:rPr>
                <w:t>Blank based Example from Figure 3</w:t>
              </w:r>
            </w:ins>
          </w:p>
        </w:tc>
      </w:tr>
      <w:tr w:rsidR="008F7B0C" w:rsidRPr="0077574E" w14:paraId="6A34151F" w14:textId="77777777" w:rsidTr="008F7B0C">
        <w:trPr>
          <w:cnfStyle w:val="000000100000" w:firstRow="0" w:lastRow="0" w:firstColumn="0" w:lastColumn="0" w:oddVBand="0" w:evenVBand="0" w:oddHBand="1" w:evenHBand="0" w:firstRowFirstColumn="0" w:firstRowLastColumn="0" w:lastRowFirstColumn="0" w:lastRowLastColumn="0"/>
          <w:trHeight w:val="330"/>
          <w:ins w:id="70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5ECB9231" w14:textId="77777777" w:rsidR="008F7B0C" w:rsidRPr="0077574E" w:rsidRDefault="008F7B0C" w:rsidP="008F7B0C">
            <w:pPr>
              <w:rPr>
                <w:ins w:id="702" w:author="Mr Richard P Williams" w:date="2016-10-03T22:42:00Z"/>
                <w:rFonts w:cs="Open Sans"/>
                <w:sz w:val="20"/>
                <w:szCs w:val="20"/>
              </w:rPr>
            </w:pPr>
            <w:ins w:id="703" w:author="Mr Richard P Williams" w:date="2016-10-03T22:42:00Z">
              <w:r w:rsidRPr="0077574E">
                <w:rPr>
                  <w:rFonts w:cs="Open Sans"/>
                  <w:sz w:val="20"/>
                  <w:szCs w:val="20"/>
                </w:rPr>
                <w:t>Hierarchy6Description </w:t>
              </w:r>
            </w:ins>
          </w:p>
        </w:tc>
        <w:tc>
          <w:tcPr>
            <w:tcW w:w="0" w:type="auto"/>
            <w:hideMark/>
          </w:tcPr>
          <w:p w14:paraId="42B45976"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704" w:author="Mr Richard P Williams" w:date="2016-10-03T22:42:00Z"/>
                <w:rFonts w:cs="Open Sans"/>
                <w:sz w:val="20"/>
                <w:szCs w:val="20"/>
              </w:rPr>
            </w:pPr>
            <w:ins w:id="705" w:author="Mr Richard P Williams" w:date="2016-10-03T22:42:00Z">
              <w:r w:rsidRPr="0077574E">
                <w:rPr>
                  <w:rFonts w:cs="Open Sans"/>
                  <w:sz w:val="20"/>
                  <w:szCs w:val="20"/>
                </w:rPr>
                <w:t>String </w:t>
              </w:r>
            </w:ins>
          </w:p>
        </w:tc>
        <w:tc>
          <w:tcPr>
            <w:tcW w:w="5235" w:type="dxa"/>
            <w:hideMark/>
          </w:tcPr>
          <w:p w14:paraId="1BD8E0C8"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706" w:author="Mr Richard P Williams" w:date="2016-10-03T22:42:00Z"/>
                <w:rFonts w:cs="Open Sans"/>
                <w:sz w:val="20"/>
                <w:szCs w:val="20"/>
              </w:rPr>
            </w:pPr>
            <w:ins w:id="707" w:author="Mr Richard P Williams" w:date="2016-10-03T22:42:00Z">
              <w:r w:rsidRPr="0085417D">
                <w:t xml:space="preserve">Next Level down. </w:t>
              </w:r>
              <w:r>
                <w:rPr>
                  <w:rFonts w:cs="Open Sans"/>
                  <w:sz w:val="20"/>
                  <w:szCs w:val="20"/>
                </w:rPr>
                <w:t>Blank based Example from Figure 3</w:t>
              </w:r>
            </w:ins>
          </w:p>
        </w:tc>
      </w:tr>
      <w:tr w:rsidR="008F7B0C" w:rsidRPr="0077574E" w14:paraId="265BB89C" w14:textId="77777777" w:rsidTr="008F7B0C">
        <w:trPr>
          <w:trHeight w:val="330"/>
          <w:ins w:id="70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6B1B3681" w14:textId="77777777" w:rsidR="008F7B0C" w:rsidRPr="0077574E" w:rsidRDefault="008F7B0C" w:rsidP="008F7B0C">
            <w:pPr>
              <w:rPr>
                <w:ins w:id="709" w:author="Mr Richard P Williams" w:date="2016-10-03T22:42:00Z"/>
                <w:rFonts w:cs="Open Sans"/>
                <w:sz w:val="20"/>
                <w:szCs w:val="20"/>
              </w:rPr>
            </w:pPr>
            <w:ins w:id="710" w:author="Mr Richard P Williams" w:date="2016-10-03T22:42:00Z">
              <w:r>
                <w:rPr>
                  <w:rFonts w:cs="Open Sans"/>
                  <w:sz w:val="20"/>
                  <w:szCs w:val="20"/>
                </w:rPr>
                <w:t>Pack Description</w:t>
              </w:r>
            </w:ins>
          </w:p>
        </w:tc>
        <w:tc>
          <w:tcPr>
            <w:tcW w:w="0" w:type="auto"/>
          </w:tcPr>
          <w:p w14:paraId="0E06D074"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711" w:author="Mr Richard P Williams" w:date="2016-10-03T22:42:00Z"/>
                <w:rFonts w:cs="Open Sans"/>
                <w:sz w:val="20"/>
                <w:szCs w:val="20"/>
              </w:rPr>
            </w:pPr>
          </w:p>
        </w:tc>
        <w:tc>
          <w:tcPr>
            <w:tcW w:w="5235" w:type="dxa"/>
          </w:tcPr>
          <w:p w14:paraId="3677A0AC"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712" w:author="Mr Richard P Williams" w:date="2016-10-03T22:42:00Z"/>
                <w:rFonts w:cs="Open Sans"/>
                <w:sz w:val="20"/>
                <w:szCs w:val="20"/>
              </w:rPr>
            </w:pPr>
            <w:ins w:id="713" w:author="Mr Richard P Williams" w:date="2016-10-03T22:42:00Z">
              <w:r>
                <w:rPr>
                  <w:rFonts w:cs="Open Sans"/>
                  <w:sz w:val="20"/>
                  <w:szCs w:val="20"/>
                </w:rPr>
                <w:t>Pack Description</w:t>
              </w:r>
            </w:ins>
          </w:p>
        </w:tc>
      </w:tr>
      <w:tr w:rsidR="008F7B0C" w:rsidRPr="0077574E" w14:paraId="2CC71088" w14:textId="77777777" w:rsidTr="008F7B0C">
        <w:trPr>
          <w:cnfStyle w:val="000000100000" w:firstRow="0" w:lastRow="0" w:firstColumn="0" w:lastColumn="0" w:oddVBand="0" w:evenVBand="0" w:oddHBand="1" w:evenHBand="0" w:firstRowFirstColumn="0" w:firstRowLastColumn="0" w:lastRowFirstColumn="0" w:lastRowLastColumn="0"/>
          <w:trHeight w:val="330"/>
          <w:ins w:id="71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27C5EF26" w14:textId="77777777" w:rsidR="008F7B0C" w:rsidRDefault="008F7B0C" w:rsidP="008F7B0C">
            <w:pPr>
              <w:rPr>
                <w:ins w:id="715" w:author="Mr Richard P Williams" w:date="2016-10-03T22:42:00Z"/>
                <w:rFonts w:cs="Open Sans"/>
                <w:sz w:val="20"/>
                <w:szCs w:val="20"/>
              </w:rPr>
            </w:pPr>
            <w:ins w:id="716" w:author="Mr Richard P Williams" w:date="2016-10-03T22:42:00Z">
              <w:r>
                <w:rPr>
                  <w:rFonts w:cs="Open Sans"/>
                  <w:sz w:val="20"/>
                  <w:szCs w:val="20"/>
                </w:rPr>
                <w:t>Status</w:t>
              </w:r>
            </w:ins>
          </w:p>
        </w:tc>
        <w:tc>
          <w:tcPr>
            <w:tcW w:w="0" w:type="auto"/>
          </w:tcPr>
          <w:p w14:paraId="6F743A4D"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717" w:author="Mr Richard P Williams" w:date="2016-10-03T22:42:00Z"/>
                <w:rFonts w:cs="Open Sans"/>
                <w:sz w:val="20"/>
                <w:szCs w:val="20"/>
              </w:rPr>
            </w:pPr>
          </w:p>
        </w:tc>
        <w:tc>
          <w:tcPr>
            <w:tcW w:w="5235" w:type="dxa"/>
          </w:tcPr>
          <w:p w14:paraId="58ED9056"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718" w:author="Mr Richard P Williams" w:date="2016-10-03T22:42:00Z"/>
                <w:rFonts w:cs="Open Sans"/>
                <w:sz w:val="20"/>
                <w:szCs w:val="20"/>
              </w:rPr>
            </w:pPr>
            <w:ins w:id="719" w:author="Mr Richard P Williams" w:date="2016-10-03T22:42:00Z">
              <w:r w:rsidRPr="00DD4F05">
                <w:rPr>
                  <w:rFonts w:cs="Open Sans"/>
                  <w:sz w:val="20"/>
                  <w:szCs w:val="20"/>
                </w:rPr>
                <w:t>e.g. “1” = Active, “2” = inactive </w:t>
              </w:r>
            </w:ins>
          </w:p>
        </w:tc>
      </w:tr>
      <w:tr w:rsidR="008F7B0C" w:rsidRPr="0077574E" w14:paraId="1B2302C4" w14:textId="77777777" w:rsidTr="008F7B0C">
        <w:trPr>
          <w:trHeight w:val="330"/>
          <w:ins w:id="72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6BD1EA59" w14:textId="77777777" w:rsidR="008F7B0C" w:rsidRDefault="008F7B0C" w:rsidP="008F7B0C">
            <w:pPr>
              <w:rPr>
                <w:ins w:id="721" w:author="Mr Richard P Williams" w:date="2016-10-03T22:42:00Z"/>
                <w:rFonts w:cs="Open Sans"/>
                <w:sz w:val="20"/>
                <w:szCs w:val="20"/>
              </w:rPr>
            </w:pPr>
            <w:ins w:id="722" w:author="Mr Richard P Williams" w:date="2016-10-03T22:42:00Z">
              <w:r>
                <w:rPr>
                  <w:rFonts w:cs="Open Sans"/>
                  <w:sz w:val="20"/>
                  <w:szCs w:val="20"/>
                </w:rPr>
                <w:t>UOM</w:t>
              </w:r>
            </w:ins>
          </w:p>
        </w:tc>
        <w:tc>
          <w:tcPr>
            <w:tcW w:w="0" w:type="auto"/>
          </w:tcPr>
          <w:p w14:paraId="6F185A54"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723" w:author="Mr Richard P Williams" w:date="2016-10-03T22:42:00Z"/>
                <w:rFonts w:cs="Open Sans"/>
                <w:sz w:val="20"/>
                <w:szCs w:val="20"/>
              </w:rPr>
            </w:pPr>
          </w:p>
        </w:tc>
        <w:tc>
          <w:tcPr>
            <w:tcW w:w="5235" w:type="dxa"/>
          </w:tcPr>
          <w:p w14:paraId="144E4E6A"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724" w:author="Mr Richard P Williams" w:date="2016-10-03T22:42:00Z"/>
                <w:rFonts w:cs="Open Sans"/>
                <w:sz w:val="20"/>
                <w:szCs w:val="20"/>
              </w:rPr>
            </w:pPr>
            <w:ins w:id="725" w:author="Mr Richard P Williams" w:date="2016-10-03T22:42:00Z">
              <w:r>
                <w:rPr>
                  <w:rFonts w:cs="Open Sans"/>
                  <w:sz w:val="20"/>
                  <w:szCs w:val="20"/>
                </w:rPr>
                <w:t>An Enumeration of Units of Measure. 1 = Each, 2=LB etc</w:t>
              </w:r>
            </w:ins>
          </w:p>
        </w:tc>
      </w:tr>
      <w:tr w:rsidR="008F7B0C" w:rsidRPr="0077574E" w14:paraId="51491B9B" w14:textId="77777777" w:rsidTr="008F7B0C">
        <w:trPr>
          <w:cnfStyle w:val="000000100000" w:firstRow="0" w:lastRow="0" w:firstColumn="0" w:lastColumn="0" w:oddVBand="0" w:evenVBand="0" w:oddHBand="1" w:evenHBand="0" w:firstRowFirstColumn="0" w:firstRowLastColumn="0" w:lastRowFirstColumn="0" w:lastRowLastColumn="0"/>
          <w:trHeight w:val="330"/>
          <w:ins w:id="72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292DCCE8" w14:textId="77777777" w:rsidR="008F7B0C" w:rsidRDefault="008F7B0C" w:rsidP="008F7B0C">
            <w:pPr>
              <w:rPr>
                <w:ins w:id="727" w:author="Mr Richard P Williams" w:date="2016-10-03T22:42:00Z"/>
                <w:rFonts w:cs="Open Sans"/>
                <w:sz w:val="20"/>
                <w:szCs w:val="20"/>
              </w:rPr>
            </w:pPr>
            <w:ins w:id="728" w:author="Mr Richard P Williams" w:date="2016-10-03T22:42:00Z">
              <w:r>
                <w:rPr>
                  <w:rFonts w:cs="Open Sans"/>
                  <w:sz w:val="20"/>
                  <w:szCs w:val="20"/>
                </w:rPr>
                <w:t>Pack Type</w:t>
              </w:r>
            </w:ins>
          </w:p>
        </w:tc>
        <w:tc>
          <w:tcPr>
            <w:tcW w:w="0" w:type="auto"/>
          </w:tcPr>
          <w:p w14:paraId="5D1AA07E"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729" w:author="Mr Richard P Williams" w:date="2016-10-03T22:42:00Z"/>
                <w:rFonts w:cs="Open Sans"/>
                <w:sz w:val="20"/>
                <w:szCs w:val="20"/>
              </w:rPr>
            </w:pPr>
          </w:p>
        </w:tc>
        <w:tc>
          <w:tcPr>
            <w:tcW w:w="5235" w:type="dxa"/>
          </w:tcPr>
          <w:p w14:paraId="618BF529"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730" w:author="Mr Richard P Williams" w:date="2016-10-03T22:42:00Z"/>
                <w:rFonts w:cs="Open Sans"/>
                <w:sz w:val="20"/>
                <w:szCs w:val="20"/>
              </w:rPr>
            </w:pPr>
            <w:ins w:id="731" w:author="Mr Richard P Williams" w:date="2016-10-03T22:42:00Z">
              <w:r>
                <w:rPr>
                  <w:rFonts w:cs="Open Sans"/>
                  <w:sz w:val="20"/>
                  <w:szCs w:val="20"/>
                </w:rPr>
                <w:t>Complex Simple</w:t>
              </w:r>
            </w:ins>
          </w:p>
        </w:tc>
      </w:tr>
    </w:tbl>
    <w:p w14:paraId="7CB4F0DB" w14:textId="77777777" w:rsidR="008F7B0C" w:rsidRDefault="008F7B0C" w:rsidP="008F7B0C">
      <w:pPr>
        <w:rPr>
          <w:ins w:id="732" w:author="Mr Richard P Williams" w:date="2016-10-03T22:42:00Z"/>
          <w:rFonts w:cs="Open Sans"/>
          <w:sz w:val="20"/>
          <w:szCs w:val="20"/>
        </w:rPr>
      </w:pPr>
    </w:p>
    <w:p w14:paraId="448902CF" w14:textId="77777777" w:rsidR="008F7B0C" w:rsidRDefault="008F7B0C" w:rsidP="008F7B0C">
      <w:pPr>
        <w:pStyle w:val="Heading3"/>
        <w:rPr>
          <w:ins w:id="733" w:author="Mr Richard P Williams" w:date="2016-10-03T22:42:00Z"/>
        </w:rPr>
      </w:pPr>
      <w:ins w:id="734" w:author="Mr Richard P Williams" w:date="2016-10-03T22:42:00Z">
        <w:r>
          <w:t>Pack Supplier</w:t>
        </w:r>
      </w:ins>
    </w:p>
    <w:p w14:paraId="573DA5C6" w14:textId="77777777" w:rsidR="008F7B0C" w:rsidRDefault="008F7B0C" w:rsidP="008F7B0C">
      <w:pPr>
        <w:pStyle w:val="Caption"/>
        <w:keepNext/>
        <w:rPr>
          <w:ins w:id="735" w:author="Mr Richard P Williams" w:date="2016-10-03T22:42:00Z"/>
        </w:rPr>
      </w:pPr>
      <w:bookmarkStart w:id="736" w:name="_Toc462933607"/>
      <w:bookmarkStart w:id="737" w:name="_Toc463297998"/>
      <w:ins w:id="738" w:author="Mr Richard P Williams" w:date="2016-10-03T22:42:00Z">
        <w:r>
          <w:t xml:space="preserve">Table </w:t>
        </w:r>
        <w:r>
          <w:fldChar w:fldCharType="begin"/>
        </w:r>
        <w:r>
          <w:instrText xml:space="preserve"> SEQ Table \* ARABIC </w:instrText>
        </w:r>
        <w:r>
          <w:fldChar w:fldCharType="separate"/>
        </w:r>
        <w:r>
          <w:rPr>
            <w:noProof/>
          </w:rPr>
          <w:t>6</w:t>
        </w:r>
        <w:r>
          <w:fldChar w:fldCharType="end"/>
        </w:r>
        <w:r>
          <w:t xml:space="preserve"> Vendor Orderable Item</w:t>
        </w:r>
        <w:bookmarkEnd w:id="736"/>
        <w:bookmarkEnd w:id="737"/>
      </w:ins>
    </w:p>
    <w:tbl>
      <w:tblPr>
        <w:tblStyle w:val="GridTable4-Accent4"/>
        <w:tblW w:w="8807" w:type="dxa"/>
        <w:tblLook w:val="04A0" w:firstRow="1" w:lastRow="0" w:firstColumn="1" w:lastColumn="0" w:noHBand="0" w:noVBand="1"/>
      </w:tblPr>
      <w:tblGrid>
        <w:gridCol w:w="2547"/>
        <w:gridCol w:w="1723"/>
        <w:gridCol w:w="4537"/>
      </w:tblGrid>
      <w:tr w:rsidR="008F7B0C" w:rsidRPr="0077574E" w14:paraId="1F432A77" w14:textId="77777777" w:rsidTr="008F7B0C">
        <w:trPr>
          <w:cnfStyle w:val="100000000000" w:firstRow="1" w:lastRow="0" w:firstColumn="0" w:lastColumn="0" w:oddVBand="0" w:evenVBand="0" w:oddHBand="0" w:evenHBand="0" w:firstRowFirstColumn="0" w:firstRowLastColumn="0" w:lastRowFirstColumn="0" w:lastRowLastColumn="0"/>
          <w:ins w:id="73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730D9051" w14:textId="77777777" w:rsidR="008F7B0C" w:rsidRPr="0077574E" w:rsidRDefault="008F7B0C" w:rsidP="008F7B0C">
            <w:pPr>
              <w:rPr>
                <w:ins w:id="740" w:author="Mr Richard P Williams" w:date="2016-10-03T22:42:00Z"/>
                <w:rFonts w:cs="Open Sans"/>
                <w:sz w:val="20"/>
                <w:szCs w:val="20"/>
              </w:rPr>
            </w:pPr>
            <w:ins w:id="741" w:author="Mr Richard P Williams" w:date="2016-10-03T22:42:00Z">
              <w:r w:rsidRPr="0077574E">
                <w:rPr>
                  <w:rFonts w:cs="Open Sans"/>
                  <w:sz w:val="20"/>
                  <w:szCs w:val="20"/>
                </w:rPr>
                <w:t>FieldName </w:t>
              </w:r>
            </w:ins>
          </w:p>
        </w:tc>
        <w:tc>
          <w:tcPr>
            <w:tcW w:w="0" w:type="auto"/>
            <w:hideMark/>
          </w:tcPr>
          <w:p w14:paraId="6A666923" w14:textId="77777777" w:rsidR="008F7B0C" w:rsidRPr="0077574E" w:rsidRDefault="008F7B0C" w:rsidP="008F7B0C">
            <w:pPr>
              <w:cnfStyle w:val="100000000000" w:firstRow="1" w:lastRow="0" w:firstColumn="0" w:lastColumn="0" w:oddVBand="0" w:evenVBand="0" w:oddHBand="0" w:evenHBand="0" w:firstRowFirstColumn="0" w:firstRowLastColumn="0" w:lastRowFirstColumn="0" w:lastRowLastColumn="0"/>
              <w:rPr>
                <w:ins w:id="742" w:author="Mr Richard P Williams" w:date="2016-10-03T22:42:00Z"/>
                <w:rFonts w:cs="Open Sans"/>
                <w:sz w:val="20"/>
                <w:szCs w:val="20"/>
              </w:rPr>
            </w:pPr>
            <w:ins w:id="743" w:author="Mr Richard P Williams" w:date="2016-10-03T22:42:00Z">
              <w:r w:rsidRPr="0077574E">
                <w:rPr>
                  <w:rFonts w:cs="Open Sans"/>
                  <w:sz w:val="20"/>
                  <w:szCs w:val="20"/>
                </w:rPr>
                <w:t>DataType </w:t>
              </w:r>
            </w:ins>
          </w:p>
        </w:tc>
        <w:tc>
          <w:tcPr>
            <w:tcW w:w="4537" w:type="dxa"/>
            <w:hideMark/>
          </w:tcPr>
          <w:p w14:paraId="75DC4B56" w14:textId="77777777" w:rsidR="008F7B0C" w:rsidRPr="0077574E" w:rsidRDefault="008F7B0C" w:rsidP="008F7B0C">
            <w:pPr>
              <w:cnfStyle w:val="100000000000" w:firstRow="1" w:lastRow="0" w:firstColumn="0" w:lastColumn="0" w:oddVBand="0" w:evenVBand="0" w:oddHBand="0" w:evenHBand="0" w:firstRowFirstColumn="0" w:firstRowLastColumn="0" w:lastRowFirstColumn="0" w:lastRowLastColumn="0"/>
              <w:rPr>
                <w:ins w:id="744" w:author="Mr Richard P Williams" w:date="2016-10-03T22:42:00Z"/>
                <w:rFonts w:cs="Open Sans"/>
                <w:sz w:val="20"/>
                <w:szCs w:val="20"/>
              </w:rPr>
            </w:pPr>
            <w:ins w:id="745" w:author="Mr Richard P Williams" w:date="2016-10-03T22:42:00Z">
              <w:r w:rsidRPr="0077574E">
                <w:rPr>
                  <w:rFonts w:cs="Open Sans"/>
                  <w:sz w:val="20"/>
                  <w:szCs w:val="20"/>
                </w:rPr>
                <w:t>Description / Example </w:t>
              </w:r>
            </w:ins>
          </w:p>
        </w:tc>
      </w:tr>
      <w:tr w:rsidR="008F7B0C" w:rsidRPr="0077574E" w14:paraId="23D9E9ED" w14:textId="77777777" w:rsidTr="008F7B0C">
        <w:trPr>
          <w:cnfStyle w:val="000000100000" w:firstRow="0" w:lastRow="0" w:firstColumn="0" w:lastColumn="0" w:oddVBand="0" w:evenVBand="0" w:oddHBand="1" w:evenHBand="0" w:firstRowFirstColumn="0" w:firstRowLastColumn="0" w:lastRowFirstColumn="0" w:lastRowLastColumn="0"/>
          <w:ins w:id="74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6EC0D365" w14:textId="77777777" w:rsidR="008F7B0C" w:rsidRPr="0077574E" w:rsidRDefault="008F7B0C" w:rsidP="008F7B0C">
            <w:pPr>
              <w:rPr>
                <w:ins w:id="747" w:author="Mr Richard P Williams" w:date="2016-10-03T22:42:00Z"/>
                <w:rFonts w:cs="Open Sans"/>
                <w:sz w:val="20"/>
                <w:szCs w:val="20"/>
              </w:rPr>
            </w:pPr>
            <w:ins w:id="748" w:author="Mr Richard P Williams" w:date="2016-10-03T22:42:00Z">
              <w:r>
                <w:rPr>
                  <w:rFonts w:cs="Open Sans"/>
                  <w:sz w:val="20"/>
                  <w:szCs w:val="20"/>
                </w:rPr>
                <w:t>PackI</w:t>
              </w:r>
              <w:r w:rsidRPr="0077574E">
                <w:rPr>
                  <w:rFonts w:cs="Open Sans"/>
                  <w:sz w:val="20"/>
                  <w:szCs w:val="20"/>
                </w:rPr>
                <w:t>D </w:t>
              </w:r>
            </w:ins>
          </w:p>
        </w:tc>
        <w:tc>
          <w:tcPr>
            <w:tcW w:w="0" w:type="auto"/>
            <w:hideMark/>
          </w:tcPr>
          <w:p w14:paraId="767AC46C"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749" w:author="Mr Richard P Williams" w:date="2016-10-03T22:42:00Z"/>
                <w:rFonts w:cs="Open Sans"/>
                <w:sz w:val="20"/>
                <w:szCs w:val="20"/>
              </w:rPr>
            </w:pPr>
            <w:ins w:id="750" w:author="Mr Richard P Williams" w:date="2016-10-03T22:42:00Z">
              <w:r w:rsidRPr="0077574E">
                <w:rPr>
                  <w:rFonts w:cs="Open Sans"/>
                  <w:sz w:val="20"/>
                  <w:szCs w:val="20"/>
                </w:rPr>
                <w:t>String </w:t>
              </w:r>
            </w:ins>
          </w:p>
        </w:tc>
        <w:tc>
          <w:tcPr>
            <w:tcW w:w="4537" w:type="dxa"/>
            <w:hideMark/>
          </w:tcPr>
          <w:p w14:paraId="5ECE5174"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751" w:author="Mr Richard P Williams" w:date="2016-10-03T22:42:00Z"/>
                <w:rFonts w:cs="Open Sans"/>
                <w:sz w:val="20"/>
                <w:szCs w:val="20"/>
              </w:rPr>
            </w:pPr>
            <w:ins w:id="752" w:author="Mr Richard P Williams" w:date="2016-10-03T22:42:00Z">
              <w:r>
                <w:rPr>
                  <w:rFonts w:cs="Open Sans"/>
                  <w:sz w:val="20"/>
                  <w:szCs w:val="20"/>
                </w:rPr>
                <w:t xml:space="preserve">Pack ID </w:t>
              </w:r>
              <w:r w:rsidRPr="00DD4F05">
                <w:rPr>
                  <w:rFonts w:cs="Open Sans"/>
                  <w:sz w:val="20"/>
                  <w:szCs w:val="20"/>
                </w:rPr>
                <w:t> </w:t>
              </w:r>
            </w:ins>
          </w:p>
          <w:p w14:paraId="2C17B079"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753" w:author="Mr Richard P Williams" w:date="2016-10-03T22:42:00Z"/>
                <w:rFonts w:cs="Open Sans"/>
                <w:sz w:val="20"/>
                <w:szCs w:val="20"/>
              </w:rPr>
            </w:pPr>
            <w:ins w:id="754" w:author="Mr Richard P Williams" w:date="2016-10-03T22:42:00Z">
              <w:r w:rsidRPr="00DD4F05">
                <w:rPr>
                  <w:rFonts w:cs="Open Sans"/>
                  <w:sz w:val="20"/>
                  <w:szCs w:val="20"/>
                </w:rPr>
                <w:t> </w:t>
              </w:r>
            </w:ins>
          </w:p>
        </w:tc>
      </w:tr>
      <w:tr w:rsidR="008F7B0C" w:rsidRPr="0077574E" w14:paraId="6CE7DC04" w14:textId="77777777" w:rsidTr="008F7B0C">
        <w:trPr>
          <w:ins w:id="75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79EFE603" w14:textId="77777777" w:rsidR="008F7B0C" w:rsidRDefault="008F7B0C" w:rsidP="008F7B0C">
            <w:pPr>
              <w:rPr>
                <w:ins w:id="756" w:author="Mr Richard P Williams" w:date="2016-10-03T22:42:00Z"/>
                <w:rFonts w:cs="Open Sans"/>
                <w:sz w:val="20"/>
                <w:szCs w:val="20"/>
              </w:rPr>
            </w:pPr>
            <w:ins w:id="757" w:author="Mr Richard P Williams" w:date="2016-10-03T22:42:00Z">
              <w:r>
                <w:rPr>
                  <w:rFonts w:cs="Open Sans"/>
                  <w:sz w:val="20"/>
                  <w:szCs w:val="20"/>
                </w:rPr>
                <w:lastRenderedPageBreak/>
                <w:t>Vendor Id</w:t>
              </w:r>
            </w:ins>
          </w:p>
        </w:tc>
        <w:tc>
          <w:tcPr>
            <w:tcW w:w="0" w:type="auto"/>
          </w:tcPr>
          <w:p w14:paraId="0357F4C8"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758" w:author="Mr Richard P Williams" w:date="2016-10-03T22:42:00Z"/>
                <w:rFonts w:cs="Open Sans"/>
                <w:sz w:val="20"/>
                <w:szCs w:val="20"/>
              </w:rPr>
            </w:pPr>
          </w:p>
        </w:tc>
        <w:tc>
          <w:tcPr>
            <w:tcW w:w="4537" w:type="dxa"/>
          </w:tcPr>
          <w:p w14:paraId="60566184"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759" w:author="Mr Richard P Williams" w:date="2016-10-03T22:42:00Z"/>
                <w:rFonts w:cs="Open Sans"/>
                <w:sz w:val="20"/>
                <w:szCs w:val="20"/>
              </w:rPr>
            </w:pPr>
          </w:p>
        </w:tc>
      </w:tr>
      <w:tr w:rsidR="008F7B0C" w:rsidRPr="0077574E" w14:paraId="142C28AB" w14:textId="77777777" w:rsidTr="008F7B0C">
        <w:trPr>
          <w:cnfStyle w:val="000000100000" w:firstRow="0" w:lastRow="0" w:firstColumn="0" w:lastColumn="0" w:oddVBand="0" w:evenVBand="0" w:oddHBand="1" w:evenHBand="0" w:firstRowFirstColumn="0" w:firstRowLastColumn="0" w:lastRowFirstColumn="0" w:lastRowLastColumn="0"/>
          <w:ins w:id="76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15F08835" w14:textId="77777777" w:rsidR="008F7B0C" w:rsidRDefault="008F7B0C" w:rsidP="008F7B0C">
            <w:pPr>
              <w:rPr>
                <w:ins w:id="761" w:author="Mr Richard P Williams" w:date="2016-10-03T22:42:00Z"/>
                <w:rFonts w:cs="Open Sans"/>
                <w:sz w:val="20"/>
                <w:szCs w:val="20"/>
              </w:rPr>
            </w:pPr>
            <w:ins w:id="762" w:author="Mr Richard P Williams" w:date="2016-10-03T22:42:00Z">
              <w:r>
                <w:rPr>
                  <w:rFonts w:cs="Open Sans"/>
                  <w:sz w:val="20"/>
                  <w:szCs w:val="20"/>
                </w:rPr>
                <w:t>Primary Supplier</w:t>
              </w:r>
            </w:ins>
          </w:p>
        </w:tc>
        <w:tc>
          <w:tcPr>
            <w:tcW w:w="0" w:type="auto"/>
          </w:tcPr>
          <w:p w14:paraId="47A60B61"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763" w:author="Mr Richard P Williams" w:date="2016-10-03T22:42:00Z"/>
                <w:rFonts w:cs="Open Sans"/>
                <w:sz w:val="20"/>
                <w:szCs w:val="20"/>
              </w:rPr>
            </w:pPr>
            <w:ins w:id="764" w:author="Mr Richard P Williams" w:date="2016-10-03T22:42:00Z">
              <w:r>
                <w:rPr>
                  <w:rFonts w:cs="Open Sans"/>
                  <w:sz w:val="20"/>
                  <w:szCs w:val="20"/>
                </w:rPr>
                <w:t>Boolean</w:t>
              </w:r>
            </w:ins>
          </w:p>
        </w:tc>
        <w:tc>
          <w:tcPr>
            <w:tcW w:w="4537" w:type="dxa"/>
          </w:tcPr>
          <w:p w14:paraId="480F75EF"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765" w:author="Mr Richard P Williams" w:date="2016-10-03T22:42:00Z"/>
                <w:rFonts w:cs="Open Sans"/>
                <w:sz w:val="20"/>
                <w:szCs w:val="20"/>
              </w:rPr>
            </w:pPr>
            <w:ins w:id="766" w:author="Mr Richard P Williams" w:date="2016-10-03T22:42:00Z">
              <w:r>
                <w:rPr>
                  <w:rFonts w:cs="Open Sans"/>
                  <w:sz w:val="20"/>
                  <w:szCs w:val="20"/>
                </w:rPr>
                <w:t>Indicator to show this Vendor is the Primary Supplier for this pack</w:t>
              </w:r>
            </w:ins>
          </w:p>
        </w:tc>
      </w:tr>
      <w:tr w:rsidR="008F7B0C" w:rsidRPr="0077574E" w14:paraId="0F1693AD" w14:textId="77777777" w:rsidTr="008F7B0C">
        <w:trPr>
          <w:ins w:id="76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7D20EF99" w14:textId="77777777" w:rsidR="008F7B0C" w:rsidRDefault="008F7B0C" w:rsidP="008F7B0C">
            <w:pPr>
              <w:rPr>
                <w:ins w:id="768" w:author="Mr Richard P Williams" w:date="2016-10-03T22:42:00Z"/>
                <w:rFonts w:cs="Open Sans"/>
                <w:sz w:val="20"/>
                <w:szCs w:val="20"/>
              </w:rPr>
            </w:pPr>
            <w:ins w:id="769" w:author="Mr Richard P Williams" w:date="2016-10-03T22:42:00Z">
              <w:r w:rsidRPr="0011505E">
                <w:rPr>
                  <w:rFonts w:eastAsia="Times New Roman" w:cs="Times New Roman"/>
                  <w:b w:val="0"/>
                  <w:color w:val="000000"/>
                  <w:sz w:val="20"/>
                  <w:szCs w:val="20"/>
                </w:rPr>
                <w:t>V</w:t>
              </w:r>
              <w:r>
                <w:rPr>
                  <w:rFonts w:eastAsia="Times New Roman" w:cs="Times New Roman"/>
                  <w:b w:val="0"/>
                  <w:color w:val="000000"/>
                  <w:sz w:val="20"/>
                  <w:szCs w:val="20"/>
                </w:rPr>
                <w:t>e</w:t>
              </w:r>
              <w:r w:rsidRPr="0011505E">
                <w:rPr>
                  <w:rFonts w:eastAsia="Times New Roman" w:cs="Times New Roman"/>
                  <w:b w:val="0"/>
                  <w:color w:val="000000"/>
                  <w:sz w:val="20"/>
                  <w:szCs w:val="20"/>
                </w:rPr>
                <w:t>nd</w:t>
              </w:r>
              <w:r>
                <w:rPr>
                  <w:rFonts w:eastAsia="Times New Roman" w:cs="Times New Roman"/>
                  <w:b w:val="0"/>
                  <w:color w:val="000000"/>
                  <w:sz w:val="20"/>
                  <w:szCs w:val="20"/>
                </w:rPr>
                <w:t>or Swel</w:t>
              </w:r>
              <w:r w:rsidRPr="0011505E">
                <w:rPr>
                  <w:rFonts w:eastAsia="Times New Roman" w:cs="Times New Roman"/>
                  <w:b w:val="0"/>
                  <w:color w:val="000000"/>
                  <w:sz w:val="20"/>
                  <w:szCs w:val="20"/>
                </w:rPr>
                <w:t>l</w:t>
              </w:r>
              <w:r>
                <w:rPr>
                  <w:rFonts w:eastAsia="Times New Roman" w:cs="Times New Roman"/>
                  <w:b w:val="0"/>
                  <w:color w:val="000000"/>
                  <w:sz w:val="20"/>
                  <w:szCs w:val="20"/>
                </w:rPr>
                <w:t xml:space="preserve"> Amount</w:t>
              </w:r>
            </w:ins>
          </w:p>
        </w:tc>
        <w:tc>
          <w:tcPr>
            <w:tcW w:w="0" w:type="auto"/>
          </w:tcPr>
          <w:p w14:paraId="7394CBB9"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770" w:author="Mr Richard P Williams" w:date="2016-10-03T22:42:00Z"/>
                <w:rFonts w:cs="Open Sans"/>
                <w:sz w:val="20"/>
                <w:szCs w:val="20"/>
              </w:rPr>
            </w:pPr>
            <w:proofErr w:type="gramStart"/>
            <w:ins w:id="771" w:author="Mr Richard P Williams" w:date="2016-10-03T22:42:00Z">
              <w:r w:rsidRPr="0011505E">
                <w:rPr>
                  <w:rFonts w:eastAsia="Times New Roman" w:cs="Times New Roman"/>
                  <w:color w:val="000000"/>
                  <w:sz w:val="20"/>
                  <w:szCs w:val="20"/>
                </w:rPr>
                <w:t>DECIMAL(</w:t>
              </w:r>
              <w:proofErr w:type="gramEnd"/>
              <w:r w:rsidRPr="0011505E">
                <w:rPr>
                  <w:rFonts w:eastAsia="Times New Roman" w:cs="Times New Roman"/>
                  <w:color w:val="000000"/>
                  <w:sz w:val="20"/>
                  <w:szCs w:val="20"/>
                </w:rPr>
                <w:t>9,5)</w:t>
              </w:r>
            </w:ins>
          </w:p>
        </w:tc>
        <w:tc>
          <w:tcPr>
            <w:tcW w:w="4537" w:type="dxa"/>
          </w:tcPr>
          <w:p w14:paraId="2E585DE3"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772" w:author="Mr Richard P Williams" w:date="2016-10-03T22:42:00Z"/>
                <w:rFonts w:cs="Open Sans"/>
                <w:sz w:val="20"/>
                <w:szCs w:val="20"/>
              </w:rPr>
            </w:pPr>
            <w:ins w:id="773" w:author="Mr Richard P Williams" w:date="2016-10-03T22:42:00Z">
              <w:r w:rsidRPr="0011505E">
                <w:rPr>
                  <w:rFonts w:eastAsia="Times New Roman" w:cs="Times New Roman"/>
                  <w:color w:val="000000"/>
                  <w:sz w:val="20"/>
                  <w:szCs w:val="20"/>
                </w:rPr>
                <w:t>The amount of swell cost attributed to the vendor.</w:t>
              </w:r>
            </w:ins>
          </w:p>
        </w:tc>
      </w:tr>
      <w:tr w:rsidR="008F7B0C" w:rsidRPr="0077574E" w14:paraId="2749BC93" w14:textId="77777777" w:rsidTr="008F7B0C">
        <w:trPr>
          <w:cnfStyle w:val="000000100000" w:firstRow="0" w:lastRow="0" w:firstColumn="0" w:lastColumn="0" w:oddVBand="0" w:evenVBand="0" w:oddHBand="1" w:evenHBand="0" w:firstRowFirstColumn="0" w:firstRowLastColumn="0" w:lastRowFirstColumn="0" w:lastRowLastColumn="0"/>
          <w:ins w:id="77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702C0EE3" w14:textId="77777777" w:rsidR="008F7B0C" w:rsidRPr="0011505E" w:rsidRDefault="008F7B0C" w:rsidP="008F7B0C">
            <w:pPr>
              <w:rPr>
                <w:ins w:id="775" w:author="Mr Richard P Williams" w:date="2016-10-03T22:42:00Z"/>
                <w:rFonts w:eastAsia="Times New Roman" w:cs="Times New Roman"/>
                <w:color w:val="000000"/>
                <w:sz w:val="20"/>
                <w:szCs w:val="20"/>
              </w:rPr>
            </w:pPr>
            <w:ins w:id="776" w:author="Mr Richard P Williams" w:date="2016-10-03T22:42:00Z">
              <w:r>
                <w:rPr>
                  <w:rFonts w:eastAsia="Times New Roman" w:cs="Times New Roman"/>
                  <w:color w:val="000000"/>
                  <w:sz w:val="20"/>
                  <w:szCs w:val="20"/>
                </w:rPr>
                <w:t>Vendor Product Id</w:t>
              </w:r>
            </w:ins>
          </w:p>
        </w:tc>
        <w:tc>
          <w:tcPr>
            <w:tcW w:w="0" w:type="auto"/>
          </w:tcPr>
          <w:p w14:paraId="65441FC3"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777" w:author="Mr Richard P Williams" w:date="2016-10-03T22:42:00Z"/>
                <w:rFonts w:eastAsia="Times New Roman" w:cs="Times New Roman"/>
                <w:color w:val="000000"/>
                <w:sz w:val="20"/>
                <w:szCs w:val="20"/>
              </w:rPr>
            </w:pPr>
            <w:ins w:id="778" w:author="Mr Richard P Williams" w:date="2016-10-03T22:42:00Z">
              <w:r>
                <w:rPr>
                  <w:rFonts w:eastAsia="Times New Roman" w:cs="Times New Roman"/>
                  <w:color w:val="000000"/>
                  <w:sz w:val="20"/>
                  <w:szCs w:val="20"/>
                </w:rPr>
                <w:t>String</w:t>
              </w:r>
            </w:ins>
          </w:p>
        </w:tc>
        <w:tc>
          <w:tcPr>
            <w:tcW w:w="4537" w:type="dxa"/>
          </w:tcPr>
          <w:p w14:paraId="01835B14"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779" w:author="Mr Richard P Williams" w:date="2016-10-03T22:42:00Z"/>
                <w:rFonts w:eastAsia="Times New Roman" w:cs="Times New Roman"/>
                <w:color w:val="000000"/>
                <w:sz w:val="20"/>
                <w:szCs w:val="20"/>
              </w:rPr>
            </w:pPr>
            <w:ins w:id="780" w:author="Mr Richard P Williams" w:date="2016-10-03T22:42:00Z">
              <w:r>
                <w:rPr>
                  <w:rFonts w:eastAsia="Times New Roman" w:cs="Times New Roman"/>
                  <w:color w:val="000000"/>
                  <w:sz w:val="20"/>
                  <w:szCs w:val="20"/>
                </w:rPr>
                <w:t>If the Vendor has unique deification number for the product</w:t>
              </w:r>
            </w:ins>
          </w:p>
        </w:tc>
      </w:tr>
      <w:tr w:rsidR="008F7B0C" w:rsidRPr="0077574E" w14:paraId="1D1BEEA3" w14:textId="77777777" w:rsidTr="008F7B0C">
        <w:trPr>
          <w:ins w:id="78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52D4109E" w14:textId="77777777" w:rsidR="008F7B0C" w:rsidRDefault="008F7B0C" w:rsidP="008F7B0C">
            <w:pPr>
              <w:rPr>
                <w:ins w:id="782" w:author="Mr Richard P Williams" w:date="2016-10-03T22:42:00Z"/>
                <w:rFonts w:eastAsia="Times New Roman" w:cs="Times New Roman"/>
                <w:color w:val="000000"/>
                <w:sz w:val="20"/>
                <w:szCs w:val="20"/>
              </w:rPr>
            </w:pPr>
          </w:p>
        </w:tc>
        <w:tc>
          <w:tcPr>
            <w:tcW w:w="0" w:type="auto"/>
          </w:tcPr>
          <w:p w14:paraId="2C8E721A"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783" w:author="Mr Richard P Williams" w:date="2016-10-03T22:42:00Z"/>
                <w:rFonts w:eastAsia="Times New Roman" w:cs="Times New Roman"/>
                <w:color w:val="000000"/>
                <w:sz w:val="20"/>
                <w:szCs w:val="20"/>
              </w:rPr>
            </w:pPr>
          </w:p>
        </w:tc>
        <w:tc>
          <w:tcPr>
            <w:tcW w:w="4537" w:type="dxa"/>
          </w:tcPr>
          <w:p w14:paraId="6FBC126E"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784" w:author="Mr Richard P Williams" w:date="2016-10-03T22:42:00Z"/>
                <w:rFonts w:eastAsia="Times New Roman" w:cs="Times New Roman"/>
                <w:color w:val="000000"/>
                <w:sz w:val="20"/>
                <w:szCs w:val="20"/>
              </w:rPr>
            </w:pPr>
          </w:p>
        </w:tc>
      </w:tr>
    </w:tbl>
    <w:p w14:paraId="539EB39D" w14:textId="77777777" w:rsidR="008F7B0C" w:rsidRDefault="008F7B0C" w:rsidP="008F7B0C">
      <w:pPr>
        <w:pStyle w:val="Heading3"/>
        <w:rPr>
          <w:ins w:id="785" w:author="Mr Richard P Williams" w:date="2016-10-03T22:42:00Z"/>
        </w:rPr>
      </w:pPr>
    </w:p>
    <w:p w14:paraId="0A5D640E" w14:textId="77777777" w:rsidR="008F7B0C" w:rsidRDefault="008F7B0C" w:rsidP="008F7B0C">
      <w:pPr>
        <w:pStyle w:val="Heading3"/>
        <w:rPr>
          <w:ins w:id="786" w:author="Mr Richard P Williams" w:date="2016-10-03T22:42:00Z"/>
        </w:rPr>
      </w:pPr>
      <w:ins w:id="787" w:author="Mr Richard P Williams" w:date="2016-10-03T22:42:00Z">
        <w:r>
          <w:t>Pack Breakout</w:t>
        </w:r>
      </w:ins>
    </w:p>
    <w:p w14:paraId="3BD434A5" w14:textId="77777777" w:rsidR="008F7B0C" w:rsidRDefault="008F7B0C" w:rsidP="008F7B0C">
      <w:pPr>
        <w:pStyle w:val="Caption"/>
        <w:keepNext/>
        <w:rPr>
          <w:ins w:id="788" w:author="Mr Richard P Williams" w:date="2016-10-03T22:42:00Z"/>
        </w:rPr>
      </w:pPr>
      <w:bookmarkStart w:id="789" w:name="_Toc462933608"/>
      <w:bookmarkStart w:id="790" w:name="_Toc463297999"/>
      <w:ins w:id="791" w:author="Mr Richard P Williams" w:date="2016-10-03T22:42:00Z">
        <w:r>
          <w:t xml:space="preserve">Table </w:t>
        </w:r>
        <w:r>
          <w:fldChar w:fldCharType="begin"/>
        </w:r>
        <w:r>
          <w:instrText xml:space="preserve"> SEQ Table \* ARABIC </w:instrText>
        </w:r>
        <w:r>
          <w:fldChar w:fldCharType="separate"/>
        </w:r>
        <w:r>
          <w:rPr>
            <w:noProof/>
          </w:rPr>
          <w:t>7</w:t>
        </w:r>
        <w:r>
          <w:fldChar w:fldCharType="end"/>
        </w:r>
        <w:r>
          <w:t xml:space="preserve"> - Breakout</w:t>
        </w:r>
        <w:bookmarkEnd w:id="789"/>
        <w:bookmarkEnd w:id="790"/>
      </w:ins>
    </w:p>
    <w:tbl>
      <w:tblPr>
        <w:tblStyle w:val="GridTable4-Accent4"/>
        <w:tblW w:w="8807" w:type="dxa"/>
        <w:tblLook w:val="04A0" w:firstRow="1" w:lastRow="0" w:firstColumn="1" w:lastColumn="0" w:noHBand="0" w:noVBand="1"/>
      </w:tblPr>
      <w:tblGrid>
        <w:gridCol w:w="2336"/>
        <w:gridCol w:w="1934"/>
        <w:gridCol w:w="4537"/>
      </w:tblGrid>
      <w:tr w:rsidR="008F7B0C" w:rsidRPr="0077574E" w14:paraId="1BFE4B27" w14:textId="77777777" w:rsidTr="008F7B0C">
        <w:trPr>
          <w:cnfStyle w:val="100000000000" w:firstRow="1" w:lastRow="0" w:firstColumn="0" w:lastColumn="0" w:oddVBand="0" w:evenVBand="0" w:oddHBand="0" w:evenHBand="0" w:firstRowFirstColumn="0" w:firstRowLastColumn="0" w:lastRowFirstColumn="0" w:lastRowLastColumn="0"/>
          <w:ins w:id="79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56F46353" w14:textId="77777777" w:rsidR="008F7B0C" w:rsidRPr="0077574E" w:rsidRDefault="008F7B0C" w:rsidP="008F7B0C">
            <w:pPr>
              <w:rPr>
                <w:ins w:id="793" w:author="Mr Richard P Williams" w:date="2016-10-03T22:42:00Z"/>
                <w:rFonts w:cs="Open Sans"/>
                <w:sz w:val="20"/>
                <w:szCs w:val="20"/>
              </w:rPr>
            </w:pPr>
            <w:ins w:id="794" w:author="Mr Richard P Williams" w:date="2016-10-03T22:42:00Z">
              <w:r w:rsidRPr="0077574E">
                <w:rPr>
                  <w:rFonts w:cs="Open Sans"/>
                  <w:sz w:val="20"/>
                  <w:szCs w:val="20"/>
                </w:rPr>
                <w:t>FieldName </w:t>
              </w:r>
            </w:ins>
          </w:p>
        </w:tc>
        <w:tc>
          <w:tcPr>
            <w:tcW w:w="0" w:type="auto"/>
            <w:hideMark/>
          </w:tcPr>
          <w:p w14:paraId="789348A2" w14:textId="77777777" w:rsidR="008F7B0C" w:rsidRPr="0077574E" w:rsidRDefault="008F7B0C" w:rsidP="008F7B0C">
            <w:pPr>
              <w:cnfStyle w:val="100000000000" w:firstRow="1" w:lastRow="0" w:firstColumn="0" w:lastColumn="0" w:oddVBand="0" w:evenVBand="0" w:oddHBand="0" w:evenHBand="0" w:firstRowFirstColumn="0" w:firstRowLastColumn="0" w:lastRowFirstColumn="0" w:lastRowLastColumn="0"/>
              <w:rPr>
                <w:ins w:id="795" w:author="Mr Richard P Williams" w:date="2016-10-03T22:42:00Z"/>
                <w:rFonts w:cs="Open Sans"/>
                <w:sz w:val="20"/>
                <w:szCs w:val="20"/>
              </w:rPr>
            </w:pPr>
            <w:ins w:id="796" w:author="Mr Richard P Williams" w:date="2016-10-03T22:42:00Z">
              <w:r w:rsidRPr="0077574E">
                <w:rPr>
                  <w:rFonts w:cs="Open Sans"/>
                  <w:sz w:val="20"/>
                  <w:szCs w:val="20"/>
                </w:rPr>
                <w:t>DataType </w:t>
              </w:r>
            </w:ins>
          </w:p>
        </w:tc>
        <w:tc>
          <w:tcPr>
            <w:tcW w:w="4537" w:type="dxa"/>
            <w:hideMark/>
          </w:tcPr>
          <w:p w14:paraId="455654C1" w14:textId="77777777" w:rsidR="008F7B0C" w:rsidRPr="0077574E" w:rsidRDefault="008F7B0C" w:rsidP="008F7B0C">
            <w:pPr>
              <w:cnfStyle w:val="100000000000" w:firstRow="1" w:lastRow="0" w:firstColumn="0" w:lastColumn="0" w:oddVBand="0" w:evenVBand="0" w:oddHBand="0" w:evenHBand="0" w:firstRowFirstColumn="0" w:firstRowLastColumn="0" w:lastRowFirstColumn="0" w:lastRowLastColumn="0"/>
              <w:rPr>
                <w:ins w:id="797" w:author="Mr Richard P Williams" w:date="2016-10-03T22:42:00Z"/>
                <w:rFonts w:cs="Open Sans"/>
                <w:sz w:val="20"/>
                <w:szCs w:val="20"/>
              </w:rPr>
            </w:pPr>
            <w:ins w:id="798" w:author="Mr Richard P Williams" w:date="2016-10-03T22:42:00Z">
              <w:r w:rsidRPr="0077574E">
                <w:rPr>
                  <w:rFonts w:cs="Open Sans"/>
                  <w:sz w:val="20"/>
                  <w:szCs w:val="20"/>
                </w:rPr>
                <w:t>Description / Example </w:t>
              </w:r>
            </w:ins>
          </w:p>
        </w:tc>
      </w:tr>
      <w:tr w:rsidR="008F7B0C" w:rsidRPr="0077574E" w14:paraId="4451CA66" w14:textId="77777777" w:rsidTr="008F7B0C">
        <w:trPr>
          <w:cnfStyle w:val="000000100000" w:firstRow="0" w:lastRow="0" w:firstColumn="0" w:lastColumn="0" w:oddVBand="0" w:evenVBand="0" w:oddHBand="1" w:evenHBand="0" w:firstRowFirstColumn="0" w:firstRowLastColumn="0" w:lastRowFirstColumn="0" w:lastRowLastColumn="0"/>
          <w:ins w:id="79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595E53F" w14:textId="77777777" w:rsidR="008F7B0C" w:rsidRPr="0077574E" w:rsidRDefault="008F7B0C" w:rsidP="008F7B0C">
            <w:pPr>
              <w:rPr>
                <w:ins w:id="800" w:author="Mr Richard P Williams" w:date="2016-10-03T22:42:00Z"/>
                <w:rFonts w:cs="Open Sans"/>
                <w:sz w:val="20"/>
                <w:szCs w:val="20"/>
              </w:rPr>
            </w:pPr>
            <w:ins w:id="801" w:author="Mr Richard P Williams" w:date="2016-10-03T22:42:00Z">
              <w:r>
                <w:rPr>
                  <w:rFonts w:cs="Open Sans"/>
                  <w:sz w:val="20"/>
                  <w:szCs w:val="20"/>
                </w:rPr>
                <w:t>PackI</w:t>
              </w:r>
              <w:r w:rsidRPr="0077574E">
                <w:rPr>
                  <w:rFonts w:cs="Open Sans"/>
                  <w:sz w:val="20"/>
                  <w:szCs w:val="20"/>
                </w:rPr>
                <w:t>D </w:t>
              </w:r>
            </w:ins>
          </w:p>
        </w:tc>
        <w:tc>
          <w:tcPr>
            <w:tcW w:w="0" w:type="auto"/>
            <w:hideMark/>
          </w:tcPr>
          <w:p w14:paraId="62885FB3"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802" w:author="Mr Richard P Williams" w:date="2016-10-03T22:42:00Z"/>
                <w:rFonts w:cs="Open Sans"/>
                <w:sz w:val="20"/>
                <w:szCs w:val="20"/>
              </w:rPr>
            </w:pPr>
            <w:ins w:id="803" w:author="Mr Richard P Williams" w:date="2016-10-03T22:42:00Z">
              <w:r w:rsidRPr="0077574E">
                <w:rPr>
                  <w:rFonts w:cs="Open Sans"/>
                  <w:sz w:val="20"/>
                  <w:szCs w:val="20"/>
                </w:rPr>
                <w:t>String </w:t>
              </w:r>
            </w:ins>
          </w:p>
        </w:tc>
        <w:tc>
          <w:tcPr>
            <w:tcW w:w="4537" w:type="dxa"/>
            <w:hideMark/>
          </w:tcPr>
          <w:p w14:paraId="24CC509D" w14:textId="77777777" w:rsidR="008F7B0C" w:rsidRPr="00DD4F05" w:rsidRDefault="008F7B0C" w:rsidP="008F7B0C">
            <w:pPr>
              <w:cnfStyle w:val="000000100000" w:firstRow="0" w:lastRow="0" w:firstColumn="0" w:lastColumn="0" w:oddVBand="0" w:evenVBand="0" w:oddHBand="1" w:evenHBand="0" w:firstRowFirstColumn="0" w:firstRowLastColumn="0" w:lastRowFirstColumn="0" w:lastRowLastColumn="0"/>
              <w:rPr>
                <w:ins w:id="804" w:author="Mr Richard P Williams" w:date="2016-10-03T22:42:00Z"/>
                <w:rFonts w:cs="Open Sans"/>
                <w:sz w:val="20"/>
                <w:szCs w:val="20"/>
              </w:rPr>
            </w:pPr>
            <w:ins w:id="805" w:author="Mr Richard P Williams" w:date="2016-10-03T22:42:00Z">
              <w:r>
                <w:rPr>
                  <w:rFonts w:cs="Open Sans"/>
                  <w:sz w:val="20"/>
                  <w:szCs w:val="20"/>
                </w:rPr>
                <w:t xml:space="preserve">Pack ID </w:t>
              </w:r>
              <w:r w:rsidRPr="00DD4F05">
                <w:rPr>
                  <w:rFonts w:cs="Open Sans"/>
                  <w:sz w:val="20"/>
                  <w:szCs w:val="20"/>
                </w:rPr>
                <w:t> </w:t>
              </w:r>
            </w:ins>
          </w:p>
          <w:p w14:paraId="4D3D50CE"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806" w:author="Mr Richard P Williams" w:date="2016-10-03T22:42:00Z"/>
                <w:rFonts w:cs="Open Sans"/>
                <w:sz w:val="20"/>
                <w:szCs w:val="20"/>
              </w:rPr>
            </w:pPr>
            <w:ins w:id="807" w:author="Mr Richard P Williams" w:date="2016-10-03T22:42:00Z">
              <w:r w:rsidRPr="00DD4F05">
                <w:rPr>
                  <w:rFonts w:cs="Open Sans"/>
                  <w:sz w:val="20"/>
                  <w:szCs w:val="20"/>
                </w:rPr>
                <w:t> </w:t>
              </w:r>
            </w:ins>
          </w:p>
        </w:tc>
      </w:tr>
      <w:tr w:rsidR="008F7B0C" w:rsidRPr="0077574E" w14:paraId="0B6A186D" w14:textId="77777777" w:rsidTr="008F7B0C">
        <w:trPr>
          <w:ins w:id="80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10CE838C" w14:textId="77777777" w:rsidR="008F7B0C" w:rsidRDefault="008F7B0C" w:rsidP="008F7B0C">
            <w:pPr>
              <w:rPr>
                <w:ins w:id="809" w:author="Mr Richard P Williams" w:date="2016-10-03T22:42:00Z"/>
                <w:rFonts w:cs="Open Sans"/>
                <w:sz w:val="20"/>
                <w:szCs w:val="20"/>
              </w:rPr>
            </w:pPr>
            <w:ins w:id="810" w:author="Mr Richard P Williams" w:date="2016-10-03T22:42:00Z">
              <w:r>
                <w:rPr>
                  <w:rFonts w:cs="Open Sans"/>
                  <w:sz w:val="20"/>
                  <w:szCs w:val="20"/>
                </w:rPr>
                <w:t>Sellable Item Id</w:t>
              </w:r>
            </w:ins>
          </w:p>
        </w:tc>
        <w:tc>
          <w:tcPr>
            <w:tcW w:w="0" w:type="auto"/>
          </w:tcPr>
          <w:p w14:paraId="5D995931"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811" w:author="Mr Richard P Williams" w:date="2016-10-03T22:42:00Z"/>
                <w:rFonts w:cs="Open Sans"/>
                <w:sz w:val="20"/>
                <w:szCs w:val="20"/>
              </w:rPr>
            </w:pPr>
          </w:p>
        </w:tc>
        <w:tc>
          <w:tcPr>
            <w:tcW w:w="4537" w:type="dxa"/>
          </w:tcPr>
          <w:p w14:paraId="5EFF83A4"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812" w:author="Mr Richard P Williams" w:date="2016-10-03T22:42:00Z"/>
                <w:rFonts w:cs="Open Sans"/>
                <w:sz w:val="20"/>
                <w:szCs w:val="20"/>
              </w:rPr>
            </w:pPr>
          </w:p>
        </w:tc>
      </w:tr>
      <w:tr w:rsidR="008F7B0C" w:rsidRPr="0077574E" w14:paraId="4E49A509" w14:textId="77777777" w:rsidTr="008F7B0C">
        <w:trPr>
          <w:cnfStyle w:val="000000100000" w:firstRow="0" w:lastRow="0" w:firstColumn="0" w:lastColumn="0" w:oddVBand="0" w:evenVBand="0" w:oddHBand="1" w:evenHBand="0" w:firstRowFirstColumn="0" w:firstRowLastColumn="0" w:lastRowFirstColumn="0" w:lastRowLastColumn="0"/>
          <w:ins w:id="81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0037CC04" w14:textId="77777777" w:rsidR="008F7B0C" w:rsidRDefault="008F7B0C" w:rsidP="008F7B0C">
            <w:pPr>
              <w:rPr>
                <w:ins w:id="814" w:author="Mr Richard P Williams" w:date="2016-10-03T22:42:00Z"/>
                <w:rFonts w:cs="Open Sans"/>
                <w:sz w:val="20"/>
                <w:szCs w:val="20"/>
              </w:rPr>
            </w:pPr>
          </w:p>
        </w:tc>
        <w:tc>
          <w:tcPr>
            <w:tcW w:w="0" w:type="auto"/>
          </w:tcPr>
          <w:p w14:paraId="779A74B1"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815" w:author="Mr Richard P Williams" w:date="2016-10-03T22:42:00Z"/>
                <w:rFonts w:cs="Open Sans"/>
                <w:sz w:val="20"/>
                <w:szCs w:val="20"/>
              </w:rPr>
            </w:pPr>
          </w:p>
        </w:tc>
        <w:tc>
          <w:tcPr>
            <w:tcW w:w="4537" w:type="dxa"/>
          </w:tcPr>
          <w:p w14:paraId="7B7B8FD4"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816" w:author="Mr Richard P Williams" w:date="2016-10-03T22:42:00Z"/>
                <w:rFonts w:cs="Open Sans"/>
                <w:sz w:val="20"/>
                <w:szCs w:val="20"/>
              </w:rPr>
            </w:pPr>
          </w:p>
        </w:tc>
      </w:tr>
      <w:tr w:rsidR="008F7B0C" w:rsidRPr="0077574E" w14:paraId="791CEDF8" w14:textId="77777777" w:rsidTr="008F7B0C">
        <w:trPr>
          <w:ins w:id="81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7A4D2F32" w14:textId="77777777" w:rsidR="008F7B0C" w:rsidRDefault="008F7B0C" w:rsidP="008F7B0C">
            <w:pPr>
              <w:rPr>
                <w:ins w:id="818" w:author="Mr Richard P Williams" w:date="2016-10-03T22:42:00Z"/>
                <w:rFonts w:cs="Open Sans"/>
                <w:sz w:val="20"/>
                <w:szCs w:val="20"/>
              </w:rPr>
            </w:pPr>
            <w:ins w:id="819" w:author="Mr Richard P Williams" w:date="2016-10-03T22:42:00Z">
              <w:r>
                <w:rPr>
                  <w:rFonts w:cs="Open Sans"/>
                  <w:sz w:val="20"/>
                  <w:szCs w:val="20"/>
                </w:rPr>
                <w:t>Pack Size</w:t>
              </w:r>
            </w:ins>
          </w:p>
        </w:tc>
        <w:tc>
          <w:tcPr>
            <w:tcW w:w="0" w:type="auto"/>
          </w:tcPr>
          <w:p w14:paraId="7E1884B3" w14:textId="77777777" w:rsidR="008F7B0C" w:rsidRPr="0077574E" w:rsidRDefault="008F7B0C" w:rsidP="008F7B0C">
            <w:pPr>
              <w:cnfStyle w:val="000000000000" w:firstRow="0" w:lastRow="0" w:firstColumn="0" w:lastColumn="0" w:oddVBand="0" w:evenVBand="0" w:oddHBand="0" w:evenHBand="0" w:firstRowFirstColumn="0" w:firstRowLastColumn="0" w:lastRowFirstColumn="0" w:lastRowLastColumn="0"/>
              <w:rPr>
                <w:ins w:id="820" w:author="Mr Richard P Williams" w:date="2016-10-03T22:42:00Z"/>
                <w:rFonts w:cs="Open Sans"/>
                <w:sz w:val="20"/>
                <w:szCs w:val="20"/>
              </w:rPr>
            </w:pPr>
            <w:ins w:id="821" w:author="Mr Richard P Williams" w:date="2016-10-03T22:42:00Z">
              <w:del w:id="822" w:author="Richard Willaims" w:date="2016-10-10T21:56:00Z">
                <w:r w:rsidDel="00910F2B">
                  <w:rPr>
                    <w:rFonts w:cs="Open Sans"/>
                    <w:sz w:val="20"/>
                    <w:szCs w:val="20"/>
                  </w:rPr>
                  <w:delText>Boolean</w:delText>
                </w:r>
              </w:del>
            </w:ins>
            <w:ins w:id="823" w:author="Richard Willaims" w:date="2016-10-10T23:47:00Z">
              <w:r w:rsidR="002E038B">
                <w:rPr>
                  <w:rFonts w:cs="Open Sans"/>
                  <w:sz w:val="20"/>
                  <w:szCs w:val="20"/>
                </w:rPr>
                <w:t>Numeric</w:t>
              </w:r>
            </w:ins>
          </w:p>
        </w:tc>
        <w:tc>
          <w:tcPr>
            <w:tcW w:w="4537" w:type="dxa"/>
          </w:tcPr>
          <w:p w14:paraId="0DA7CAD4"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824" w:author="Mr Richard P Williams" w:date="2016-10-03T22:42:00Z"/>
                <w:rFonts w:cs="Open Sans"/>
                <w:sz w:val="20"/>
                <w:szCs w:val="20"/>
              </w:rPr>
            </w:pPr>
            <w:ins w:id="825" w:author="Mr Richard P Williams" w:date="2016-10-03T22:42:00Z">
              <w:r>
                <w:rPr>
                  <w:rFonts w:cs="Open Sans"/>
                  <w:sz w:val="20"/>
                  <w:szCs w:val="20"/>
                </w:rPr>
                <w:t>Indicator to show this Vendor is the Primary Supplier for this pack</w:t>
              </w:r>
            </w:ins>
          </w:p>
        </w:tc>
      </w:tr>
      <w:tr w:rsidR="008F7B0C" w:rsidRPr="0077574E" w14:paraId="1372F14A" w14:textId="77777777" w:rsidTr="008F7B0C">
        <w:trPr>
          <w:cnfStyle w:val="000000100000" w:firstRow="0" w:lastRow="0" w:firstColumn="0" w:lastColumn="0" w:oddVBand="0" w:evenVBand="0" w:oddHBand="1" w:evenHBand="0" w:firstRowFirstColumn="0" w:firstRowLastColumn="0" w:lastRowFirstColumn="0" w:lastRowLastColumn="0"/>
          <w:ins w:id="82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65E243D2" w14:textId="77777777" w:rsidR="008F7B0C" w:rsidRDefault="008F7B0C" w:rsidP="008F7B0C">
            <w:pPr>
              <w:rPr>
                <w:ins w:id="827" w:author="Mr Richard P Williams" w:date="2016-10-03T22:42:00Z"/>
                <w:rFonts w:cs="Open Sans"/>
                <w:sz w:val="20"/>
                <w:szCs w:val="20"/>
              </w:rPr>
            </w:pPr>
            <w:ins w:id="828" w:author="Mr Richard P Williams" w:date="2016-10-03T22:42:00Z">
              <w:r>
                <w:rPr>
                  <w:rFonts w:cs="Open Sans"/>
                  <w:sz w:val="20"/>
                  <w:szCs w:val="20"/>
                </w:rPr>
                <w:t>Pack Valid Start Date</w:t>
              </w:r>
            </w:ins>
          </w:p>
        </w:tc>
        <w:tc>
          <w:tcPr>
            <w:tcW w:w="0" w:type="auto"/>
          </w:tcPr>
          <w:p w14:paraId="3450AB87"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829" w:author="Mr Richard P Williams" w:date="2016-10-03T22:42:00Z"/>
                <w:rFonts w:cs="Open Sans"/>
                <w:sz w:val="20"/>
                <w:szCs w:val="20"/>
              </w:rPr>
            </w:pPr>
          </w:p>
        </w:tc>
        <w:tc>
          <w:tcPr>
            <w:tcW w:w="4537" w:type="dxa"/>
          </w:tcPr>
          <w:p w14:paraId="15D12486" w14:textId="77777777" w:rsidR="008F7B0C" w:rsidRPr="0077574E" w:rsidRDefault="008F7B0C" w:rsidP="008F7B0C">
            <w:pPr>
              <w:cnfStyle w:val="000000100000" w:firstRow="0" w:lastRow="0" w:firstColumn="0" w:lastColumn="0" w:oddVBand="0" w:evenVBand="0" w:oddHBand="1" w:evenHBand="0" w:firstRowFirstColumn="0" w:firstRowLastColumn="0" w:lastRowFirstColumn="0" w:lastRowLastColumn="0"/>
              <w:rPr>
                <w:ins w:id="830" w:author="Mr Richard P Williams" w:date="2016-10-03T22:42:00Z"/>
                <w:rFonts w:cs="Open Sans"/>
                <w:sz w:val="20"/>
                <w:szCs w:val="20"/>
              </w:rPr>
            </w:pPr>
          </w:p>
        </w:tc>
      </w:tr>
      <w:tr w:rsidR="008F7B0C" w:rsidRPr="0077574E" w14:paraId="5DDB618F" w14:textId="77777777" w:rsidTr="008F7B0C">
        <w:trPr>
          <w:ins w:id="83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3B9F57BC" w14:textId="77777777" w:rsidR="008F7B0C" w:rsidRPr="0011505E" w:rsidRDefault="008F7B0C" w:rsidP="008F7B0C">
            <w:pPr>
              <w:rPr>
                <w:ins w:id="832" w:author="Mr Richard P Williams" w:date="2016-10-03T22:42:00Z"/>
                <w:rFonts w:eastAsia="Times New Roman" w:cs="Times New Roman"/>
                <w:color w:val="000000"/>
                <w:sz w:val="20"/>
                <w:szCs w:val="20"/>
              </w:rPr>
            </w:pPr>
            <w:ins w:id="833" w:author="Mr Richard P Williams" w:date="2016-10-03T22:42:00Z">
              <w:r>
                <w:rPr>
                  <w:rFonts w:cs="Open Sans"/>
                  <w:sz w:val="20"/>
                  <w:szCs w:val="20"/>
                </w:rPr>
                <w:t>Pack Valid End Date</w:t>
              </w:r>
            </w:ins>
          </w:p>
        </w:tc>
        <w:tc>
          <w:tcPr>
            <w:tcW w:w="0" w:type="auto"/>
          </w:tcPr>
          <w:p w14:paraId="6AF59572"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834" w:author="Mr Richard P Williams" w:date="2016-10-03T22:42:00Z"/>
                <w:rFonts w:eastAsia="Times New Roman" w:cs="Times New Roman"/>
                <w:color w:val="000000"/>
                <w:sz w:val="20"/>
                <w:szCs w:val="20"/>
              </w:rPr>
            </w:pPr>
            <w:ins w:id="835" w:author="Mr Richard P Williams" w:date="2016-10-03T22:42:00Z">
              <w:r>
                <w:rPr>
                  <w:rFonts w:eastAsia="Times New Roman" w:cs="Times New Roman"/>
                  <w:color w:val="000000"/>
                  <w:sz w:val="20"/>
                  <w:szCs w:val="20"/>
                </w:rPr>
                <w:t>String</w:t>
              </w:r>
            </w:ins>
          </w:p>
        </w:tc>
        <w:tc>
          <w:tcPr>
            <w:tcW w:w="4537" w:type="dxa"/>
          </w:tcPr>
          <w:p w14:paraId="6A73218F"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836" w:author="Mr Richard P Williams" w:date="2016-10-03T22:42:00Z"/>
                <w:rFonts w:eastAsia="Times New Roman" w:cs="Times New Roman"/>
                <w:color w:val="000000"/>
                <w:sz w:val="20"/>
                <w:szCs w:val="20"/>
              </w:rPr>
            </w:pPr>
            <w:ins w:id="837" w:author="Mr Richard P Williams" w:date="2016-10-03T22:42:00Z">
              <w:r>
                <w:rPr>
                  <w:rFonts w:eastAsia="Times New Roman" w:cs="Times New Roman"/>
                  <w:color w:val="000000"/>
                  <w:sz w:val="20"/>
                  <w:szCs w:val="20"/>
                </w:rPr>
                <w:t>If the Vendor has unique deification number for the product</w:t>
              </w:r>
            </w:ins>
          </w:p>
        </w:tc>
      </w:tr>
    </w:tbl>
    <w:p w14:paraId="443A9965" w14:textId="77777777" w:rsidR="008F7B0C" w:rsidRDefault="008F7B0C" w:rsidP="008F7B0C">
      <w:pPr>
        <w:rPr>
          <w:ins w:id="838" w:author="Mr Richard P Williams" w:date="2016-10-03T22:42:00Z"/>
          <w:rFonts w:cs="Open Sans"/>
          <w:sz w:val="20"/>
          <w:szCs w:val="20"/>
        </w:rPr>
      </w:pPr>
    </w:p>
    <w:p w14:paraId="171B877E" w14:textId="77777777" w:rsidR="008F7B0C" w:rsidRDefault="008F7B0C" w:rsidP="008F7B0C">
      <w:pPr>
        <w:pStyle w:val="Heading3"/>
        <w:rPr>
          <w:ins w:id="839" w:author="Mr Richard P Williams" w:date="2016-10-03T22:42:00Z"/>
        </w:rPr>
      </w:pPr>
      <w:ins w:id="840" w:author="Mr Richard P Williams" w:date="2016-10-03T22:42:00Z">
        <w:r>
          <w:t>Range</w:t>
        </w:r>
      </w:ins>
    </w:p>
    <w:p w14:paraId="1629B169" w14:textId="77777777" w:rsidR="008F7B0C" w:rsidRDefault="008F7B0C" w:rsidP="008F7B0C">
      <w:pPr>
        <w:pStyle w:val="Caption"/>
        <w:keepNext/>
        <w:rPr>
          <w:ins w:id="841" w:author="Mr Richard P Williams" w:date="2016-10-03T22:42:00Z"/>
        </w:rPr>
      </w:pPr>
      <w:bookmarkStart w:id="842" w:name="_Toc462933609"/>
      <w:bookmarkStart w:id="843" w:name="_Toc463298000"/>
      <w:ins w:id="844" w:author="Mr Richard P Williams" w:date="2016-10-03T22:42:00Z">
        <w:r>
          <w:t xml:space="preserve">Table </w:t>
        </w:r>
        <w:r>
          <w:fldChar w:fldCharType="begin"/>
        </w:r>
        <w:r>
          <w:instrText xml:space="preserve"> SEQ Table \* ARABIC </w:instrText>
        </w:r>
        <w:r>
          <w:fldChar w:fldCharType="separate"/>
        </w:r>
        <w:r>
          <w:rPr>
            <w:noProof/>
          </w:rPr>
          <w:t>8</w:t>
        </w:r>
        <w:r>
          <w:fldChar w:fldCharType="end"/>
        </w:r>
        <w:r>
          <w:t xml:space="preserve"> - Range</w:t>
        </w:r>
        <w:bookmarkEnd w:id="842"/>
        <w:bookmarkEnd w:id="843"/>
      </w:ins>
    </w:p>
    <w:tbl>
      <w:tblPr>
        <w:tblStyle w:val="GridTable4-Accent4"/>
        <w:tblW w:w="8177" w:type="dxa"/>
        <w:tblLook w:val="04A0" w:firstRow="1" w:lastRow="0" w:firstColumn="1" w:lastColumn="0" w:noHBand="0" w:noVBand="1"/>
      </w:tblPr>
      <w:tblGrid>
        <w:gridCol w:w="2601"/>
        <w:gridCol w:w="1391"/>
        <w:gridCol w:w="1198"/>
        <w:gridCol w:w="2987"/>
      </w:tblGrid>
      <w:tr w:rsidR="008F7B0C" w:rsidRPr="004D6DA6" w14:paraId="629109B3" w14:textId="77777777" w:rsidTr="008F7B0C">
        <w:trPr>
          <w:cnfStyle w:val="100000000000" w:firstRow="1" w:lastRow="0" w:firstColumn="0" w:lastColumn="0" w:oddVBand="0" w:evenVBand="0" w:oddHBand="0" w:evenHBand="0" w:firstRowFirstColumn="0" w:firstRowLastColumn="0" w:lastRowFirstColumn="0" w:lastRowLastColumn="0"/>
          <w:trHeight w:val="300"/>
          <w:ins w:id="84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5887CB4E" w14:textId="77777777" w:rsidR="008F7B0C" w:rsidRPr="004D6DA6" w:rsidRDefault="008F7B0C" w:rsidP="008F7B0C">
            <w:pPr>
              <w:spacing w:after="160" w:line="259" w:lineRule="auto"/>
              <w:rPr>
                <w:ins w:id="846" w:author="Mr Richard P Williams" w:date="2016-10-03T22:42:00Z"/>
                <w:rFonts w:cs="Open Sans"/>
                <w:sz w:val="20"/>
                <w:szCs w:val="20"/>
              </w:rPr>
            </w:pPr>
            <w:ins w:id="847" w:author="Mr Richard P Williams" w:date="2016-10-03T22:42:00Z">
              <w:r w:rsidRPr="004D6DA6">
                <w:rPr>
                  <w:rFonts w:cs="Open Sans"/>
                  <w:sz w:val="20"/>
                  <w:szCs w:val="20"/>
                </w:rPr>
                <w:t>name</w:t>
              </w:r>
            </w:ins>
          </w:p>
        </w:tc>
        <w:tc>
          <w:tcPr>
            <w:tcW w:w="960" w:type="dxa"/>
            <w:noWrap/>
            <w:hideMark/>
          </w:tcPr>
          <w:p w14:paraId="6C8F5815" w14:textId="77777777" w:rsidR="008F7B0C" w:rsidRPr="004D6DA6" w:rsidRDefault="008F7B0C" w:rsidP="008F7B0C">
            <w:pPr>
              <w:spacing w:after="160" w:line="259" w:lineRule="auto"/>
              <w:cnfStyle w:val="100000000000" w:firstRow="1" w:lastRow="0" w:firstColumn="0" w:lastColumn="0" w:oddVBand="0" w:evenVBand="0" w:oddHBand="0" w:evenHBand="0" w:firstRowFirstColumn="0" w:firstRowLastColumn="0" w:lastRowFirstColumn="0" w:lastRowLastColumn="0"/>
              <w:rPr>
                <w:ins w:id="848" w:author="Mr Richard P Williams" w:date="2016-10-03T22:42:00Z"/>
                <w:rFonts w:cs="Open Sans"/>
                <w:sz w:val="20"/>
                <w:szCs w:val="20"/>
              </w:rPr>
            </w:pPr>
            <w:ins w:id="849" w:author="Mr Richard P Williams" w:date="2016-10-03T22:42:00Z">
              <w:r w:rsidRPr="004D6DA6">
                <w:rPr>
                  <w:rFonts w:cs="Open Sans"/>
                  <w:sz w:val="20"/>
                  <w:szCs w:val="20"/>
                </w:rPr>
                <w:t>name</w:t>
              </w:r>
            </w:ins>
          </w:p>
        </w:tc>
        <w:tc>
          <w:tcPr>
            <w:tcW w:w="1198" w:type="dxa"/>
            <w:noWrap/>
            <w:hideMark/>
          </w:tcPr>
          <w:p w14:paraId="52331B48" w14:textId="77777777" w:rsidR="008F7B0C" w:rsidRPr="004D6DA6" w:rsidRDefault="008F7B0C" w:rsidP="008F7B0C">
            <w:pPr>
              <w:spacing w:after="160" w:line="259" w:lineRule="auto"/>
              <w:cnfStyle w:val="100000000000" w:firstRow="1" w:lastRow="0" w:firstColumn="0" w:lastColumn="0" w:oddVBand="0" w:evenVBand="0" w:oddHBand="0" w:evenHBand="0" w:firstRowFirstColumn="0" w:firstRowLastColumn="0" w:lastRowFirstColumn="0" w:lastRowLastColumn="0"/>
              <w:rPr>
                <w:ins w:id="850" w:author="Mr Richard P Williams" w:date="2016-10-03T22:42:00Z"/>
                <w:rFonts w:cs="Open Sans"/>
                <w:sz w:val="20"/>
                <w:szCs w:val="20"/>
              </w:rPr>
            </w:pPr>
            <w:ins w:id="851" w:author="Mr Richard P Williams" w:date="2016-10-03T22:42:00Z">
              <w:r w:rsidRPr="004D6DA6">
                <w:rPr>
                  <w:rFonts w:cs="Open Sans"/>
                  <w:sz w:val="20"/>
                  <w:szCs w:val="20"/>
                </w:rPr>
                <w:t>max_length</w:t>
              </w:r>
            </w:ins>
          </w:p>
        </w:tc>
        <w:tc>
          <w:tcPr>
            <w:tcW w:w="3418" w:type="dxa"/>
          </w:tcPr>
          <w:p w14:paraId="0DAA8A87" w14:textId="77777777" w:rsidR="008F7B0C" w:rsidRPr="004D6DA6" w:rsidRDefault="008F7B0C" w:rsidP="008F7B0C">
            <w:pPr>
              <w:cnfStyle w:val="100000000000" w:firstRow="1" w:lastRow="0" w:firstColumn="0" w:lastColumn="0" w:oddVBand="0" w:evenVBand="0" w:oddHBand="0" w:evenHBand="0" w:firstRowFirstColumn="0" w:firstRowLastColumn="0" w:lastRowFirstColumn="0" w:lastRowLastColumn="0"/>
              <w:rPr>
                <w:ins w:id="852" w:author="Mr Richard P Williams" w:date="2016-10-03T22:42:00Z"/>
                <w:rFonts w:cs="Open Sans"/>
                <w:sz w:val="20"/>
                <w:szCs w:val="20"/>
              </w:rPr>
            </w:pPr>
            <w:ins w:id="853" w:author="Mr Richard P Williams" w:date="2016-10-03T22:42:00Z">
              <w:r>
                <w:rPr>
                  <w:rFonts w:cs="Open Sans"/>
                  <w:sz w:val="20"/>
                  <w:szCs w:val="20"/>
                </w:rPr>
                <w:t>Descrption</w:t>
              </w:r>
            </w:ins>
          </w:p>
        </w:tc>
      </w:tr>
      <w:tr w:rsidR="008F7B0C" w:rsidRPr="004D6DA6" w14:paraId="4562F76E" w14:textId="77777777" w:rsidTr="008F7B0C">
        <w:trPr>
          <w:cnfStyle w:val="000000100000" w:firstRow="0" w:lastRow="0" w:firstColumn="0" w:lastColumn="0" w:oddVBand="0" w:evenVBand="0" w:oddHBand="1" w:evenHBand="0" w:firstRowFirstColumn="0" w:firstRowLastColumn="0" w:lastRowFirstColumn="0" w:lastRowLastColumn="0"/>
          <w:trHeight w:val="300"/>
          <w:ins w:id="85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712DFBC1" w14:textId="77777777" w:rsidR="008F7B0C" w:rsidRPr="004D6DA6" w:rsidRDefault="008F7B0C" w:rsidP="008F7B0C">
            <w:pPr>
              <w:spacing w:after="160" w:line="259" w:lineRule="auto"/>
              <w:rPr>
                <w:ins w:id="855" w:author="Mr Richard P Williams" w:date="2016-10-03T22:42:00Z"/>
                <w:rFonts w:cs="Open Sans"/>
                <w:sz w:val="20"/>
                <w:szCs w:val="20"/>
              </w:rPr>
            </w:pPr>
            <w:ins w:id="856" w:author="Mr Richard P Williams" w:date="2016-10-03T22:42:00Z">
              <w:r>
                <w:rPr>
                  <w:rFonts w:cs="Open Sans"/>
                  <w:sz w:val="20"/>
                  <w:szCs w:val="20"/>
                </w:rPr>
                <w:t>LocationId</w:t>
              </w:r>
            </w:ins>
          </w:p>
        </w:tc>
        <w:tc>
          <w:tcPr>
            <w:tcW w:w="960" w:type="dxa"/>
            <w:noWrap/>
            <w:hideMark/>
          </w:tcPr>
          <w:p w14:paraId="0C201241"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857" w:author="Mr Richard P Williams" w:date="2016-10-03T22:42:00Z"/>
                <w:rFonts w:cs="Open Sans"/>
                <w:sz w:val="20"/>
                <w:szCs w:val="20"/>
              </w:rPr>
            </w:pPr>
            <w:ins w:id="858" w:author="Mr Richard P Williams" w:date="2016-10-03T22:42:00Z">
              <w:del w:id="859" w:author="Richard Willaims" w:date="2016-10-10T23:47:00Z">
                <w:r w:rsidRPr="004D6DA6" w:rsidDel="002E038B">
                  <w:rPr>
                    <w:rFonts w:cs="Open Sans"/>
                    <w:sz w:val="20"/>
                    <w:szCs w:val="20"/>
                  </w:rPr>
                  <w:delText>int</w:delText>
                </w:r>
              </w:del>
            </w:ins>
            <w:ins w:id="860" w:author="Richard Willaims" w:date="2016-10-10T23:47:00Z">
              <w:r w:rsidR="002E038B">
                <w:rPr>
                  <w:rFonts w:cs="Open Sans"/>
                  <w:sz w:val="20"/>
                  <w:szCs w:val="20"/>
                </w:rPr>
                <w:t>Numeric</w:t>
              </w:r>
            </w:ins>
          </w:p>
        </w:tc>
        <w:tc>
          <w:tcPr>
            <w:tcW w:w="1198" w:type="dxa"/>
            <w:noWrap/>
            <w:hideMark/>
          </w:tcPr>
          <w:p w14:paraId="4568F3E5"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861" w:author="Mr Richard P Williams" w:date="2016-10-03T22:42:00Z"/>
                <w:rFonts w:cs="Open Sans"/>
                <w:sz w:val="20"/>
                <w:szCs w:val="20"/>
              </w:rPr>
            </w:pPr>
            <w:ins w:id="862" w:author="Mr Richard P Williams" w:date="2016-10-03T22:42:00Z">
              <w:r w:rsidRPr="004D6DA6">
                <w:rPr>
                  <w:rFonts w:cs="Open Sans"/>
                  <w:sz w:val="20"/>
                  <w:szCs w:val="20"/>
                </w:rPr>
                <w:t>4</w:t>
              </w:r>
            </w:ins>
          </w:p>
        </w:tc>
        <w:tc>
          <w:tcPr>
            <w:tcW w:w="3418" w:type="dxa"/>
          </w:tcPr>
          <w:p w14:paraId="66617F71"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863" w:author="Mr Richard P Williams" w:date="2016-10-03T22:42:00Z"/>
                <w:rFonts w:cs="Open Sans"/>
                <w:sz w:val="20"/>
                <w:szCs w:val="20"/>
              </w:rPr>
            </w:pPr>
            <w:ins w:id="864" w:author="Mr Richard P Williams" w:date="2016-10-03T22:42:00Z">
              <w:r>
                <w:rPr>
                  <w:rFonts w:cs="Open Sans"/>
                  <w:sz w:val="20"/>
                  <w:szCs w:val="20"/>
                </w:rPr>
                <w:t>Location of Item, example Store or Warehouse</w:t>
              </w:r>
            </w:ins>
          </w:p>
        </w:tc>
      </w:tr>
      <w:tr w:rsidR="008F7B0C" w:rsidRPr="004D6DA6" w14:paraId="076142D4" w14:textId="77777777" w:rsidTr="008F7B0C">
        <w:trPr>
          <w:trHeight w:val="300"/>
          <w:ins w:id="86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00BB0797" w14:textId="77777777" w:rsidR="008F7B0C" w:rsidRPr="004D6DA6" w:rsidRDefault="008F7B0C" w:rsidP="008F7B0C">
            <w:pPr>
              <w:spacing w:after="160" w:line="259" w:lineRule="auto"/>
              <w:rPr>
                <w:ins w:id="866" w:author="Mr Richard P Williams" w:date="2016-10-03T22:42:00Z"/>
                <w:rFonts w:cs="Open Sans"/>
                <w:sz w:val="20"/>
                <w:szCs w:val="20"/>
              </w:rPr>
            </w:pPr>
            <w:ins w:id="867" w:author="Mr Richard P Williams" w:date="2016-10-03T22:42:00Z">
              <w:r>
                <w:rPr>
                  <w:rFonts w:cs="Open Sans"/>
                  <w:sz w:val="20"/>
                  <w:szCs w:val="20"/>
                </w:rPr>
                <w:t>Sellable Item</w:t>
              </w:r>
            </w:ins>
          </w:p>
        </w:tc>
        <w:tc>
          <w:tcPr>
            <w:tcW w:w="960" w:type="dxa"/>
            <w:noWrap/>
            <w:hideMark/>
          </w:tcPr>
          <w:p w14:paraId="221ECA0E"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868" w:author="Mr Richard P Williams" w:date="2016-10-03T22:42:00Z"/>
                <w:rFonts w:cs="Open Sans"/>
                <w:sz w:val="20"/>
                <w:szCs w:val="20"/>
              </w:rPr>
            </w:pPr>
            <w:ins w:id="869" w:author="Mr Richard P Williams" w:date="2016-10-03T22:42:00Z">
              <w:del w:id="870" w:author="Richard Willaims" w:date="2016-10-10T21:56:00Z">
                <w:r w:rsidRPr="004D6DA6" w:rsidDel="00910F2B">
                  <w:rPr>
                    <w:rFonts w:cs="Open Sans"/>
                    <w:sz w:val="20"/>
                    <w:szCs w:val="20"/>
                  </w:rPr>
                  <w:delText>nvarchar</w:delText>
                </w:r>
              </w:del>
            </w:ins>
            <w:ins w:id="871" w:author="Richard Willaims" w:date="2016-10-10T21:56:00Z">
              <w:r w:rsidR="00910F2B">
                <w:rPr>
                  <w:rFonts w:cs="Open Sans"/>
                  <w:sz w:val="20"/>
                  <w:szCs w:val="20"/>
                </w:rPr>
                <w:t>String</w:t>
              </w:r>
            </w:ins>
          </w:p>
        </w:tc>
        <w:tc>
          <w:tcPr>
            <w:tcW w:w="1198" w:type="dxa"/>
            <w:noWrap/>
            <w:hideMark/>
          </w:tcPr>
          <w:p w14:paraId="123A3649"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872" w:author="Mr Richard P Williams" w:date="2016-10-03T22:42:00Z"/>
                <w:rFonts w:cs="Open Sans"/>
                <w:sz w:val="20"/>
                <w:szCs w:val="20"/>
              </w:rPr>
            </w:pPr>
            <w:ins w:id="873" w:author="Mr Richard P Williams" w:date="2016-10-03T22:42:00Z">
              <w:r w:rsidRPr="004D6DA6">
                <w:rPr>
                  <w:rFonts w:cs="Open Sans"/>
                  <w:sz w:val="20"/>
                  <w:szCs w:val="20"/>
                </w:rPr>
                <w:t>8000</w:t>
              </w:r>
            </w:ins>
          </w:p>
        </w:tc>
        <w:tc>
          <w:tcPr>
            <w:tcW w:w="3418" w:type="dxa"/>
          </w:tcPr>
          <w:p w14:paraId="5E413A2A"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874" w:author="Mr Richard P Williams" w:date="2016-10-03T22:42:00Z"/>
                <w:rFonts w:cs="Open Sans"/>
                <w:sz w:val="20"/>
                <w:szCs w:val="20"/>
              </w:rPr>
            </w:pPr>
          </w:p>
        </w:tc>
      </w:tr>
      <w:tr w:rsidR="008F7B0C" w:rsidRPr="004D6DA6" w14:paraId="2203CE53" w14:textId="77777777" w:rsidTr="008F7B0C">
        <w:trPr>
          <w:cnfStyle w:val="000000100000" w:firstRow="0" w:lastRow="0" w:firstColumn="0" w:lastColumn="0" w:oddVBand="0" w:evenVBand="0" w:oddHBand="1" w:evenHBand="0" w:firstRowFirstColumn="0" w:firstRowLastColumn="0" w:lastRowFirstColumn="0" w:lastRowLastColumn="0"/>
          <w:trHeight w:val="300"/>
          <w:ins w:id="87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394D677A" w14:textId="77777777" w:rsidR="008F7B0C" w:rsidRPr="004D6DA6" w:rsidRDefault="008F7B0C" w:rsidP="008F7B0C">
            <w:pPr>
              <w:spacing w:after="160" w:line="259" w:lineRule="auto"/>
              <w:rPr>
                <w:ins w:id="876" w:author="Mr Richard P Williams" w:date="2016-10-03T22:42:00Z"/>
                <w:rFonts w:cs="Open Sans"/>
                <w:sz w:val="20"/>
                <w:szCs w:val="20"/>
              </w:rPr>
            </w:pPr>
            <w:ins w:id="877" w:author="Mr Richard P Williams" w:date="2016-10-03T22:42:00Z">
              <w:r w:rsidRPr="004D6DA6">
                <w:rPr>
                  <w:rFonts w:cs="Open Sans"/>
                  <w:sz w:val="20"/>
                  <w:szCs w:val="20"/>
                </w:rPr>
                <w:t>OrderableItem</w:t>
              </w:r>
            </w:ins>
          </w:p>
        </w:tc>
        <w:tc>
          <w:tcPr>
            <w:tcW w:w="960" w:type="dxa"/>
            <w:noWrap/>
            <w:hideMark/>
          </w:tcPr>
          <w:p w14:paraId="69879074"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878" w:author="Mr Richard P Williams" w:date="2016-10-03T22:42:00Z"/>
                <w:rFonts w:cs="Open Sans"/>
                <w:sz w:val="20"/>
                <w:szCs w:val="20"/>
              </w:rPr>
            </w:pPr>
            <w:ins w:id="879" w:author="Mr Richard P Williams" w:date="2016-10-03T22:42:00Z">
              <w:del w:id="880" w:author="Richard Willaims" w:date="2016-10-10T21:56:00Z">
                <w:r w:rsidRPr="004D6DA6" w:rsidDel="00910F2B">
                  <w:rPr>
                    <w:rFonts w:cs="Open Sans"/>
                    <w:sz w:val="20"/>
                    <w:szCs w:val="20"/>
                  </w:rPr>
                  <w:delText>nvarchar</w:delText>
                </w:r>
              </w:del>
            </w:ins>
            <w:ins w:id="881" w:author="Richard Willaims" w:date="2016-10-10T21:56:00Z">
              <w:r w:rsidR="00910F2B">
                <w:rPr>
                  <w:rFonts w:cs="Open Sans"/>
                  <w:sz w:val="20"/>
                  <w:szCs w:val="20"/>
                </w:rPr>
                <w:t>String</w:t>
              </w:r>
            </w:ins>
          </w:p>
        </w:tc>
        <w:tc>
          <w:tcPr>
            <w:tcW w:w="1198" w:type="dxa"/>
            <w:noWrap/>
            <w:hideMark/>
          </w:tcPr>
          <w:p w14:paraId="10BDA9E1"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882" w:author="Mr Richard P Williams" w:date="2016-10-03T22:42:00Z"/>
                <w:rFonts w:cs="Open Sans"/>
                <w:sz w:val="20"/>
                <w:szCs w:val="20"/>
              </w:rPr>
            </w:pPr>
            <w:ins w:id="883" w:author="Mr Richard P Williams" w:date="2016-10-03T22:42:00Z">
              <w:r w:rsidRPr="004D6DA6">
                <w:rPr>
                  <w:rFonts w:cs="Open Sans"/>
                  <w:sz w:val="20"/>
                  <w:szCs w:val="20"/>
                </w:rPr>
                <w:t>8000</w:t>
              </w:r>
            </w:ins>
          </w:p>
        </w:tc>
        <w:tc>
          <w:tcPr>
            <w:tcW w:w="3418" w:type="dxa"/>
          </w:tcPr>
          <w:p w14:paraId="572ADA41"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884" w:author="Mr Richard P Williams" w:date="2016-10-03T22:42:00Z"/>
                <w:rFonts w:cs="Open Sans"/>
                <w:sz w:val="20"/>
                <w:szCs w:val="20"/>
              </w:rPr>
            </w:pPr>
          </w:p>
        </w:tc>
      </w:tr>
      <w:tr w:rsidR="008F7B0C" w:rsidRPr="004D6DA6" w14:paraId="659DA250" w14:textId="77777777" w:rsidTr="008F7B0C">
        <w:trPr>
          <w:trHeight w:val="300"/>
          <w:ins w:id="88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070F1069" w14:textId="77777777" w:rsidR="008F7B0C" w:rsidRPr="004D6DA6" w:rsidRDefault="008F7B0C" w:rsidP="008F7B0C">
            <w:pPr>
              <w:spacing w:after="160" w:line="259" w:lineRule="auto"/>
              <w:rPr>
                <w:ins w:id="886" w:author="Mr Richard P Williams" w:date="2016-10-03T22:42:00Z"/>
                <w:rFonts w:cs="Open Sans"/>
                <w:sz w:val="20"/>
                <w:szCs w:val="20"/>
              </w:rPr>
            </w:pPr>
            <w:ins w:id="887" w:author="Mr Richard P Williams" w:date="2016-10-03T22:42:00Z">
              <w:r w:rsidRPr="004D6DA6">
                <w:rPr>
                  <w:rFonts w:cs="Open Sans"/>
                  <w:sz w:val="20"/>
                  <w:szCs w:val="20"/>
                </w:rPr>
                <w:t>MerchandisingStartDate</w:t>
              </w:r>
            </w:ins>
          </w:p>
        </w:tc>
        <w:tc>
          <w:tcPr>
            <w:tcW w:w="960" w:type="dxa"/>
            <w:noWrap/>
            <w:hideMark/>
          </w:tcPr>
          <w:p w14:paraId="67F53FD8"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888" w:author="Mr Richard P Williams" w:date="2016-10-03T22:42:00Z"/>
                <w:rFonts w:cs="Open Sans"/>
                <w:sz w:val="20"/>
                <w:szCs w:val="20"/>
              </w:rPr>
            </w:pPr>
            <w:ins w:id="889" w:author="Mr Richard P Williams" w:date="2016-10-03T22:42:00Z">
              <w:r w:rsidRPr="004D6DA6">
                <w:rPr>
                  <w:rFonts w:cs="Open Sans"/>
                  <w:sz w:val="20"/>
                  <w:szCs w:val="20"/>
                </w:rPr>
                <w:t>datetime</w:t>
              </w:r>
            </w:ins>
          </w:p>
        </w:tc>
        <w:tc>
          <w:tcPr>
            <w:tcW w:w="1198" w:type="dxa"/>
            <w:noWrap/>
            <w:hideMark/>
          </w:tcPr>
          <w:p w14:paraId="469F280C"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890" w:author="Mr Richard P Williams" w:date="2016-10-03T22:42:00Z"/>
                <w:rFonts w:cs="Open Sans"/>
                <w:sz w:val="20"/>
                <w:szCs w:val="20"/>
              </w:rPr>
            </w:pPr>
            <w:ins w:id="891" w:author="Mr Richard P Williams" w:date="2016-10-03T22:42:00Z">
              <w:r w:rsidRPr="004D6DA6">
                <w:rPr>
                  <w:rFonts w:cs="Open Sans"/>
                  <w:sz w:val="20"/>
                  <w:szCs w:val="20"/>
                </w:rPr>
                <w:t>8</w:t>
              </w:r>
            </w:ins>
          </w:p>
        </w:tc>
        <w:tc>
          <w:tcPr>
            <w:tcW w:w="3418" w:type="dxa"/>
          </w:tcPr>
          <w:p w14:paraId="62D02162"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892" w:author="Mr Richard P Williams" w:date="2016-10-03T22:42:00Z"/>
                <w:rFonts w:cs="Open Sans"/>
                <w:sz w:val="20"/>
                <w:szCs w:val="20"/>
              </w:rPr>
            </w:pPr>
            <w:ins w:id="893" w:author="Mr Richard P Williams" w:date="2016-10-03T22:42:00Z">
              <w:r>
                <w:rPr>
                  <w:rFonts w:cs="Open Sans"/>
                  <w:sz w:val="20"/>
                  <w:szCs w:val="20"/>
                </w:rPr>
                <w:t xml:space="preserve">When the Item will become authorized in the location  </w:t>
              </w:r>
            </w:ins>
          </w:p>
        </w:tc>
      </w:tr>
      <w:tr w:rsidR="008F7B0C" w:rsidRPr="004D6DA6" w14:paraId="539A0AB4" w14:textId="77777777" w:rsidTr="008F7B0C">
        <w:trPr>
          <w:cnfStyle w:val="000000100000" w:firstRow="0" w:lastRow="0" w:firstColumn="0" w:lastColumn="0" w:oddVBand="0" w:evenVBand="0" w:oddHBand="1" w:evenHBand="0" w:firstRowFirstColumn="0" w:firstRowLastColumn="0" w:lastRowFirstColumn="0" w:lastRowLastColumn="0"/>
          <w:trHeight w:val="300"/>
          <w:ins w:id="89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6B68BE9C" w14:textId="77777777" w:rsidR="008F7B0C" w:rsidRPr="004D6DA6" w:rsidRDefault="008F7B0C" w:rsidP="008F7B0C">
            <w:pPr>
              <w:spacing w:after="160" w:line="259" w:lineRule="auto"/>
              <w:rPr>
                <w:ins w:id="895" w:author="Mr Richard P Williams" w:date="2016-10-03T22:42:00Z"/>
                <w:rFonts w:cs="Open Sans"/>
                <w:sz w:val="20"/>
                <w:szCs w:val="20"/>
              </w:rPr>
            </w:pPr>
            <w:ins w:id="896" w:author="Mr Richard P Williams" w:date="2016-10-03T22:42:00Z">
              <w:r w:rsidRPr="004D6DA6">
                <w:rPr>
                  <w:rFonts w:cs="Open Sans"/>
                  <w:sz w:val="20"/>
                  <w:szCs w:val="20"/>
                </w:rPr>
                <w:t>MerchandisingEndDateTime</w:t>
              </w:r>
            </w:ins>
          </w:p>
        </w:tc>
        <w:tc>
          <w:tcPr>
            <w:tcW w:w="960" w:type="dxa"/>
            <w:noWrap/>
            <w:hideMark/>
          </w:tcPr>
          <w:p w14:paraId="2C6567ED"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897" w:author="Mr Richard P Williams" w:date="2016-10-03T22:42:00Z"/>
                <w:rFonts w:cs="Open Sans"/>
                <w:sz w:val="20"/>
                <w:szCs w:val="20"/>
              </w:rPr>
            </w:pPr>
            <w:ins w:id="898" w:author="Mr Richard P Williams" w:date="2016-10-03T22:42:00Z">
              <w:r w:rsidRPr="004D6DA6">
                <w:rPr>
                  <w:rFonts w:cs="Open Sans"/>
                  <w:sz w:val="20"/>
                  <w:szCs w:val="20"/>
                </w:rPr>
                <w:t>datetime</w:t>
              </w:r>
            </w:ins>
          </w:p>
        </w:tc>
        <w:tc>
          <w:tcPr>
            <w:tcW w:w="1198" w:type="dxa"/>
            <w:noWrap/>
            <w:hideMark/>
          </w:tcPr>
          <w:p w14:paraId="4950AF50"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899" w:author="Mr Richard P Williams" w:date="2016-10-03T22:42:00Z"/>
                <w:rFonts w:cs="Open Sans"/>
                <w:sz w:val="20"/>
                <w:szCs w:val="20"/>
              </w:rPr>
            </w:pPr>
            <w:ins w:id="900" w:author="Mr Richard P Williams" w:date="2016-10-03T22:42:00Z">
              <w:r w:rsidRPr="004D6DA6">
                <w:rPr>
                  <w:rFonts w:cs="Open Sans"/>
                  <w:sz w:val="20"/>
                  <w:szCs w:val="20"/>
                </w:rPr>
                <w:t>8</w:t>
              </w:r>
            </w:ins>
          </w:p>
        </w:tc>
        <w:tc>
          <w:tcPr>
            <w:tcW w:w="3418" w:type="dxa"/>
          </w:tcPr>
          <w:p w14:paraId="37625D17"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901" w:author="Mr Richard P Williams" w:date="2016-10-03T22:42:00Z"/>
                <w:rFonts w:cs="Open Sans"/>
                <w:sz w:val="20"/>
                <w:szCs w:val="20"/>
              </w:rPr>
            </w:pPr>
            <w:ins w:id="902" w:author="Mr Richard P Williams" w:date="2016-10-03T22:42:00Z">
              <w:r>
                <w:rPr>
                  <w:rFonts w:cs="Open Sans"/>
                  <w:sz w:val="20"/>
                  <w:szCs w:val="20"/>
                </w:rPr>
                <w:t>When the Item will become deactivated in the location</w:t>
              </w:r>
            </w:ins>
          </w:p>
        </w:tc>
      </w:tr>
      <w:tr w:rsidR="008F7B0C" w:rsidRPr="004D6DA6" w14:paraId="6CA1B564" w14:textId="77777777" w:rsidTr="008F7B0C">
        <w:trPr>
          <w:trHeight w:val="300"/>
          <w:ins w:id="90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579982F1" w14:textId="77777777" w:rsidR="008F7B0C" w:rsidRPr="004D6DA6" w:rsidRDefault="008F7B0C" w:rsidP="008F7B0C">
            <w:pPr>
              <w:spacing w:after="160" w:line="259" w:lineRule="auto"/>
              <w:rPr>
                <w:ins w:id="904" w:author="Mr Richard P Williams" w:date="2016-10-03T22:42:00Z"/>
                <w:rFonts w:cs="Open Sans"/>
                <w:sz w:val="20"/>
                <w:szCs w:val="20"/>
              </w:rPr>
            </w:pPr>
            <w:ins w:id="905" w:author="Mr Richard P Williams" w:date="2016-10-03T22:42:00Z">
              <w:r w:rsidRPr="004D6DA6">
                <w:rPr>
                  <w:rFonts w:cs="Open Sans"/>
                  <w:sz w:val="20"/>
                  <w:szCs w:val="20"/>
                </w:rPr>
                <w:t>OrderStartDateTime</w:t>
              </w:r>
            </w:ins>
          </w:p>
        </w:tc>
        <w:tc>
          <w:tcPr>
            <w:tcW w:w="960" w:type="dxa"/>
            <w:noWrap/>
            <w:hideMark/>
          </w:tcPr>
          <w:p w14:paraId="37413271"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906" w:author="Mr Richard P Williams" w:date="2016-10-03T22:42:00Z"/>
                <w:rFonts w:cs="Open Sans"/>
                <w:sz w:val="20"/>
                <w:szCs w:val="20"/>
              </w:rPr>
            </w:pPr>
            <w:ins w:id="907" w:author="Mr Richard P Williams" w:date="2016-10-03T22:42:00Z">
              <w:r w:rsidRPr="004D6DA6">
                <w:rPr>
                  <w:rFonts w:cs="Open Sans"/>
                  <w:sz w:val="20"/>
                  <w:szCs w:val="20"/>
                </w:rPr>
                <w:t>datetime</w:t>
              </w:r>
            </w:ins>
          </w:p>
        </w:tc>
        <w:tc>
          <w:tcPr>
            <w:tcW w:w="1198" w:type="dxa"/>
            <w:noWrap/>
            <w:hideMark/>
          </w:tcPr>
          <w:p w14:paraId="5B38D930"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908" w:author="Mr Richard P Williams" w:date="2016-10-03T22:42:00Z"/>
                <w:rFonts w:cs="Open Sans"/>
                <w:sz w:val="20"/>
                <w:szCs w:val="20"/>
              </w:rPr>
            </w:pPr>
            <w:ins w:id="909" w:author="Mr Richard P Williams" w:date="2016-10-03T22:42:00Z">
              <w:r w:rsidRPr="004D6DA6">
                <w:rPr>
                  <w:rFonts w:cs="Open Sans"/>
                  <w:sz w:val="20"/>
                  <w:szCs w:val="20"/>
                </w:rPr>
                <w:t>8</w:t>
              </w:r>
            </w:ins>
          </w:p>
        </w:tc>
        <w:tc>
          <w:tcPr>
            <w:tcW w:w="3418" w:type="dxa"/>
          </w:tcPr>
          <w:p w14:paraId="2EF0F2DC"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910" w:author="Mr Richard P Williams" w:date="2016-10-03T22:42:00Z"/>
                <w:rFonts w:cs="Open Sans"/>
                <w:sz w:val="20"/>
                <w:szCs w:val="20"/>
              </w:rPr>
            </w:pPr>
            <w:ins w:id="911" w:author="Mr Richard P Williams" w:date="2016-10-03T22:42:00Z">
              <w:r>
                <w:rPr>
                  <w:rFonts w:cs="Open Sans"/>
                  <w:sz w:val="20"/>
                  <w:szCs w:val="20"/>
                </w:rPr>
                <w:t xml:space="preserve">When the Item becomes orderable for the given location; usually x number of days before the </w:t>
              </w:r>
              <w:r w:rsidRPr="004D6DA6">
                <w:rPr>
                  <w:rFonts w:cs="Open Sans"/>
                  <w:sz w:val="20"/>
                  <w:szCs w:val="20"/>
                </w:rPr>
                <w:t>MerchandisingStartDate</w:t>
              </w:r>
            </w:ins>
          </w:p>
        </w:tc>
      </w:tr>
      <w:tr w:rsidR="008F7B0C" w:rsidRPr="004D6DA6" w14:paraId="4FDC15B0" w14:textId="77777777" w:rsidTr="008F7B0C">
        <w:trPr>
          <w:cnfStyle w:val="000000100000" w:firstRow="0" w:lastRow="0" w:firstColumn="0" w:lastColumn="0" w:oddVBand="0" w:evenVBand="0" w:oddHBand="1" w:evenHBand="0" w:firstRowFirstColumn="0" w:firstRowLastColumn="0" w:lastRowFirstColumn="0" w:lastRowLastColumn="0"/>
          <w:trHeight w:val="300"/>
          <w:ins w:id="91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12B8A482" w14:textId="77777777" w:rsidR="008F7B0C" w:rsidRPr="004D6DA6" w:rsidRDefault="008F7B0C" w:rsidP="008F7B0C">
            <w:pPr>
              <w:spacing w:after="160" w:line="259" w:lineRule="auto"/>
              <w:rPr>
                <w:ins w:id="913" w:author="Mr Richard P Williams" w:date="2016-10-03T22:42:00Z"/>
                <w:rFonts w:cs="Open Sans"/>
                <w:sz w:val="20"/>
                <w:szCs w:val="20"/>
              </w:rPr>
            </w:pPr>
            <w:ins w:id="914" w:author="Mr Richard P Williams" w:date="2016-10-03T22:42:00Z">
              <w:r w:rsidRPr="004D6DA6">
                <w:rPr>
                  <w:rFonts w:cs="Open Sans"/>
                  <w:sz w:val="20"/>
                  <w:szCs w:val="20"/>
                </w:rPr>
                <w:t>OrderEndDateTime</w:t>
              </w:r>
            </w:ins>
          </w:p>
        </w:tc>
        <w:tc>
          <w:tcPr>
            <w:tcW w:w="960" w:type="dxa"/>
            <w:noWrap/>
            <w:hideMark/>
          </w:tcPr>
          <w:p w14:paraId="508BC759"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915" w:author="Mr Richard P Williams" w:date="2016-10-03T22:42:00Z"/>
                <w:rFonts w:cs="Open Sans"/>
                <w:sz w:val="20"/>
                <w:szCs w:val="20"/>
              </w:rPr>
            </w:pPr>
            <w:ins w:id="916" w:author="Mr Richard P Williams" w:date="2016-10-03T22:42:00Z">
              <w:r w:rsidRPr="004D6DA6">
                <w:rPr>
                  <w:rFonts w:cs="Open Sans"/>
                  <w:sz w:val="20"/>
                  <w:szCs w:val="20"/>
                </w:rPr>
                <w:t>datetime</w:t>
              </w:r>
            </w:ins>
          </w:p>
        </w:tc>
        <w:tc>
          <w:tcPr>
            <w:tcW w:w="1198" w:type="dxa"/>
            <w:noWrap/>
            <w:hideMark/>
          </w:tcPr>
          <w:p w14:paraId="1D6B7D0C"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917" w:author="Mr Richard P Williams" w:date="2016-10-03T22:42:00Z"/>
                <w:rFonts w:cs="Open Sans"/>
                <w:sz w:val="20"/>
                <w:szCs w:val="20"/>
              </w:rPr>
            </w:pPr>
            <w:ins w:id="918" w:author="Mr Richard P Williams" w:date="2016-10-03T22:42:00Z">
              <w:r w:rsidRPr="004D6DA6">
                <w:rPr>
                  <w:rFonts w:cs="Open Sans"/>
                  <w:sz w:val="20"/>
                  <w:szCs w:val="20"/>
                </w:rPr>
                <w:t>8</w:t>
              </w:r>
            </w:ins>
          </w:p>
        </w:tc>
        <w:tc>
          <w:tcPr>
            <w:tcW w:w="3418" w:type="dxa"/>
          </w:tcPr>
          <w:p w14:paraId="3FA8F56C"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919" w:author="Mr Richard P Williams" w:date="2016-10-03T22:42:00Z"/>
                <w:rFonts w:cs="Open Sans"/>
                <w:sz w:val="20"/>
                <w:szCs w:val="20"/>
              </w:rPr>
            </w:pPr>
            <w:ins w:id="920" w:author="Mr Richard P Williams" w:date="2016-10-03T22:42:00Z">
              <w:r>
                <w:rPr>
                  <w:rFonts w:cs="Open Sans"/>
                  <w:sz w:val="20"/>
                  <w:szCs w:val="20"/>
                </w:rPr>
                <w:t>When does the item become un</w:t>
              </w:r>
            </w:ins>
            <w:ins w:id="921" w:author="Richard Willaims" w:date="2016-10-10T21:52:00Z">
              <w:r w:rsidR="00910F2B">
                <w:rPr>
                  <w:rFonts w:cs="Open Sans"/>
                  <w:sz w:val="20"/>
                  <w:szCs w:val="20"/>
                </w:rPr>
                <w:t>-</w:t>
              </w:r>
            </w:ins>
            <w:ins w:id="922" w:author="Mr Richard P Williams" w:date="2016-10-03T22:42:00Z">
              <w:r>
                <w:rPr>
                  <w:rFonts w:cs="Open Sans"/>
                  <w:sz w:val="20"/>
                  <w:szCs w:val="20"/>
                </w:rPr>
                <w:t>orderable for the location</w:t>
              </w:r>
            </w:ins>
          </w:p>
        </w:tc>
      </w:tr>
      <w:tr w:rsidR="008F7B0C" w:rsidRPr="004D6DA6" w14:paraId="654BBF3E" w14:textId="77777777" w:rsidTr="008F7B0C">
        <w:trPr>
          <w:trHeight w:val="300"/>
          <w:ins w:id="92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4938D887" w14:textId="77777777" w:rsidR="008F7B0C" w:rsidRPr="004D6DA6" w:rsidRDefault="008F7B0C" w:rsidP="008F7B0C">
            <w:pPr>
              <w:spacing w:after="160" w:line="259" w:lineRule="auto"/>
              <w:rPr>
                <w:ins w:id="924" w:author="Mr Richard P Williams" w:date="2016-10-03T22:42:00Z"/>
                <w:rFonts w:cs="Open Sans"/>
                <w:sz w:val="20"/>
                <w:szCs w:val="20"/>
              </w:rPr>
            </w:pPr>
            <w:ins w:id="925" w:author="Mr Richard P Williams" w:date="2016-10-03T22:42:00Z">
              <w:r w:rsidRPr="004D6DA6">
                <w:rPr>
                  <w:rFonts w:cs="Open Sans"/>
                  <w:sz w:val="20"/>
                  <w:szCs w:val="20"/>
                </w:rPr>
                <w:t>ShelfCapacity</w:t>
              </w:r>
            </w:ins>
          </w:p>
        </w:tc>
        <w:tc>
          <w:tcPr>
            <w:tcW w:w="960" w:type="dxa"/>
            <w:noWrap/>
            <w:hideMark/>
          </w:tcPr>
          <w:p w14:paraId="24D799D9"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926" w:author="Mr Richard P Williams" w:date="2016-10-03T22:42:00Z"/>
                <w:rFonts w:cs="Open Sans"/>
                <w:sz w:val="20"/>
                <w:szCs w:val="20"/>
              </w:rPr>
            </w:pPr>
            <w:ins w:id="927" w:author="Mr Richard P Williams" w:date="2016-10-03T22:42:00Z">
              <w:del w:id="928" w:author="Richard Willaims" w:date="2016-10-10T23:47:00Z">
                <w:r w:rsidRPr="004D6DA6" w:rsidDel="002E038B">
                  <w:rPr>
                    <w:rFonts w:cs="Open Sans"/>
                    <w:sz w:val="20"/>
                    <w:szCs w:val="20"/>
                  </w:rPr>
                  <w:delText>int</w:delText>
                </w:r>
              </w:del>
            </w:ins>
            <w:ins w:id="929" w:author="Richard Willaims" w:date="2016-10-10T23:47:00Z">
              <w:r w:rsidR="002E038B">
                <w:rPr>
                  <w:rFonts w:cs="Open Sans"/>
                  <w:sz w:val="20"/>
                  <w:szCs w:val="20"/>
                </w:rPr>
                <w:t>Numeric</w:t>
              </w:r>
            </w:ins>
          </w:p>
        </w:tc>
        <w:tc>
          <w:tcPr>
            <w:tcW w:w="1198" w:type="dxa"/>
            <w:noWrap/>
            <w:hideMark/>
          </w:tcPr>
          <w:p w14:paraId="7E35D566"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930" w:author="Mr Richard P Williams" w:date="2016-10-03T22:42:00Z"/>
                <w:rFonts w:cs="Open Sans"/>
                <w:sz w:val="20"/>
                <w:szCs w:val="20"/>
              </w:rPr>
            </w:pPr>
            <w:ins w:id="931" w:author="Mr Richard P Williams" w:date="2016-10-03T22:42:00Z">
              <w:r w:rsidRPr="004D6DA6">
                <w:rPr>
                  <w:rFonts w:cs="Open Sans"/>
                  <w:sz w:val="20"/>
                  <w:szCs w:val="20"/>
                </w:rPr>
                <w:t>4</w:t>
              </w:r>
            </w:ins>
          </w:p>
        </w:tc>
        <w:tc>
          <w:tcPr>
            <w:tcW w:w="3418" w:type="dxa"/>
          </w:tcPr>
          <w:p w14:paraId="72489367"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932" w:author="Mr Richard P Williams" w:date="2016-10-03T22:42:00Z"/>
                <w:rFonts w:cs="Open Sans"/>
                <w:sz w:val="20"/>
                <w:szCs w:val="20"/>
              </w:rPr>
            </w:pPr>
            <w:ins w:id="933" w:author="Mr Richard P Williams" w:date="2016-10-03T22:42:00Z">
              <w:r>
                <w:rPr>
                  <w:rFonts w:cs="Open Sans"/>
                  <w:sz w:val="20"/>
                  <w:szCs w:val="20"/>
                </w:rPr>
                <w:t>The maximum number units available at the location</w:t>
              </w:r>
            </w:ins>
          </w:p>
        </w:tc>
      </w:tr>
      <w:tr w:rsidR="008F7B0C" w:rsidRPr="004D6DA6" w14:paraId="5F3FB6C3" w14:textId="77777777" w:rsidTr="008F7B0C">
        <w:trPr>
          <w:cnfStyle w:val="000000100000" w:firstRow="0" w:lastRow="0" w:firstColumn="0" w:lastColumn="0" w:oddVBand="0" w:evenVBand="0" w:oddHBand="1" w:evenHBand="0" w:firstRowFirstColumn="0" w:firstRowLastColumn="0" w:lastRowFirstColumn="0" w:lastRowLastColumn="0"/>
          <w:trHeight w:val="300"/>
          <w:ins w:id="93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tcPr>
          <w:p w14:paraId="25F48BDC" w14:textId="77777777" w:rsidR="008F7B0C" w:rsidRPr="004D6DA6" w:rsidRDefault="008F7B0C" w:rsidP="008F7B0C">
            <w:pPr>
              <w:rPr>
                <w:ins w:id="935" w:author="Mr Richard P Williams" w:date="2016-10-03T22:42:00Z"/>
                <w:rFonts w:cs="Open Sans"/>
                <w:sz w:val="20"/>
                <w:szCs w:val="20"/>
              </w:rPr>
            </w:pPr>
            <w:ins w:id="936" w:author="Mr Richard P Williams" w:date="2016-10-03T22:42:00Z">
              <w:r>
                <w:rPr>
                  <w:rFonts w:cs="Open Sans"/>
                  <w:sz w:val="20"/>
                  <w:szCs w:val="20"/>
                </w:rPr>
                <w:t>MinimumOrderQuantity</w:t>
              </w:r>
            </w:ins>
          </w:p>
        </w:tc>
        <w:tc>
          <w:tcPr>
            <w:tcW w:w="960" w:type="dxa"/>
            <w:noWrap/>
          </w:tcPr>
          <w:p w14:paraId="31A644B3"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937" w:author="Mr Richard P Williams" w:date="2016-10-03T22:42:00Z"/>
                <w:rFonts w:cs="Open Sans"/>
                <w:sz w:val="20"/>
                <w:szCs w:val="20"/>
              </w:rPr>
            </w:pPr>
            <w:ins w:id="938" w:author="Mr Richard P Williams" w:date="2016-10-03T22:42:00Z">
              <w:del w:id="939" w:author="Richard Willaims" w:date="2016-10-10T23:47:00Z">
                <w:r w:rsidDel="002E038B">
                  <w:rPr>
                    <w:rFonts w:cs="Open Sans"/>
                    <w:sz w:val="20"/>
                    <w:szCs w:val="20"/>
                  </w:rPr>
                  <w:delText>int</w:delText>
                </w:r>
              </w:del>
            </w:ins>
            <w:ins w:id="940" w:author="Richard Willaims" w:date="2016-10-10T23:47:00Z">
              <w:r w:rsidR="002E038B">
                <w:rPr>
                  <w:rFonts w:cs="Open Sans"/>
                  <w:sz w:val="20"/>
                  <w:szCs w:val="20"/>
                </w:rPr>
                <w:t>Numeric</w:t>
              </w:r>
            </w:ins>
          </w:p>
        </w:tc>
        <w:tc>
          <w:tcPr>
            <w:tcW w:w="1198" w:type="dxa"/>
            <w:noWrap/>
          </w:tcPr>
          <w:p w14:paraId="52A64F55"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941" w:author="Mr Richard P Williams" w:date="2016-10-03T22:42:00Z"/>
                <w:rFonts w:cs="Open Sans"/>
                <w:sz w:val="20"/>
                <w:szCs w:val="20"/>
              </w:rPr>
            </w:pPr>
            <w:ins w:id="942" w:author="Mr Richard P Williams" w:date="2016-10-03T22:42:00Z">
              <w:r>
                <w:rPr>
                  <w:rFonts w:cs="Open Sans"/>
                  <w:sz w:val="20"/>
                  <w:szCs w:val="20"/>
                </w:rPr>
                <w:t>4</w:t>
              </w:r>
            </w:ins>
          </w:p>
        </w:tc>
        <w:tc>
          <w:tcPr>
            <w:tcW w:w="3418" w:type="dxa"/>
          </w:tcPr>
          <w:p w14:paraId="513E5495"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943" w:author="Mr Richard P Williams" w:date="2016-10-03T22:42:00Z"/>
                <w:rFonts w:cs="Open Sans"/>
                <w:sz w:val="20"/>
                <w:szCs w:val="20"/>
              </w:rPr>
            </w:pPr>
            <w:ins w:id="944" w:author="Mr Richard P Williams" w:date="2016-10-03T22:42:00Z">
              <w:r>
                <w:rPr>
                  <w:rFonts w:cs="Open Sans"/>
                  <w:sz w:val="20"/>
                  <w:szCs w:val="20"/>
                </w:rPr>
                <w:t>Number of Units before the Item is auto ordered.</w:t>
              </w:r>
            </w:ins>
          </w:p>
        </w:tc>
      </w:tr>
      <w:tr w:rsidR="008F7B0C" w:rsidRPr="004D6DA6" w14:paraId="5A26919C" w14:textId="77777777" w:rsidTr="008F7B0C">
        <w:trPr>
          <w:trHeight w:val="300"/>
          <w:ins w:id="94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2A53407E" w14:textId="77777777" w:rsidR="008F7B0C" w:rsidRPr="004D6DA6" w:rsidRDefault="008F7B0C" w:rsidP="008F7B0C">
            <w:pPr>
              <w:spacing w:after="160" w:line="259" w:lineRule="auto"/>
              <w:rPr>
                <w:ins w:id="946" w:author="Mr Richard P Williams" w:date="2016-10-03T22:42:00Z"/>
                <w:rFonts w:cs="Open Sans"/>
                <w:sz w:val="20"/>
                <w:szCs w:val="20"/>
              </w:rPr>
            </w:pPr>
            <w:ins w:id="947" w:author="Mr Richard P Williams" w:date="2016-10-03T22:42:00Z">
              <w:r w:rsidRPr="004D6DA6">
                <w:rPr>
                  <w:rFonts w:cs="Open Sans"/>
                  <w:sz w:val="20"/>
                  <w:szCs w:val="20"/>
                </w:rPr>
                <w:t>MasterProductID</w:t>
              </w:r>
            </w:ins>
          </w:p>
        </w:tc>
        <w:tc>
          <w:tcPr>
            <w:tcW w:w="960" w:type="dxa"/>
            <w:noWrap/>
            <w:hideMark/>
          </w:tcPr>
          <w:p w14:paraId="56DDD998"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948" w:author="Mr Richard P Williams" w:date="2016-10-03T22:42:00Z"/>
                <w:rFonts w:cs="Open Sans"/>
                <w:sz w:val="20"/>
                <w:szCs w:val="20"/>
              </w:rPr>
            </w:pPr>
            <w:ins w:id="949" w:author="Mr Richard P Williams" w:date="2016-10-03T22:42:00Z">
              <w:del w:id="950" w:author="Richard Willaims" w:date="2016-10-10T21:56:00Z">
                <w:r w:rsidRPr="004D6DA6" w:rsidDel="00910F2B">
                  <w:rPr>
                    <w:rFonts w:cs="Open Sans"/>
                    <w:sz w:val="20"/>
                    <w:szCs w:val="20"/>
                  </w:rPr>
                  <w:delText>nvarchar</w:delText>
                </w:r>
              </w:del>
            </w:ins>
            <w:ins w:id="951" w:author="Richard Willaims" w:date="2016-10-10T21:56:00Z">
              <w:r w:rsidR="00910F2B">
                <w:rPr>
                  <w:rFonts w:cs="Open Sans"/>
                  <w:sz w:val="20"/>
                  <w:szCs w:val="20"/>
                </w:rPr>
                <w:t>String</w:t>
              </w:r>
            </w:ins>
          </w:p>
        </w:tc>
        <w:tc>
          <w:tcPr>
            <w:tcW w:w="1198" w:type="dxa"/>
            <w:noWrap/>
            <w:hideMark/>
          </w:tcPr>
          <w:p w14:paraId="17F1826C"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952" w:author="Mr Richard P Williams" w:date="2016-10-03T22:42:00Z"/>
                <w:rFonts w:cs="Open Sans"/>
                <w:sz w:val="20"/>
                <w:szCs w:val="20"/>
              </w:rPr>
            </w:pPr>
            <w:ins w:id="953" w:author="Mr Richard P Williams" w:date="2016-10-03T22:42:00Z">
              <w:r w:rsidRPr="004D6DA6">
                <w:rPr>
                  <w:rFonts w:cs="Open Sans"/>
                  <w:sz w:val="20"/>
                  <w:szCs w:val="20"/>
                </w:rPr>
                <w:t>8000</w:t>
              </w:r>
            </w:ins>
          </w:p>
        </w:tc>
        <w:tc>
          <w:tcPr>
            <w:tcW w:w="3418" w:type="dxa"/>
          </w:tcPr>
          <w:p w14:paraId="272539C9"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954" w:author="Mr Richard P Williams" w:date="2016-10-03T22:42:00Z"/>
                <w:rFonts w:cs="Open Sans"/>
                <w:sz w:val="20"/>
                <w:szCs w:val="20"/>
              </w:rPr>
            </w:pPr>
          </w:p>
        </w:tc>
      </w:tr>
      <w:tr w:rsidR="008F7B0C" w:rsidRPr="004D6DA6" w14:paraId="23C7F1F3" w14:textId="77777777" w:rsidTr="008F7B0C">
        <w:trPr>
          <w:cnfStyle w:val="000000100000" w:firstRow="0" w:lastRow="0" w:firstColumn="0" w:lastColumn="0" w:oddVBand="0" w:evenVBand="0" w:oddHBand="1" w:evenHBand="0" w:firstRowFirstColumn="0" w:firstRowLastColumn="0" w:lastRowFirstColumn="0" w:lastRowLastColumn="0"/>
          <w:trHeight w:val="300"/>
          <w:ins w:id="95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tcPr>
          <w:p w14:paraId="14ACF35A" w14:textId="77777777" w:rsidR="008F7B0C" w:rsidRPr="004D6DA6" w:rsidRDefault="008F7B0C" w:rsidP="008F7B0C">
            <w:pPr>
              <w:rPr>
                <w:ins w:id="956" w:author="Mr Richard P Williams" w:date="2016-10-03T22:42:00Z"/>
                <w:rFonts w:cs="Open Sans"/>
                <w:sz w:val="20"/>
                <w:szCs w:val="20"/>
              </w:rPr>
            </w:pPr>
            <w:ins w:id="957" w:author="Mr Richard P Williams" w:date="2016-10-03T22:42:00Z">
              <w:r>
                <w:rPr>
                  <w:rFonts w:cs="Open Sans"/>
                  <w:sz w:val="20"/>
                  <w:szCs w:val="20"/>
                </w:rPr>
                <w:lastRenderedPageBreak/>
                <w:t>IsSBT</w:t>
              </w:r>
            </w:ins>
          </w:p>
        </w:tc>
        <w:tc>
          <w:tcPr>
            <w:tcW w:w="960" w:type="dxa"/>
            <w:noWrap/>
          </w:tcPr>
          <w:p w14:paraId="4A0089D4"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958" w:author="Mr Richard P Williams" w:date="2016-10-03T22:42:00Z"/>
                <w:rFonts w:cs="Open Sans"/>
                <w:sz w:val="20"/>
                <w:szCs w:val="20"/>
              </w:rPr>
            </w:pPr>
          </w:p>
        </w:tc>
        <w:tc>
          <w:tcPr>
            <w:tcW w:w="1198" w:type="dxa"/>
            <w:noWrap/>
          </w:tcPr>
          <w:p w14:paraId="11B46475"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959" w:author="Mr Richard P Williams" w:date="2016-10-03T22:42:00Z"/>
                <w:rFonts w:cs="Open Sans"/>
                <w:sz w:val="20"/>
                <w:szCs w:val="20"/>
              </w:rPr>
            </w:pPr>
          </w:p>
        </w:tc>
        <w:tc>
          <w:tcPr>
            <w:tcW w:w="3418" w:type="dxa"/>
          </w:tcPr>
          <w:p w14:paraId="507E9932"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960" w:author="Mr Richard P Williams" w:date="2016-10-03T22:42:00Z"/>
                <w:rFonts w:cs="Open Sans"/>
                <w:sz w:val="20"/>
                <w:szCs w:val="20"/>
              </w:rPr>
            </w:pPr>
            <w:ins w:id="961" w:author="Mr Richard P Williams" w:date="2016-10-03T22:42:00Z">
              <w:r>
                <w:rPr>
                  <w:rFonts w:cs="Open Sans"/>
                  <w:sz w:val="20"/>
                  <w:szCs w:val="20"/>
                </w:rPr>
                <w:t xml:space="preserve">Is the Item in this Location and Sell </w:t>
              </w:r>
              <w:proofErr w:type="gramStart"/>
              <w:r>
                <w:rPr>
                  <w:rFonts w:cs="Open Sans"/>
                  <w:sz w:val="20"/>
                  <w:szCs w:val="20"/>
                </w:rPr>
                <w:t>By</w:t>
              </w:r>
              <w:proofErr w:type="gramEnd"/>
              <w:r>
                <w:rPr>
                  <w:rFonts w:cs="Open Sans"/>
                  <w:sz w:val="20"/>
                  <w:szCs w:val="20"/>
                </w:rPr>
                <w:t xml:space="preserve"> Trade or consignment based item</w:t>
              </w:r>
            </w:ins>
          </w:p>
        </w:tc>
      </w:tr>
    </w:tbl>
    <w:p w14:paraId="4899C880" w14:textId="77777777" w:rsidR="008F7B0C" w:rsidRDefault="008F7B0C" w:rsidP="008F7B0C">
      <w:pPr>
        <w:rPr>
          <w:ins w:id="962" w:author="Mr Richard P Williams" w:date="2016-10-03T22:42:00Z"/>
          <w:rFonts w:cs="Open Sans"/>
          <w:sz w:val="20"/>
          <w:szCs w:val="20"/>
        </w:rPr>
      </w:pPr>
    </w:p>
    <w:p w14:paraId="4EADAC71" w14:textId="77777777" w:rsidR="008F7B0C" w:rsidRDefault="008F7B0C" w:rsidP="008F7B0C">
      <w:pPr>
        <w:pStyle w:val="Heading3"/>
        <w:rPr>
          <w:ins w:id="963" w:author="Mr Richard P Williams" w:date="2016-10-03T22:42:00Z"/>
        </w:rPr>
      </w:pPr>
      <w:ins w:id="964" w:author="Mr Richard P Williams" w:date="2016-10-03T22:42:00Z">
        <w:r>
          <w:t>Vendor</w:t>
        </w:r>
      </w:ins>
    </w:p>
    <w:p w14:paraId="77BD5200" w14:textId="77777777" w:rsidR="008F7B0C" w:rsidRDefault="008F7B0C" w:rsidP="008F7B0C">
      <w:pPr>
        <w:pStyle w:val="Caption"/>
        <w:keepNext/>
        <w:rPr>
          <w:ins w:id="965" w:author="Mr Richard P Williams" w:date="2016-10-03T22:42:00Z"/>
        </w:rPr>
      </w:pPr>
      <w:bookmarkStart w:id="966" w:name="_Toc462933610"/>
      <w:bookmarkStart w:id="967" w:name="_Toc463298001"/>
      <w:ins w:id="968" w:author="Mr Richard P Williams" w:date="2016-10-03T22:42:00Z">
        <w:r>
          <w:t xml:space="preserve">Table </w:t>
        </w:r>
        <w:r>
          <w:fldChar w:fldCharType="begin"/>
        </w:r>
        <w:r>
          <w:instrText xml:space="preserve"> SEQ Table \* ARABIC </w:instrText>
        </w:r>
        <w:r>
          <w:fldChar w:fldCharType="separate"/>
        </w:r>
        <w:r>
          <w:rPr>
            <w:noProof/>
          </w:rPr>
          <w:t>9</w:t>
        </w:r>
        <w:r>
          <w:fldChar w:fldCharType="end"/>
        </w:r>
        <w:r>
          <w:t xml:space="preserve"> - Vendor</w:t>
        </w:r>
        <w:bookmarkEnd w:id="966"/>
        <w:bookmarkEnd w:id="967"/>
      </w:ins>
    </w:p>
    <w:tbl>
      <w:tblPr>
        <w:tblStyle w:val="GridTable4-Accent4"/>
        <w:tblW w:w="7013" w:type="dxa"/>
        <w:tblLook w:val="04A0" w:firstRow="1" w:lastRow="0" w:firstColumn="1" w:lastColumn="0" w:noHBand="0" w:noVBand="1"/>
      </w:tblPr>
      <w:tblGrid>
        <w:gridCol w:w="2188"/>
        <w:gridCol w:w="1535"/>
        <w:gridCol w:w="1175"/>
        <w:gridCol w:w="2115"/>
      </w:tblGrid>
      <w:tr w:rsidR="008F7B0C" w:rsidRPr="004D6DA6" w14:paraId="6E5838E9" w14:textId="77777777" w:rsidTr="008F7B0C">
        <w:trPr>
          <w:cnfStyle w:val="100000000000" w:firstRow="1" w:lastRow="0" w:firstColumn="0" w:lastColumn="0" w:oddVBand="0" w:evenVBand="0" w:oddHBand="0" w:evenHBand="0" w:firstRowFirstColumn="0" w:firstRowLastColumn="0" w:lastRowFirstColumn="0" w:lastRowLastColumn="0"/>
          <w:trHeight w:val="300"/>
          <w:ins w:id="96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34FFB9DE" w14:textId="77777777" w:rsidR="008F7B0C" w:rsidRPr="004D6DA6" w:rsidRDefault="008F7B0C" w:rsidP="008F7B0C">
            <w:pPr>
              <w:spacing w:after="160" w:line="259" w:lineRule="auto"/>
              <w:rPr>
                <w:ins w:id="970" w:author="Mr Richard P Williams" w:date="2016-10-03T22:42:00Z"/>
                <w:rFonts w:cs="Open Sans"/>
                <w:sz w:val="20"/>
                <w:szCs w:val="20"/>
              </w:rPr>
            </w:pPr>
            <w:ins w:id="971" w:author="Mr Richard P Williams" w:date="2016-10-03T22:42:00Z">
              <w:r w:rsidRPr="004D6DA6">
                <w:rPr>
                  <w:rFonts w:cs="Open Sans"/>
                  <w:sz w:val="20"/>
                  <w:szCs w:val="20"/>
                </w:rPr>
                <w:t>name</w:t>
              </w:r>
            </w:ins>
          </w:p>
        </w:tc>
        <w:tc>
          <w:tcPr>
            <w:tcW w:w="960" w:type="dxa"/>
            <w:noWrap/>
            <w:hideMark/>
          </w:tcPr>
          <w:p w14:paraId="518A5AD4" w14:textId="77777777" w:rsidR="008F7B0C" w:rsidRPr="004D6DA6" w:rsidRDefault="008F7B0C" w:rsidP="008F7B0C">
            <w:pPr>
              <w:spacing w:after="160" w:line="259" w:lineRule="auto"/>
              <w:cnfStyle w:val="100000000000" w:firstRow="1" w:lastRow="0" w:firstColumn="0" w:lastColumn="0" w:oddVBand="0" w:evenVBand="0" w:oddHBand="0" w:evenHBand="0" w:firstRowFirstColumn="0" w:firstRowLastColumn="0" w:lastRowFirstColumn="0" w:lastRowLastColumn="0"/>
              <w:rPr>
                <w:ins w:id="972" w:author="Mr Richard P Williams" w:date="2016-10-03T22:42:00Z"/>
                <w:rFonts w:cs="Open Sans"/>
                <w:sz w:val="20"/>
                <w:szCs w:val="20"/>
              </w:rPr>
            </w:pPr>
            <w:ins w:id="973" w:author="Mr Richard P Williams" w:date="2016-10-03T22:42:00Z">
              <w:r w:rsidRPr="004D6DA6">
                <w:rPr>
                  <w:rFonts w:cs="Open Sans"/>
                  <w:sz w:val="20"/>
                  <w:szCs w:val="20"/>
                </w:rPr>
                <w:t>name</w:t>
              </w:r>
            </w:ins>
          </w:p>
        </w:tc>
        <w:tc>
          <w:tcPr>
            <w:tcW w:w="1175" w:type="dxa"/>
            <w:noWrap/>
            <w:hideMark/>
          </w:tcPr>
          <w:p w14:paraId="43CB6768" w14:textId="77777777" w:rsidR="008F7B0C" w:rsidRPr="004D6DA6" w:rsidRDefault="008F7B0C" w:rsidP="008F7B0C">
            <w:pPr>
              <w:spacing w:after="160" w:line="259" w:lineRule="auto"/>
              <w:cnfStyle w:val="100000000000" w:firstRow="1" w:lastRow="0" w:firstColumn="0" w:lastColumn="0" w:oddVBand="0" w:evenVBand="0" w:oddHBand="0" w:evenHBand="0" w:firstRowFirstColumn="0" w:firstRowLastColumn="0" w:lastRowFirstColumn="0" w:lastRowLastColumn="0"/>
              <w:rPr>
                <w:ins w:id="974" w:author="Mr Richard P Williams" w:date="2016-10-03T22:42:00Z"/>
                <w:rFonts w:cs="Open Sans"/>
                <w:sz w:val="20"/>
                <w:szCs w:val="20"/>
              </w:rPr>
            </w:pPr>
            <w:ins w:id="975" w:author="Mr Richard P Williams" w:date="2016-10-03T22:42:00Z">
              <w:r w:rsidRPr="004D6DA6">
                <w:rPr>
                  <w:rFonts w:cs="Open Sans"/>
                  <w:sz w:val="20"/>
                  <w:szCs w:val="20"/>
                </w:rPr>
                <w:t>max_length</w:t>
              </w:r>
            </w:ins>
          </w:p>
        </w:tc>
        <w:tc>
          <w:tcPr>
            <w:tcW w:w="2690" w:type="dxa"/>
          </w:tcPr>
          <w:p w14:paraId="6D4AEC4D" w14:textId="77777777" w:rsidR="008F7B0C" w:rsidRPr="004D6DA6" w:rsidRDefault="008F7B0C" w:rsidP="008F7B0C">
            <w:pPr>
              <w:cnfStyle w:val="100000000000" w:firstRow="1" w:lastRow="0" w:firstColumn="0" w:lastColumn="0" w:oddVBand="0" w:evenVBand="0" w:oddHBand="0" w:evenHBand="0" w:firstRowFirstColumn="0" w:firstRowLastColumn="0" w:lastRowFirstColumn="0" w:lastRowLastColumn="0"/>
              <w:rPr>
                <w:ins w:id="976" w:author="Mr Richard P Williams" w:date="2016-10-03T22:42:00Z"/>
                <w:rFonts w:cs="Open Sans"/>
                <w:sz w:val="20"/>
                <w:szCs w:val="20"/>
              </w:rPr>
            </w:pPr>
            <w:ins w:id="977" w:author="Mr Richard P Williams" w:date="2016-10-03T22:42:00Z">
              <w:r>
                <w:rPr>
                  <w:rFonts w:cs="Open Sans"/>
                  <w:sz w:val="20"/>
                  <w:szCs w:val="20"/>
                </w:rPr>
                <w:t>Description</w:t>
              </w:r>
            </w:ins>
          </w:p>
        </w:tc>
      </w:tr>
      <w:tr w:rsidR="008F7B0C" w:rsidRPr="004D6DA6" w14:paraId="7A0DB53D" w14:textId="77777777" w:rsidTr="008F7B0C">
        <w:trPr>
          <w:cnfStyle w:val="000000100000" w:firstRow="0" w:lastRow="0" w:firstColumn="0" w:lastColumn="0" w:oddVBand="0" w:evenVBand="0" w:oddHBand="1" w:evenHBand="0" w:firstRowFirstColumn="0" w:firstRowLastColumn="0" w:lastRowFirstColumn="0" w:lastRowLastColumn="0"/>
          <w:trHeight w:val="300"/>
          <w:ins w:id="9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498C350F" w14:textId="77777777" w:rsidR="008F7B0C" w:rsidRPr="004D6DA6" w:rsidRDefault="008F7B0C" w:rsidP="008F7B0C">
            <w:pPr>
              <w:spacing w:after="160" w:line="259" w:lineRule="auto"/>
              <w:rPr>
                <w:ins w:id="979" w:author="Mr Richard P Williams" w:date="2016-10-03T22:42:00Z"/>
                <w:rFonts w:cs="Open Sans"/>
                <w:sz w:val="20"/>
                <w:szCs w:val="20"/>
              </w:rPr>
            </w:pPr>
            <w:ins w:id="980" w:author="Mr Richard P Williams" w:date="2016-10-03T22:42:00Z">
              <w:r w:rsidRPr="004D6DA6">
                <w:rPr>
                  <w:rFonts w:cs="Open Sans"/>
                  <w:sz w:val="20"/>
                  <w:szCs w:val="20"/>
                </w:rPr>
                <w:t>VendorNumber</w:t>
              </w:r>
            </w:ins>
          </w:p>
        </w:tc>
        <w:tc>
          <w:tcPr>
            <w:tcW w:w="960" w:type="dxa"/>
            <w:noWrap/>
            <w:hideMark/>
          </w:tcPr>
          <w:p w14:paraId="22DC6860"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981" w:author="Mr Richard P Williams" w:date="2016-10-03T22:42:00Z"/>
                <w:rFonts w:cs="Open Sans"/>
                <w:sz w:val="20"/>
                <w:szCs w:val="20"/>
              </w:rPr>
            </w:pPr>
            <w:ins w:id="982" w:author="Mr Richard P Williams" w:date="2016-10-03T22:42:00Z">
              <w:del w:id="983" w:author="Richard Willaims" w:date="2016-10-10T21:56:00Z">
                <w:r w:rsidRPr="004D6DA6" w:rsidDel="00910F2B">
                  <w:rPr>
                    <w:rFonts w:cs="Open Sans"/>
                    <w:sz w:val="20"/>
                    <w:szCs w:val="20"/>
                  </w:rPr>
                  <w:delText>nvarchar</w:delText>
                </w:r>
              </w:del>
            </w:ins>
            <w:ins w:id="984" w:author="Richard Willaims" w:date="2016-10-10T21:56:00Z">
              <w:r w:rsidR="00910F2B">
                <w:rPr>
                  <w:rFonts w:cs="Open Sans"/>
                  <w:sz w:val="20"/>
                  <w:szCs w:val="20"/>
                </w:rPr>
                <w:t>String</w:t>
              </w:r>
            </w:ins>
          </w:p>
        </w:tc>
        <w:tc>
          <w:tcPr>
            <w:tcW w:w="1175" w:type="dxa"/>
            <w:noWrap/>
            <w:hideMark/>
          </w:tcPr>
          <w:p w14:paraId="7C9D023D"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985" w:author="Mr Richard P Williams" w:date="2016-10-03T22:42:00Z"/>
                <w:rFonts w:cs="Open Sans"/>
                <w:sz w:val="20"/>
                <w:szCs w:val="20"/>
              </w:rPr>
            </w:pPr>
            <w:ins w:id="986" w:author="Mr Richard P Williams" w:date="2016-10-03T22:42:00Z">
              <w:r w:rsidRPr="004D6DA6">
                <w:rPr>
                  <w:rFonts w:cs="Open Sans"/>
                  <w:sz w:val="20"/>
                  <w:szCs w:val="20"/>
                </w:rPr>
                <w:t>8000</w:t>
              </w:r>
            </w:ins>
          </w:p>
        </w:tc>
        <w:tc>
          <w:tcPr>
            <w:tcW w:w="2690" w:type="dxa"/>
          </w:tcPr>
          <w:p w14:paraId="2E6BD66C"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987" w:author="Mr Richard P Williams" w:date="2016-10-03T22:42:00Z"/>
                <w:rFonts w:cs="Open Sans"/>
                <w:sz w:val="20"/>
                <w:szCs w:val="20"/>
              </w:rPr>
            </w:pPr>
            <w:ins w:id="988" w:author="Mr Richard P Williams" w:date="2016-10-03T22:42:00Z">
              <w:r>
                <w:rPr>
                  <w:rFonts w:cs="Open Sans"/>
                  <w:sz w:val="20"/>
                  <w:szCs w:val="20"/>
                </w:rPr>
                <w:t>Vendor Id number</w:t>
              </w:r>
            </w:ins>
          </w:p>
        </w:tc>
      </w:tr>
      <w:tr w:rsidR="008F7B0C" w:rsidRPr="004D6DA6" w14:paraId="3B6D6BC1" w14:textId="77777777" w:rsidTr="008F7B0C">
        <w:trPr>
          <w:trHeight w:val="300"/>
          <w:ins w:id="98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7AEED45A" w14:textId="77777777" w:rsidR="008F7B0C" w:rsidRPr="004D6DA6" w:rsidRDefault="008F7B0C" w:rsidP="008F7B0C">
            <w:pPr>
              <w:spacing w:after="160" w:line="259" w:lineRule="auto"/>
              <w:rPr>
                <w:ins w:id="990" w:author="Mr Richard P Williams" w:date="2016-10-03T22:42:00Z"/>
                <w:rFonts w:cs="Open Sans"/>
                <w:sz w:val="20"/>
                <w:szCs w:val="20"/>
              </w:rPr>
            </w:pPr>
            <w:ins w:id="991" w:author="Mr Richard P Williams" w:date="2016-10-03T22:42:00Z">
              <w:r w:rsidRPr="004D6DA6">
                <w:rPr>
                  <w:rFonts w:cs="Open Sans"/>
                  <w:sz w:val="20"/>
                  <w:szCs w:val="20"/>
                </w:rPr>
                <w:t>ParentVendorNumber</w:t>
              </w:r>
            </w:ins>
          </w:p>
        </w:tc>
        <w:tc>
          <w:tcPr>
            <w:tcW w:w="960" w:type="dxa"/>
            <w:noWrap/>
            <w:hideMark/>
          </w:tcPr>
          <w:p w14:paraId="37556FD1"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992" w:author="Mr Richard P Williams" w:date="2016-10-03T22:42:00Z"/>
                <w:rFonts w:cs="Open Sans"/>
                <w:sz w:val="20"/>
                <w:szCs w:val="20"/>
              </w:rPr>
            </w:pPr>
            <w:ins w:id="993" w:author="Mr Richard P Williams" w:date="2016-10-03T22:42:00Z">
              <w:del w:id="994" w:author="Richard Willaims" w:date="2016-10-10T21:56:00Z">
                <w:r w:rsidRPr="004D6DA6" w:rsidDel="00910F2B">
                  <w:rPr>
                    <w:rFonts w:cs="Open Sans"/>
                    <w:sz w:val="20"/>
                    <w:szCs w:val="20"/>
                  </w:rPr>
                  <w:delText>varchar</w:delText>
                </w:r>
              </w:del>
            </w:ins>
            <w:ins w:id="995" w:author="Richard Willaims" w:date="2016-10-10T21:56:00Z">
              <w:r w:rsidR="00910F2B">
                <w:rPr>
                  <w:rFonts w:cs="Open Sans"/>
                  <w:sz w:val="20"/>
                  <w:szCs w:val="20"/>
                </w:rPr>
                <w:t>String</w:t>
              </w:r>
            </w:ins>
          </w:p>
        </w:tc>
        <w:tc>
          <w:tcPr>
            <w:tcW w:w="1175" w:type="dxa"/>
            <w:noWrap/>
            <w:hideMark/>
          </w:tcPr>
          <w:p w14:paraId="63AF66C9"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996" w:author="Mr Richard P Williams" w:date="2016-10-03T22:42:00Z"/>
                <w:rFonts w:cs="Open Sans"/>
                <w:sz w:val="20"/>
                <w:szCs w:val="20"/>
              </w:rPr>
            </w:pPr>
            <w:ins w:id="997" w:author="Mr Richard P Williams" w:date="2016-10-03T22:42:00Z">
              <w:r w:rsidRPr="004D6DA6">
                <w:rPr>
                  <w:rFonts w:cs="Open Sans"/>
                  <w:sz w:val="20"/>
                  <w:szCs w:val="20"/>
                </w:rPr>
                <w:t>8000</w:t>
              </w:r>
            </w:ins>
          </w:p>
        </w:tc>
        <w:tc>
          <w:tcPr>
            <w:tcW w:w="2690" w:type="dxa"/>
          </w:tcPr>
          <w:p w14:paraId="5B072042"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998" w:author="Mr Richard P Williams" w:date="2016-10-03T22:42:00Z"/>
                <w:rFonts w:cs="Open Sans"/>
                <w:sz w:val="20"/>
                <w:szCs w:val="20"/>
              </w:rPr>
            </w:pPr>
            <w:ins w:id="999" w:author="Mr Richard P Williams" w:date="2016-10-03T22:42:00Z">
              <w:r>
                <w:rPr>
                  <w:rFonts w:cs="Open Sans"/>
                  <w:sz w:val="20"/>
                  <w:szCs w:val="20"/>
                </w:rPr>
                <w:t>If the Vendor is subsidiary business then link to another vendor</w:t>
              </w:r>
            </w:ins>
          </w:p>
        </w:tc>
      </w:tr>
      <w:tr w:rsidR="008F7B0C" w:rsidRPr="004D6DA6" w14:paraId="102531EE" w14:textId="77777777" w:rsidTr="008F7B0C">
        <w:trPr>
          <w:cnfStyle w:val="000000100000" w:firstRow="0" w:lastRow="0" w:firstColumn="0" w:lastColumn="0" w:oddVBand="0" w:evenVBand="0" w:oddHBand="1" w:evenHBand="0" w:firstRowFirstColumn="0" w:firstRowLastColumn="0" w:lastRowFirstColumn="0" w:lastRowLastColumn="0"/>
          <w:trHeight w:val="300"/>
          <w:ins w:id="100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6FCB948A" w14:textId="77777777" w:rsidR="008F7B0C" w:rsidRPr="004D6DA6" w:rsidRDefault="008F7B0C" w:rsidP="008F7B0C">
            <w:pPr>
              <w:spacing w:after="160" w:line="259" w:lineRule="auto"/>
              <w:rPr>
                <w:ins w:id="1001" w:author="Mr Richard P Williams" w:date="2016-10-03T22:42:00Z"/>
                <w:rFonts w:cs="Open Sans"/>
                <w:sz w:val="20"/>
                <w:szCs w:val="20"/>
              </w:rPr>
            </w:pPr>
            <w:ins w:id="1002" w:author="Mr Richard P Williams" w:date="2016-10-03T22:42:00Z">
              <w:r w:rsidRPr="004D6DA6">
                <w:rPr>
                  <w:rFonts w:cs="Open Sans"/>
                  <w:sz w:val="20"/>
                  <w:szCs w:val="20"/>
                </w:rPr>
                <w:t>VendorName</w:t>
              </w:r>
            </w:ins>
          </w:p>
        </w:tc>
        <w:tc>
          <w:tcPr>
            <w:tcW w:w="960" w:type="dxa"/>
            <w:noWrap/>
            <w:hideMark/>
          </w:tcPr>
          <w:p w14:paraId="700E72A2"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003" w:author="Mr Richard P Williams" w:date="2016-10-03T22:42:00Z"/>
                <w:rFonts w:cs="Open Sans"/>
                <w:sz w:val="20"/>
                <w:szCs w:val="20"/>
              </w:rPr>
            </w:pPr>
            <w:ins w:id="1004" w:author="Mr Richard P Williams" w:date="2016-10-03T22:42:00Z">
              <w:del w:id="1005" w:author="Richard Willaims" w:date="2016-10-10T21:56:00Z">
                <w:r w:rsidRPr="004D6DA6" w:rsidDel="00910F2B">
                  <w:rPr>
                    <w:rFonts w:cs="Open Sans"/>
                    <w:sz w:val="20"/>
                    <w:szCs w:val="20"/>
                  </w:rPr>
                  <w:delText>nvarchar</w:delText>
                </w:r>
              </w:del>
            </w:ins>
            <w:ins w:id="1006" w:author="Richard Willaims" w:date="2016-10-10T21:56:00Z">
              <w:r w:rsidR="00910F2B">
                <w:rPr>
                  <w:rFonts w:cs="Open Sans"/>
                  <w:sz w:val="20"/>
                  <w:szCs w:val="20"/>
                </w:rPr>
                <w:t>String</w:t>
              </w:r>
            </w:ins>
          </w:p>
        </w:tc>
        <w:tc>
          <w:tcPr>
            <w:tcW w:w="1175" w:type="dxa"/>
            <w:noWrap/>
            <w:hideMark/>
          </w:tcPr>
          <w:p w14:paraId="75509E78"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007" w:author="Mr Richard P Williams" w:date="2016-10-03T22:42:00Z"/>
                <w:rFonts w:cs="Open Sans"/>
                <w:sz w:val="20"/>
                <w:szCs w:val="20"/>
              </w:rPr>
            </w:pPr>
            <w:ins w:id="1008" w:author="Mr Richard P Williams" w:date="2016-10-03T22:42:00Z">
              <w:r w:rsidRPr="004D6DA6">
                <w:rPr>
                  <w:rFonts w:cs="Open Sans"/>
                  <w:sz w:val="20"/>
                  <w:szCs w:val="20"/>
                </w:rPr>
                <w:t>8000</w:t>
              </w:r>
            </w:ins>
          </w:p>
        </w:tc>
        <w:tc>
          <w:tcPr>
            <w:tcW w:w="2690" w:type="dxa"/>
          </w:tcPr>
          <w:p w14:paraId="30DC57E8"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1009" w:author="Mr Richard P Williams" w:date="2016-10-03T22:42:00Z"/>
                <w:rFonts w:cs="Open Sans"/>
                <w:sz w:val="20"/>
                <w:szCs w:val="20"/>
              </w:rPr>
            </w:pPr>
            <w:ins w:id="1010" w:author="Mr Richard P Williams" w:date="2016-10-03T22:42:00Z">
              <w:r>
                <w:rPr>
                  <w:rFonts w:cs="Open Sans"/>
                  <w:sz w:val="20"/>
                  <w:szCs w:val="20"/>
                </w:rPr>
                <w:t>The Name of the Vendor</w:t>
              </w:r>
            </w:ins>
          </w:p>
        </w:tc>
      </w:tr>
      <w:tr w:rsidR="008F7B0C" w:rsidRPr="004D6DA6" w14:paraId="1FC3ED94" w14:textId="77777777" w:rsidTr="008F7B0C">
        <w:trPr>
          <w:trHeight w:val="300"/>
          <w:ins w:id="101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7DF93858" w14:textId="77777777" w:rsidR="008F7B0C" w:rsidRPr="004D6DA6" w:rsidRDefault="008F7B0C" w:rsidP="008F7B0C">
            <w:pPr>
              <w:spacing w:after="160" w:line="259" w:lineRule="auto"/>
              <w:rPr>
                <w:ins w:id="1012" w:author="Mr Richard P Williams" w:date="2016-10-03T22:42:00Z"/>
                <w:rFonts w:cs="Open Sans"/>
                <w:sz w:val="20"/>
                <w:szCs w:val="20"/>
              </w:rPr>
            </w:pPr>
            <w:ins w:id="1013" w:author="Mr Richard P Williams" w:date="2016-10-03T22:42:00Z">
              <w:r w:rsidRPr="004D6DA6">
                <w:rPr>
                  <w:rFonts w:cs="Open Sans"/>
                  <w:sz w:val="20"/>
                  <w:szCs w:val="20"/>
                </w:rPr>
                <w:t>DeliveryType</w:t>
              </w:r>
            </w:ins>
          </w:p>
        </w:tc>
        <w:tc>
          <w:tcPr>
            <w:tcW w:w="960" w:type="dxa"/>
            <w:noWrap/>
            <w:hideMark/>
          </w:tcPr>
          <w:p w14:paraId="5CF393B5"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014" w:author="Mr Richard P Williams" w:date="2016-10-03T22:42:00Z"/>
                <w:rFonts w:cs="Open Sans"/>
                <w:sz w:val="20"/>
                <w:szCs w:val="20"/>
              </w:rPr>
            </w:pPr>
            <w:ins w:id="1015" w:author="Mr Richard P Williams" w:date="2016-10-03T22:42:00Z">
              <w:del w:id="1016" w:author="Richard Willaims" w:date="2016-10-10T23:48:00Z">
                <w:r w:rsidRPr="004D6DA6" w:rsidDel="002E038B">
                  <w:rPr>
                    <w:rFonts w:cs="Open Sans"/>
                    <w:sz w:val="20"/>
                    <w:szCs w:val="20"/>
                  </w:rPr>
                  <w:delText>small</w:delText>
                </w:r>
              </w:del>
              <w:del w:id="1017" w:author="Richard Willaims" w:date="2016-10-10T23:47:00Z">
                <w:r w:rsidRPr="004D6DA6" w:rsidDel="002E038B">
                  <w:rPr>
                    <w:rFonts w:cs="Open Sans"/>
                    <w:sz w:val="20"/>
                    <w:szCs w:val="20"/>
                  </w:rPr>
                  <w:delText>int</w:delText>
                </w:r>
              </w:del>
            </w:ins>
            <w:ins w:id="1018" w:author="Richard Willaims" w:date="2016-10-10T23:47:00Z">
              <w:r w:rsidR="002E038B">
                <w:rPr>
                  <w:rFonts w:cs="Open Sans"/>
                  <w:sz w:val="20"/>
                  <w:szCs w:val="20"/>
                </w:rPr>
                <w:t>Numeric</w:t>
              </w:r>
            </w:ins>
          </w:p>
        </w:tc>
        <w:tc>
          <w:tcPr>
            <w:tcW w:w="1175" w:type="dxa"/>
            <w:noWrap/>
            <w:hideMark/>
          </w:tcPr>
          <w:p w14:paraId="07767DD2"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019" w:author="Mr Richard P Williams" w:date="2016-10-03T22:42:00Z"/>
                <w:rFonts w:cs="Open Sans"/>
                <w:sz w:val="20"/>
                <w:szCs w:val="20"/>
              </w:rPr>
            </w:pPr>
            <w:ins w:id="1020" w:author="Mr Richard P Williams" w:date="2016-10-03T22:42:00Z">
              <w:r w:rsidRPr="004D6DA6">
                <w:rPr>
                  <w:rFonts w:cs="Open Sans"/>
                  <w:sz w:val="20"/>
                  <w:szCs w:val="20"/>
                </w:rPr>
                <w:t>2</w:t>
              </w:r>
            </w:ins>
          </w:p>
        </w:tc>
        <w:tc>
          <w:tcPr>
            <w:tcW w:w="2690" w:type="dxa"/>
          </w:tcPr>
          <w:p w14:paraId="67C58674"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021" w:author="Mr Richard P Williams" w:date="2016-10-03T22:42:00Z"/>
                <w:rFonts w:cs="Open Sans"/>
                <w:sz w:val="20"/>
                <w:szCs w:val="20"/>
              </w:rPr>
            </w:pPr>
            <w:ins w:id="1022" w:author="Mr Richard P Williams" w:date="2016-10-03T22:42:00Z">
              <w:r>
                <w:rPr>
                  <w:rFonts w:cs="Open Sans"/>
                  <w:sz w:val="20"/>
                  <w:szCs w:val="20"/>
                </w:rPr>
                <w:t xml:space="preserve">Delivery </w:t>
              </w:r>
            </w:ins>
          </w:p>
        </w:tc>
      </w:tr>
      <w:tr w:rsidR="008F7B0C" w:rsidRPr="004D6DA6" w14:paraId="7C5671E2" w14:textId="77777777" w:rsidTr="008F7B0C">
        <w:trPr>
          <w:cnfStyle w:val="000000100000" w:firstRow="0" w:lastRow="0" w:firstColumn="0" w:lastColumn="0" w:oddVBand="0" w:evenVBand="0" w:oddHBand="1" w:evenHBand="0" w:firstRowFirstColumn="0" w:firstRowLastColumn="0" w:lastRowFirstColumn="0" w:lastRowLastColumn="0"/>
          <w:trHeight w:val="300"/>
          <w:ins w:id="102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3A7E0DA6" w14:textId="77777777" w:rsidR="008F7B0C" w:rsidRPr="004D6DA6" w:rsidRDefault="008F7B0C" w:rsidP="008F7B0C">
            <w:pPr>
              <w:spacing w:after="160" w:line="259" w:lineRule="auto"/>
              <w:rPr>
                <w:ins w:id="1024" w:author="Mr Richard P Williams" w:date="2016-10-03T22:42:00Z"/>
                <w:rFonts w:cs="Open Sans"/>
                <w:sz w:val="20"/>
                <w:szCs w:val="20"/>
              </w:rPr>
            </w:pPr>
            <w:ins w:id="1025" w:author="Mr Richard P Williams" w:date="2016-10-03T22:42:00Z">
              <w:r w:rsidRPr="004D6DA6">
                <w:rPr>
                  <w:rFonts w:cs="Open Sans"/>
                  <w:sz w:val="20"/>
                  <w:szCs w:val="20"/>
                </w:rPr>
                <w:t>AccountPayableNumber</w:t>
              </w:r>
            </w:ins>
          </w:p>
        </w:tc>
        <w:tc>
          <w:tcPr>
            <w:tcW w:w="960" w:type="dxa"/>
            <w:noWrap/>
            <w:hideMark/>
          </w:tcPr>
          <w:p w14:paraId="10DE6CB4"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026" w:author="Mr Richard P Williams" w:date="2016-10-03T22:42:00Z"/>
                <w:rFonts w:cs="Open Sans"/>
                <w:sz w:val="20"/>
                <w:szCs w:val="20"/>
              </w:rPr>
            </w:pPr>
            <w:ins w:id="1027" w:author="Mr Richard P Williams" w:date="2016-10-03T22:42:00Z">
              <w:del w:id="1028" w:author="Richard Willaims" w:date="2016-10-10T21:56:00Z">
                <w:r w:rsidRPr="004D6DA6" w:rsidDel="00910F2B">
                  <w:rPr>
                    <w:rFonts w:cs="Open Sans"/>
                    <w:sz w:val="20"/>
                    <w:szCs w:val="20"/>
                  </w:rPr>
                  <w:delText>varchar</w:delText>
                </w:r>
              </w:del>
            </w:ins>
            <w:ins w:id="1029" w:author="Richard Willaims" w:date="2016-10-10T21:56:00Z">
              <w:r w:rsidR="00910F2B">
                <w:rPr>
                  <w:rFonts w:cs="Open Sans"/>
                  <w:sz w:val="20"/>
                  <w:szCs w:val="20"/>
                </w:rPr>
                <w:t>String</w:t>
              </w:r>
            </w:ins>
          </w:p>
        </w:tc>
        <w:tc>
          <w:tcPr>
            <w:tcW w:w="1175" w:type="dxa"/>
            <w:noWrap/>
            <w:hideMark/>
          </w:tcPr>
          <w:p w14:paraId="3FFCEF3C"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030" w:author="Mr Richard P Williams" w:date="2016-10-03T22:42:00Z"/>
                <w:rFonts w:cs="Open Sans"/>
                <w:sz w:val="20"/>
                <w:szCs w:val="20"/>
              </w:rPr>
            </w:pPr>
            <w:ins w:id="1031" w:author="Mr Richard P Williams" w:date="2016-10-03T22:42:00Z">
              <w:r w:rsidRPr="004D6DA6">
                <w:rPr>
                  <w:rFonts w:cs="Open Sans"/>
                  <w:sz w:val="20"/>
                  <w:szCs w:val="20"/>
                </w:rPr>
                <w:t>8000</w:t>
              </w:r>
            </w:ins>
          </w:p>
        </w:tc>
        <w:tc>
          <w:tcPr>
            <w:tcW w:w="2690" w:type="dxa"/>
          </w:tcPr>
          <w:p w14:paraId="6572B353"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1032" w:author="Mr Richard P Williams" w:date="2016-10-03T22:42:00Z"/>
                <w:rFonts w:cs="Open Sans"/>
                <w:sz w:val="20"/>
                <w:szCs w:val="20"/>
              </w:rPr>
            </w:pPr>
            <w:ins w:id="1033" w:author="Mr Richard P Williams" w:date="2016-10-03T22:42:00Z">
              <w:r>
                <w:rPr>
                  <w:rFonts w:cs="Open Sans"/>
                  <w:sz w:val="20"/>
                  <w:szCs w:val="20"/>
                </w:rPr>
                <w:t>The Finance Account Payable Number</w:t>
              </w:r>
            </w:ins>
          </w:p>
        </w:tc>
      </w:tr>
      <w:tr w:rsidR="008F7B0C" w:rsidRPr="004D6DA6" w14:paraId="053BAC3B" w14:textId="77777777" w:rsidTr="008F7B0C">
        <w:trPr>
          <w:trHeight w:val="300"/>
          <w:ins w:id="103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1B5BD92C" w14:textId="77777777" w:rsidR="008F7B0C" w:rsidRPr="004D6DA6" w:rsidRDefault="008F7B0C" w:rsidP="008F7B0C">
            <w:pPr>
              <w:spacing w:after="160" w:line="259" w:lineRule="auto"/>
              <w:rPr>
                <w:ins w:id="1035" w:author="Mr Richard P Williams" w:date="2016-10-03T22:42:00Z"/>
                <w:rFonts w:cs="Open Sans"/>
                <w:sz w:val="20"/>
                <w:szCs w:val="20"/>
              </w:rPr>
            </w:pPr>
            <w:ins w:id="1036" w:author="Mr Richard P Williams" w:date="2016-10-03T22:42:00Z">
              <w:r w:rsidRPr="004D6DA6">
                <w:rPr>
                  <w:rFonts w:cs="Open Sans"/>
                  <w:sz w:val="20"/>
                  <w:szCs w:val="20"/>
                </w:rPr>
                <w:t>DUNSNumber</w:t>
              </w:r>
            </w:ins>
          </w:p>
        </w:tc>
        <w:tc>
          <w:tcPr>
            <w:tcW w:w="960" w:type="dxa"/>
            <w:noWrap/>
            <w:hideMark/>
          </w:tcPr>
          <w:p w14:paraId="2DA74062"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037" w:author="Mr Richard P Williams" w:date="2016-10-03T22:42:00Z"/>
                <w:rFonts w:cs="Open Sans"/>
                <w:sz w:val="20"/>
                <w:szCs w:val="20"/>
              </w:rPr>
            </w:pPr>
            <w:ins w:id="1038" w:author="Mr Richard P Williams" w:date="2016-10-03T22:42:00Z">
              <w:del w:id="1039" w:author="Richard Willaims" w:date="2016-10-10T21:56:00Z">
                <w:r w:rsidRPr="004D6DA6" w:rsidDel="00910F2B">
                  <w:rPr>
                    <w:rFonts w:cs="Open Sans"/>
                    <w:sz w:val="20"/>
                    <w:szCs w:val="20"/>
                  </w:rPr>
                  <w:delText>varchar</w:delText>
                </w:r>
              </w:del>
            </w:ins>
            <w:ins w:id="1040" w:author="Richard Willaims" w:date="2016-10-10T21:56:00Z">
              <w:r w:rsidR="00910F2B">
                <w:rPr>
                  <w:rFonts w:cs="Open Sans"/>
                  <w:sz w:val="20"/>
                  <w:szCs w:val="20"/>
                </w:rPr>
                <w:t>String</w:t>
              </w:r>
            </w:ins>
          </w:p>
        </w:tc>
        <w:tc>
          <w:tcPr>
            <w:tcW w:w="1175" w:type="dxa"/>
            <w:noWrap/>
            <w:hideMark/>
          </w:tcPr>
          <w:p w14:paraId="045DA973"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041" w:author="Mr Richard P Williams" w:date="2016-10-03T22:42:00Z"/>
                <w:rFonts w:cs="Open Sans"/>
                <w:sz w:val="20"/>
                <w:szCs w:val="20"/>
              </w:rPr>
            </w:pPr>
            <w:ins w:id="1042" w:author="Mr Richard P Williams" w:date="2016-10-03T22:42:00Z">
              <w:r w:rsidRPr="004D6DA6">
                <w:rPr>
                  <w:rFonts w:cs="Open Sans"/>
                  <w:sz w:val="20"/>
                  <w:szCs w:val="20"/>
                </w:rPr>
                <w:t>8000</w:t>
              </w:r>
            </w:ins>
          </w:p>
        </w:tc>
        <w:tc>
          <w:tcPr>
            <w:tcW w:w="2690" w:type="dxa"/>
          </w:tcPr>
          <w:p w14:paraId="183A5CF3"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1043" w:author="Mr Richard P Williams" w:date="2016-10-03T22:42:00Z"/>
                <w:rFonts w:cs="Open Sans"/>
                <w:sz w:val="20"/>
                <w:szCs w:val="20"/>
              </w:rPr>
            </w:pPr>
            <w:ins w:id="1044" w:author="Mr Richard P Williams" w:date="2016-10-03T22:42:00Z">
              <w:r w:rsidRPr="00FB5517">
                <w:rPr>
                  <w:rFonts w:cs="Open Sans"/>
                  <w:sz w:val="20"/>
                  <w:szCs w:val="20"/>
                </w:rPr>
                <w:t>Dun &amp; Bradstreet</w:t>
              </w:r>
              <w:r>
                <w:rPr>
                  <w:rFonts w:cs="Open Sans"/>
                  <w:sz w:val="20"/>
                  <w:szCs w:val="20"/>
                </w:rPr>
                <w:t xml:space="preserve"> Number</w:t>
              </w:r>
            </w:ins>
          </w:p>
          <w:p w14:paraId="120C8449"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045" w:author="Mr Richard P Williams" w:date="2016-10-03T22:42:00Z"/>
                <w:rFonts w:cs="Open Sans"/>
                <w:sz w:val="20"/>
                <w:szCs w:val="20"/>
              </w:rPr>
            </w:pPr>
          </w:p>
        </w:tc>
      </w:tr>
      <w:tr w:rsidR="008F7B0C" w:rsidRPr="004D6DA6" w14:paraId="635380D1" w14:textId="77777777" w:rsidTr="008F7B0C">
        <w:trPr>
          <w:cnfStyle w:val="000000100000" w:firstRow="0" w:lastRow="0" w:firstColumn="0" w:lastColumn="0" w:oddVBand="0" w:evenVBand="0" w:oddHBand="1" w:evenHBand="0" w:firstRowFirstColumn="0" w:firstRowLastColumn="0" w:lastRowFirstColumn="0" w:lastRowLastColumn="0"/>
          <w:trHeight w:val="300"/>
          <w:ins w:id="104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5D4B0064" w14:textId="77777777" w:rsidR="008F7B0C" w:rsidRPr="000C7B5A" w:rsidRDefault="008F7B0C" w:rsidP="008F7B0C">
            <w:pPr>
              <w:spacing w:after="160" w:line="259" w:lineRule="auto"/>
              <w:rPr>
                <w:ins w:id="1047" w:author="Mr Richard P Williams" w:date="2016-10-03T22:42:00Z"/>
                <w:rFonts w:cs="Open Sans"/>
                <w:sz w:val="20"/>
                <w:szCs w:val="20"/>
                <w:highlight w:val="yellow"/>
              </w:rPr>
            </w:pPr>
            <w:ins w:id="1048" w:author="Mr Richard P Williams" w:date="2016-10-03T22:42:00Z">
              <w:r w:rsidRPr="000C7B5A">
                <w:rPr>
                  <w:rFonts w:cs="Open Sans"/>
                  <w:sz w:val="20"/>
                  <w:szCs w:val="20"/>
                  <w:highlight w:val="yellow"/>
                </w:rPr>
                <w:t>InvoiceOriginCode</w:t>
              </w:r>
            </w:ins>
          </w:p>
        </w:tc>
        <w:tc>
          <w:tcPr>
            <w:tcW w:w="960" w:type="dxa"/>
            <w:noWrap/>
            <w:hideMark/>
          </w:tcPr>
          <w:p w14:paraId="215AD592" w14:textId="77777777" w:rsidR="008F7B0C" w:rsidRPr="000C7B5A"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049" w:author="Mr Richard P Williams" w:date="2016-10-03T22:42:00Z"/>
                <w:rFonts w:cs="Open Sans"/>
                <w:sz w:val="20"/>
                <w:szCs w:val="20"/>
                <w:highlight w:val="yellow"/>
              </w:rPr>
            </w:pPr>
            <w:ins w:id="1050" w:author="Mr Richard P Williams" w:date="2016-10-03T22:42:00Z">
              <w:del w:id="1051" w:author="Richard Willaims" w:date="2016-10-10T21:56:00Z">
                <w:r w:rsidRPr="000C7B5A" w:rsidDel="00910F2B">
                  <w:rPr>
                    <w:rFonts w:cs="Open Sans"/>
                    <w:sz w:val="20"/>
                    <w:szCs w:val="20"/>
                    <w:highlight w:val="yellow"/>
                  </w:rPr>
                  <w:delText>varchar</w:delText>
                </w:r>
              </w:del>
            </w:ins>
            <w:ins w:id="1052" w:author="Richard Willaims" w:date="2016-10-10T21:56:00Z">
              <w:r w:rsidR="00910F2B">
                <w:rPr>
                  <w:rFonts w:cs="Open Sans"/>
                  <w:sz w:val="20"/>
                  <w:szCs w:val="20"/>
                  <w:highlight w:val="yellow"/>
                </w:rPr>
                <w:t>String</w:t>
              </w:r>
            </w:ins>
          </w:p>
        </w:tc>
        <w:tc>
          <w:tcPr>
            <w:tcW w:w="1175" w:type="dxa"/>
            <w:noWrap/>
            <w:hideMark/>
          </w:tcPr>
          <w:p w14:paraId="34C00254" w14:textId="77777777" w:rsidR="008F7B0C" w:rsidRPr="000C7B5A"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053" w:author="Mr Richard P Williams" w:date="2016-10-03T22:42:00Z"/>
                <w:rFonts w:cs="Open Sans"/>
                <w:sz w:val="20"/>
                <w:szCs w:val="20"/>
                <w:highlight w:val="yellow"/>
              </w:rPr>
            </w:pPr>
            <w:ins w:id="1054" w:author="Mr Richard P Williams" w:date="2016-10-03T22:42:00Z">
              <w:r w:rsidRPr="000C7B5A">
                <w:rPr>
                  <w:rFonts w:cs="Open Sans"/>
                  <w:sz w:val="20"/>
                  <w:szCs w:val="20"/>
                  <w:highlight w:val="yellow"/>
                </w:rPr>
                <w:t>8000</w:t>
              </w:r>
            </w:ins>
          </w:p>
        </w:tc>
        <w:tc>
          <w:tcPr>
            <w:tcW w:w="2690" w:type="dxa"/>
          </w:tcPr>
          <w:p w14:paraId="45262483"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1055" w:author="Mr Richard P Williams" w:date="2016-10-03T22:42:00Z"/>
                <w:rFonts w:cs="Open Sans"/>
                <w:sz w:val="20"/>
                <w:szCs w:val="20"/>
              </w:rPr>
            </w:pPr>
          </w:p>
        </w:tc>
      </w:tr>
      <w:tr w:rsidR="008F7B0C" w:rsidRPr="004D6DA6" w14:paraId="73EB8F15" w14:textId="77777777" w:rsidTr="008F7B0C">
        <w:trPr>
          <w:trHeight w:val="300"/>
          <w:ins w:id="105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1581B9DB" w14:textId="77777777" w:rsidR="008F7B0C" w:rsidRPr="000C7B5A" w:rsidRDefault="008F7B0C" w:rsidP="008F7B0C">
            <w:pPr>
              <w:spacing w:after="160" w:line="259" w:lineRule="auto"/>
              <w:rPr>
                <w:ins w:id="1057" w:author="Mr Richard P Williams" w:date="2016-10-03T22:42:00Z"/>
                <w:rFonts w:cs="Open Sans"/>
                <w:sz w:val="20"/>
                <w:szCs w:val="20"/>
                <w:highlight w:val="yellow"/>
              </w:rPr>
            </w:pPr>
            <w:ins w:id="1058" w:author="Mr Richard P Williams" w:date="2016-10-03T22:42:00Z">
              <w:r w:rsidRPr="000C7B5A">
                <w:rPr>
                  <w:rFonts w:cs="Open Sans"/>
                  <w:sz w:val="20"/>
                  <w:szCs w:val="20"/>
                  <w:highlight w:val="yellow"/>
                </w:rPr>
                <w:t>OrderOriginCode</w:t>
              </w:r>
            </w:ins>
          </w:p>
        </w:tc>
        <w:tc>
          <w:tcPr>
            <w:tcW w:w="960" w:type="dxa"/>
            <w:noWrap/>
            <w:hideMark/>
          </w:tcPr>
          <w:p w14:paraId="2CC3B790" w14:textId="77777777" w:rsidR="008F7B0C" w:rsidRPr="000C7B5A"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059" w:author="Mr Richard P Williams" w:date="2016-10-03T22:42:00Z"/>
                <w:rFonts w:cs="Open Sans"/>
                <w:sz w:val="20"/>
                <w:szCs w:val="20"/>
                <w:highlight w:val="yellow"/>
              </w:rPr>
            </w:pPr>
            <w:ins w:id="1060" w:author="Mr Richard P Williams" w:date="2016-10-03T22:42:00Z">
              <w:del w:id="1061" w:author="Richard Willaims" w:date="2016-10-10T21:56:00Z">
                <w:r w:rsidRPr="000C7B5A" w:rsidDel="00910F2B">
                  <w:rPr>
                    <w:rFonts w:cs="Open Sans"/>
                    <w:sz w:val="20"/>
                    <w:szCs w:val="20"/>
                    <w:highlight w:val="yellow"/>
                  </w:rPr>
                  <w:delText>varchar</w:delText>
                </w:r>
              </w:del>
            </w:ins>
            <w:ins w:id="1062" w:author="Richard Willaims" w:date="2016-10-10T21:56:00Z">
              <w:r w:rsidR="00910F2B">
                <w:rPr>
                  <w:rFonts w:cs="Open Sans"/>
                  <w:sz w:val="20"/>
                  <w:szCs w:val="20"/>
                  <w:highlight w:val="yellow"/>
                </w:rPr>
                <w:t>String</w:t>
              </w:r>
            </w:ins>
          </w:p>
        </w:tc>
        <w:tc>
          <w:tcPr>
            <w:tcW w:w="1175" w:type="dxa"/>
            <w:noWrap/>
            <w:hideMark/>
          </w:tcPr>
          <w:p w14:paraId="6B65E135" w14:textId="77777777" w:rsidR="008F7B0C" w:rsidRPr="000C7B5A"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063" w:author="Mr Richard P Williams" w:date="2016-10-03T22:42:00Z"/>
                <w:rFonts w:cs="Open Sans"/>
                <w:sz w:val="20"/>
                <w:szCs w:val="20"/>
                <w:highlight w:val="yellow"/>
              </w:rPr>
            </w:pPr>
            <w:ins w:id="1064" w:author="Mr Richard P Williams" w:date="2016-10-03T22:42:00Z">
              <w:r w:rsidRPr="000C7B5A">
                <w:rPr>
                  <w:rFonts w:cs="Open Sans"/>
                  <w:sz w:val="20"/>
                  <w:szCs w:val="20"/>
                  <w:highlight w:val="yellow"/>
                </w:rPr>
                <w:t>8000</w:t>
              </w:r>
            </w:ins>
          </w:p>
        </w:tc>
        <w:tc>
          <w:tcPr>
            <w:tcW w:w="2690" w:type="dxa"/>
          </w:tcPr>
          <w:p w14:paraId="3E7D9C8C"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065" w:author="Mr Richard P Williams" w:date="2016-10-03T22:42:00Z"/>
                <w:rFonts w:cs="Open Sans"/>
                <w:sz w:val="20"/>
                <w:szCs w:val="20"/>
              </w:rPr>
            </w:pPr>
          </w:p>
        </w:tc>
      </w:tr>
      <w:tr w:rsidR="008F7B0C" w:rsidRPr="004D6DA6" w14:paraId="60E01CE7" w14:textId="77777777" w:rsidTr="008F7B0C">
        <w:trPr>
          <w:cnfStyle w:val="000000100000" w:firstRow="0" w:lastRow="0" w:firstColumn="0" w:lastColumn="0" w:oddVBand="0" w:evenVBand="0" w:oddHBand="1" w:evenHBand="0" w:firstRowFirstColumn="0" w:firstRowLastColumn="0" w:lastRowFirstColumn="0" w:lastRowLastColumn="0"/>
          <w:trHeight w:val="300"/>
          <w:ins w:id="106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2EDD0BDF" w14:textId="77777777" w:rsidR="008F7B0C" w:rsidRPr="000C7B5A" w:rsidRDefault="008F7B0C" w:rsidP="008F7B0C">
            <w:pPr>
              <w:spacing w:after="160" w:line="259" w:lineRule="auto"/>
              <w:rPr>
                <w:ins w:id="1067" w:author="Mr Richard P Williams" w:date="2016-10-03T22:42:00Z"/>
                <w:rFonts w:cs="Open Sans"/>
                <w:sz w:val="20"/>
                <w:szCs w:val="20"/>
                <w:highlight w:val="yellow"/>
              </w:rPr>
            </w:pPr>
            <w:ins w:id="1068" w:author="Mr Richard P Williams" w:date="2016-10-03T22:42:00Z">
              <w:r w:rsidRPr="000C7B5A">
                <w:rPr>
                  <w:rFonts w:cs="Open Sans"/>
                  <w:sz w:val="20"/>
                  <w:szCs w:val="20"/>
                  <w:highlight w:val="yellow"/>
                </w:rPr>
                <w:t>OrderSendCode</w:t>
              </w:r>
            </w:ins>
          </w:p>
        </w:tc>
        <w:tc>
          <w:tcPr>
            <w:tcW w:w="960" w:type="dxa"/>
            <w:noWrap/>
            <w:hideMark/>
          </w:tcPr>
          <w:p w14:paraId="711D2B92" w14:textId="77777777" w:rsidR="008F7B0C" w:rsidRPr="000C7B5A"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069" w:author="Mr Richard P Williams" w:date="2016-10-03T22:42:00Z"/>
                <w:rFonts w:cs="Open Sans"/>
                <w:sz w:val="20"/>
                <w:szCs w:val="20"/>
                <w:highlight w:val="yellow"/>
              </w:rPr>
            </w:pPr>
            <w:ins w:id="1070" w:author="Mr Richard P Williams" w:date="2016-10-03T22:42:00Z">
              <w:del w:id="1071" w:author="Richard Willaims" w:date="2016-10-10T21:56:00Z">
                <w:r w:rsidRPr="000C7B5A" w:rsidDel="00910F2B">
                  <w:rPr>
                    <w:rFonts w:cs="Open Sans"/>
                    <w:sz w:val="20"/>
                    <w:szCs w:val="20"/>
                    <w:highlight w:val="yellow"/>
                  </w:rPr>
                  <w:delText>varchar</w:delText>
                </w:r>
              </w:del>
            </w:ins>
            <w:ins w:id="1072" w:author="Richard Willaims" w:date="2016-10-10T21:56:00Z">
              <w:r w:rsidR="00910F2B">
                <w:rPr>
                  <w:rFonts w:cs="Open Sans"/>
                  <w:sz w:val="20"/>
                  <w:szCs w:val="20"/>
                  <w:highlight w:val="yellow"/>
                </w:rPr>
                <w:t>String</w:t>
              </w:r>
            </w:ins>
          </w:p>
        </w:tc>
        <w:tc>
          <w:tcPr>
            <w:tcW w:w="1175" w:type="dxa"/>
            <w:noWrap/>
            <w:hideMark/>
          </w:tcPr>
          <w:p w14:paraId="071D7DC6" w14:textId="77777777" w:rsidR="008F7B0C" w:rsidRPr="000C7B5A"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073" w:author="Mr Richard P Williams" w:date="2016-10-03T22:42:00Z"/>
                <w:rFonts w:cs="Open Sans"/>
                <w:sz w:val="20"/>
                <w:szCs w:val="20"/>
                <w:highlight w:val="yellow"/>
              </w:rPr>
            </w:pPr>
            <w:ins w:id="1074" w:author="Mr Richard P Williams" w:date="2016-10-03T22:42:00Z">
              <w:r w:rsidRPr="000C7B5A">
                <w:rPr>
                  <w:rFonts w:cs="Open Sans"/>
                  <w:sz w:val="20"/>
                  <w:szCs w:val="20"/>
                  <w:highlight w:val="yellow"/>
                </w:rPr>
                <w:t>8000</w:t>
              </w:r>
            </w:ins>
          </w:p>
        </w:tc>
        <w:tc>
          <w:tcPr>
            <w:tcW w:w="2690" w:type="dxa"/>
          </w:tcPr>
          <w:p w14:paraId="116EC09E"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1075" w:author="Mr Richard P Williams" w:date="2016-10-03T22:42:00Z"/>
                <w:rFonts w:cs="Open Sans"/>
                <w:sz w:val="20"/>
                <w:szCs w:val="20"/>
              </w:rPr>
            </w:pPr>
          </w:p>
        </w:tc>
      </w:tr>
      <w:tr w:rsidR="008F7B0C" w:rsidRPr="004D6DA6" w14:paraId="6015EA35" w14:textId="77777777" w:rsidTr="008F7B0C">
        <w:trPr>
          <w:trHeight w:val="300"/>
          <w:ins w:id="107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10C1A9E8" w14:textId="77777777" w:rsidR="008F7B0C" w:rsidRPr="004D6DA6" w:rsidRDefault="008F7B0C" w:rsidP="008F7B0C">
            <w:pPr>
              <w:spacing w:after="160" w:line="259" w:lineRule="auto"/>
              <w:rPr>
                <w:ins w:id="1077" w:author="Mr Richard P Williams" w:date="2016-10-03T22:42:00Z"/>
                <w:rFonts w:cs="Open Sans"/>
                <w:sz w:val="20"/>
                <w:szCs w:val="20"/>
              </w:rPr>
            </w:pPr>
            <w:ins w:id="1078" w:author="Mr Richard P Williams" w:date="2016-10-03T22:42:00Z">
              <w:r w:rsidRPr="004D6DA6">
                <w:rPr>
                  <w:rFonts w:cs="Open Sans"/>
                  <w:sz w:val="20"/>
                  <w:szCs w:val="20"/>
                </w:rPr>
                <w:t>DeliveryTerms</w:t>
              </w:r>
            </w:ins>
          </w:p>
        </w:tc>
        <w:tc>
          <w:tcPr>
            <w:tcW w:w="960" w:type="dxa"/>
            <w:noWrap/>
            <w:hideMark/>
          </w:tcPr>
          <w:p w14:paraId="709FD08B"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079" w:author="Mr Richard P Williams" w:date="2016-10-03T22:42:00Z"/>
                <w:rFonts w:cs="Open Sans"/>
                <w:sz w:val="20"/>
                <w:szCs w:val="20"/>
              </w:rPr>
            </w:pPr>
            <w:ins w:id="1080" w:author="Mr Richard P Williams" w:date="2016-10-03T22:42:00Z">
              <w:del w:id="1081" w:author="Richard Willaims" w:date="2016-10-10T21:56:00Z">
                <w:r w:rsidRPr="004D6DA6" w:rsidDel="00910F2B">
                  <w:rPr>
                    <w:rFonts w:cs="Open Sans"/>
                    <w:sz w:val="20"/>
                    <w:szCs w:val="20"/>
                  </w:rPr>
                  <w:delText>varchar</w:delText>
                </w:r>
              </w:del>
            </w:ins>
            <w:ins w:id="1082" w:author="Richard Willaims" w:date="2016-10-10T21:56:00Z">
              <w:r w:rsidR="00910F2B">
                <w:rPr>
                  <w:rFonts w:cs="Open Sans"/>
                  <w:sz w:val="20"/>
                  <w:szCs w:val="20"/>
                </w:rPr>
                <w:t>String</w:t>
              </w:r>
            </w:ins>
          </w:p>
        </w:tc>
        <w:tc>
          <w:tcPr>
            <w:tcW w:w="1175" w:type="dxa"/>
            <w:noWrap/>
            <w:hideMark/>
          </w:tcPr>
          <w:p w14:paraId="3E10453B"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083" w:author="Mr Richard P Williams" w:date="2016-10-03T22:42:00Z"/>
                <w:rFonts w:cs="Open Sans"/>
                <w:sz w:val="20"/>
                <w:szCs w:val="20"/>
              </w:rPr>
            </w:pPr>
            <w:ins w:id="1084" w:author="Mr Richard P Williams" w:date="2016-10-03T22:42:00Z">
              <w:r w:rsidRPr="004D6DA6">
                <w:rPr>
                  <w:rFonts w:cs="Open Sans"/>
                  <w:sz w:val="20"/>
                  <w:szCs w:val="20"/>
                </w:rPr>
                <w:t>8000</w:t>
              </w:r>
            </w:ins>
          </w:p>
        </w:tc>
        <w:tc>
          <w:tcPr>
            <w:tcW w:w="2690" w:type="dxa"/>
          </w:tcPr>
          <w:p w14:paraId="113CAF18"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085" w:author="Mr Richard P Williams" w:date="2016-10-03T22:42:00Z"/>
                <w:rFonts w:cs="Open Sans"/>
                <w:sz w:val="20"/>
                <w:szCs w:val="20"/>
              </w:rPr>
            </w:pPr>
            <w:ins w:id="1086" w:author="Mr Richard P Williams" w:date="2016-10-03T22:42:00Z">
              <w:r>
                <w:rPr>
                  <w:rFonts w:cs="Open Sans"/>
                  <w:sz w:val="20"/>
                  <w:szCs w:val="20"/>
                </w:rPr>
                <w:t>Vendor Credit Terms</w:t>
              </w:r>
            </w:ins>
          </w:p>
        </w:tc>
      </w:tr>
      <w:tr w:rsidR="008F7B0C" w:rsidRPr="004D6DA6" w14:paraId="5A38B98A" w14:textId="77777777" w:rsidTr="008F7B0C">
        <w:trPr>
          <w:cnfStyle w:val="000000100000" w:firstRow="0" w:lastRow="0" w:firstColumn="0" w:lastColumn="0" w:oddVBand="0" w:evenVBand="0" w:oddHBand="1" w:evenHBand="0" w:firstRowFirstColumn="0" w:firstRowLastColumn="0" w:lastRowFirstColumn="0" w:lastRowLastColumn="0"/>
          <w:trHeight w:val="300"/>
          <w:ins w:id="108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43C6DFD3" w14:textId="77777777" w:rsidR="008F7B0C" w:rsidRPr="004D6DA6" w:rsidRDefault="008F7B0C" w:rsidP="008F7B0C">
            <w:pPr>
              <w:spacing w:after="160" w:line="259" w:lineRule="auto"/>
              <w:rPr>
                <w:ins w:id="1088" w:author="Mr Richard P Williams" w:date="2016-10-03T22:42:00Z"/>
                <w:rFonts w:cs="Open Sans"/>
                <w:sz w:val="20"/>
                <w:szCs w:val="20"/>
              </w:rPr>
            </w:pPr>
            <w:ins w:id="1089" w:author="Mr Richard P Williams" w:date="2016-10-03T22:42:00Z">
              <w:r w:rsidRPr="004D6DA6">
                <w:rPr>
                  <w:rFonts w:cs="Open Sans"/>
                  <w:sz w:val="20"/>
                  <w:szCs w:val="20"/>
                </w:rPr>
                <w:t>PaymentMethodTerms</w:t>
              </w:r>
            </w:ins>
          </w:p>
        </w:tc>
        <w:tc>
          <w:tcPr>
            <w:tcW w:w="960" w:type="dxa"/>
            <w:noWrap/>
            <w:hideMark/>
          </w:tcPr>
          <w:p w14:paraId="3F85830F" w14:textId="77777777" w:rsidR="008F7B0C" w:rsidRPr="004D6DA6" w:rsidRDefault="008F7B0C" w:rsidP="005E1F87">
            <w:pPr>
              <w:spacing w:after="160" w:line="259" w:lineRule="auto"/>
              <w:cnfStyle w:val="000000100000" w:firstRow="0" w:lastRow="0" w:firstColumn="0" w:lastColumn="0" w:oddVBand="0" w:evenVBand="0" w:oddHBand="1" w:evenHBand="0" w:firstRowFirstColumn="0" w:firstRowLastColumn="0" w:lastRowFirstColumn="0" w:lastRowLastColumn="0"/>
              <w:rPr>
                <w:ins w:id="1090" w:author="Mr Richard P Williams" w:date="2016-10-03T22:42:00Z"/>
                <w:rFonts w:cs="Open Sans"/>
                <w:sz w:val="20"/>
                <w:szCs w:val="20"/>
              </w:rPr>
            </w:pPr>
            <w:ins w:id="1091" w:author="Mr Richard P Williams" w:date="2016-10-03T22:42:00Z">
              <w:del w:id="1092" w:author="Richard Willaims" w:date="2016-10-10T23:48:00Z">
                <w:r w:rsidRPr="004D6DA6" w:rsidDel="002E038B">
                  <w:rPr>
                    <w:rFonts w:cs="Open Sans"/>
                    <w:sz w:val="20"/>
                    <w:szCs w:val="20"/>
                  </w:rPr>
                  <w:delText>small</w:delText>
                </w:r>
              </w:del>
              <w:del w:id="1093" w:author="Richard Willaims" w:date="2016-10-10T23:47:00Z">
                <w:r w:rsidRPr="004D6DA6" w:rsidDel="002E038B">
                  <w:rPr>
                    <w:rFonts w:cs="Open Sans"/>
                    <w:sz w:val="20"/>
                    <w:szCs w:val="20"/>
                  </w:rPr>
                  <w:delText>int</w:delText>
                </w:r>
              </w:del>
            </w:ins>
            <w:ins w:id="1094" w:author="Richard Willaims" w:date="2016-10-10T23:47:00Z">
              <w:r w:rsidR="002E038B">
                <w:rPr>
                  <w:rFonts w:cs="Open Sans"/>
                  <w:sz w:val="20"/>
                  <w:szCs w:val="20"/>
                </w:rPr>
                <w:t>Numeric</w:t>
              </w:r>
            </w:ins>
          </w:p>
        </w:tc>
        <w:tc>
          <w:tcPr>
            <w:tcW w:w="1175" w:type="dxa"/>
            <w:noWrap/>
            <w:hideMark/>
          </w:tcPr>
          <w:p w14:paraId="0001B563"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095" w:author="Mr Richard P Williams" w:date="2016-10-03T22:42:00Z"/>
                <w:rFonts w:cs="Open Sans"/>
                <w:sz w:val="20"/>
                <w:szCs w:val="20"/>
              </w:rPr>
            </w:pPr>
            <w:ins w:id="1096" w:author="Mr Richard P Williams" w:date="2016-10-03T22:42:00Z">
              <w:r w:rsidRPr="004D6DA6">
                <w:rPr>
                  <w:rFonts w:cs="Open Sans"/>
                  <w:sz w:val="20"/>
                  <w:szCs w:val="20"/>
                </w:rPr>
                <w:t>2</w:t>
              </w:r>
            </w:ins>
          </w:p>
        </w:tc>
        <w:tc>
          <w:tcPr>
            <w:tcW w:w="2690" w:type="dxa"/>
          </w:tcPr>
          <w:p w14:paraId="5C984FC2"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1097" w:author="Mr Richard P Williams" w:date="2016-10-03T22:42:00Z"/>
                <w:rFonts w:cs="Open Sans"/>
                <w:sz w:val="20"/>
                <w:szCs w:val="20"/>
              </w:rPr>
            </w:pPr>
          </w:p>
        </w:tc>
      </w:tr>
      <w:tr w:rsidR="008F7B0C" w:rsidRPr="004D6DA6" w14:paraId="18E00B84" w14:textId="77777777" w:rsidTr="008F7B0C">
        <w:trPr>
          <w:trHeight w:val="300"/>
          <w:ins w:id="109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4D32D8B2" w14:textId="77777777" w:rsidR="008F7B0C" w:rsidRPr="004D6DA6" w:rsidRDefault="008F7B0C" w:rsidP="008F7B0C">
            <w:pPr>
              <w:spacing w:after="160" w:line="259" w:lineRule="auto"/>
              <w:rPr>
                <w:ins w:id="1099" w:author="Mr Richard P Williams" w:date="2016-10-03T22:42:00Z"/>
                <w:rFonts w:cs="Open Sans"/>
                <w:sz w:val="20"/>
                <w:szCs w:val="20"/>
              </w:rPr>
            </w:pPr>
            <w:ins w:id="1100" w:author="Mr Richard P Williams" w:date="2016-10-03T22:42:00Z">
              <w:r w:rsidRPr="004D6DA6">
                <w:rPr>
                  <w:rFonts w:cs="Open Sans"/>
                  <w:sz w:val="20"/>
                  <w:szCs w:val="20"/>
                </w:rPr>
                <w:t>DistributionCenterId</w:t>
              </w:r>
            </w:ins>
          </w:p>
        </w:tc>
        <w:tc>
          <w:tcPr>
            <w:tcW w:w="960" w:type="dxa"/>
            <w:noWrap/>
            <w:hideMark/>
          </w:tcPr>
          <w:p w14:paraId="32AFFE48" w14:textId="77777777" w:rsidR="008F7B0C" w:rsidRPr="004D6DA6" w:rsidRDefault="008F7B0C" w:rsidP="005E1F87">
            <w:pPr>
              <w:spacing w:after="160" w:line="259" w:lineRule="auto"/>
              <w:cnfStyle w:val="000000000000" w:firstRow="0" w:lastRow="0" w:firstColumn="0" w:lastColumn="0" w:oddVBand="0" w:evenVBand="0" w:oddHBand="0" w:evenHBand="0" w:firstRowFirstColumn="0" w:firstRowLastColumn="0" w:lastRowFirstColumn="0" w:lastRowLastColumn="0"/>
              <w:rPr>
                <w:ins w:id="1101" w:author="Mr Richard P Williams" w:date="2016-10-03T22:42:00Z"/>
                <w:rFonts w:cs="Open Sans"/>
                <w:sz w:val="20"/>
                <w:szCs w:val="20"/>
              </w:rPr>
            </w:pPr>
            <w:ins w:id="1102" w:author="Mr Richard P Williams" w:date="2016-10-03T22:42:00Z">
              <w:del w:id="1103" w:author="Richard Willaims" w:date="2016-10-10T23:48:00Z">
                <w:r w:rsidRPr="004D6DA6" w:rsidDel="002E038B">
                  <w:rPr>
                    <w:rFonts w:cs="Open Sans"/>
                    <w:sz w:val="20"/>
                    <w:szCs w:val="20"/>
                  </w:rPr>
                  <w:delText>small</w:delText>
                </w:r>
              </w:del>
              <w:del w:id="1104" w:author="Richard Willaims" w:date="2016-10-10T23:47:00Z">
                <w:r w:rsidRPr="004D6DA6" w:rsidDel="002E038B">
                  <w:rPr>
                    <w:rFonts w:cs="Open Sans"/>
                    <w:sz w:val="20"/>
                    <w:szCs w:val="20"/>
                  </w:rPr>
                  <w:delText>int</w:delText>
                </w:r>
              </w:del>
            </w:ins>
            <w:ins w:id="1105" w:author="Richard Willaims" w:date="2016-10-10T23:47:00Z">
              <w:r w:rsidR="002E038B">
                <w:rPr>
                  <w:rFonts w:cs="Open Sans"/>
                  <w:sz w:val="20"/>
                  <w:szCs w:val="20"/>
                </w:rPr>
                <w:t>Numeric</w:t>
              </w:r>
            </w:ins>
          </w:p>
        </w:tc>
        <w:tc>
          <w:tcPr>
            <w:tcW w:w="1175" w:type="dxa"/>
            <w:noWrap/>
            <w:hideMark/>
          </w:tcPr>
          <w:p w14:paraId="24BACCED"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106" w:author="Mr Richard P Williams" w:date="2016-10-03T22:42:00Z"/>
                <w:rFonts w:cs="Open Sans"/>
                <w:sz w:val="20"/>
                <w:szCs w:val="20"/>
              </w:rPr>
            </w:pPr>
            <w:ins w:id="1107" w:author="Mr Richard P Williams" w:date="2016-10-03T22:42:00Z">
              <w:r w:rsidRPr="004D6DA6">
                <w:rPr>
                  <w:rFonts w:cs="Open Sans"/>
                  <w:sz w:val="20"/>
                  <w:szCs w:val="20"/>
                </w:rPr>
                <w:t>2</w:t>
              </w:r>
            </w:ins>
          </w:p>
        </w:tc>
        <w:tc>
          <w:tcPr>
            <w:tcW w:w="2690" w:type="dxa"/>
          </w:tcPr>
          <w:p w14:paraId="2D545F7D"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108" w:author="Mr Richard P Williams" w:date="2016-10-03T22:42:00Z"/>
                <w:rFonts w:cs="Open Sans"/>
                <w:sz w:val="20"/>
                <w:szCs w:val="20"/>
              </w:rPr>
            </w:pPr>
            <w:ins w:id="1109" w:author="Mr Richard P Williams" w:date="2016-10-03T22:42:00Z">
              <w:r>
                <w:rPr>
                  <w:rFonts w:cs="Open Sans"/>
                  <w:sz w:val="20"/>
                  <w:szCs w:val="20"/>
                </w:rPr>
                <w:t>The Primary DC the Vendor Delivers too. Leave Blank for DSD</w:t>
              </w:r>
            </w:ins>
          </w:p>
        </w:tc>
      </w:tr>
      <w:tr w:rsidR="008F7B0C" w:rsidRPr="004D6DA6" w14:paraId="1E3EB9E7" w14:textId="77777777" w:rsidTr="008F7B0C">
        <w:trPr>
          <w:cnfStyle w:val="000000100000" w:firstRow="0" w:lastRow="0" w:firstColumn="0" w:lastColumn="0" w:oddVBand="0" w:evenVBand="0" w:oddHBand="1" w:evenHBand="0" w:firstRowFirstColumn="0" w:firstRowLastColumn="0" w:lastRowFirstColumn="0" w:lastRowLastColumn="0"/>
          <w:trHeight w:val="300"/>
          <w:ins w:id="111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662676E8" w14:textId="77777777" w:rsidR="008F7B0C" w:rsidRPr="004D6DA6" w:rsidRDefault="008F7B0C" w:rsidP="008F7B0C">
            <w:pPr>
              <w:spacing w:after="160" w:line="259" w:lineRule="auto"/>
              <w:rPr>
                <w:ins w:id="1111" w:author="Mr Richard P Williams" w:date="2016-10-03T22:42:00Z"/>
                <w:rFonts w:cs="Open Sans"/>
                <w:sz w:val="20"/>
                <w:szCs w:val="20"/>
              </w:rPr>
            </w:pPr>
            <w:ins w:id="1112" w:author="Mr Richard P Williams" w:date="2016-10-03T22:42:00Z">
              <w:r w:rsidRPr="004D6DA6">
                <w:rPr>
                  <w:rFonts w:cs="Open Sans"/>
                  <w:sz w:val="20"/>
                  <w:szCs w:val="20"/>
                </w:rPr>
                <w:t>AddressType</w:t>
              </w:r>
            </w:ins>
          </w:p>
        </w:tc>
        <w:tc>
          <w:tcPr>
            <w:tcW w:w="960" w:type="dxa"/>
            <w:noWrap/>
            <w:hideMark/>
          </w:tcPr>
          <w:p w14:paraId="6CAC85B5" w14:textId="77777777" w:rsidR="008F7B0C" w:rsidRPr="004D6DA6" w:rsidRDefault="008F7B0C" w:rsidP="005E1F87">
            <w:pPr>
              <w:spacing w:after="160" w:line="259" w:lineRule="auto"/>
              <w:cnfStyle w:val="000000100000" w:firstRow="0" w:lastRow="0" w:firstColumn="0" w:lastColumn="0" w:oddVBand="0" w:evenVBand="0" w:oddHBand="1" w:evenHBand="0" w:firstRowFirstColumn="0" w:firstRowLastColumn="0" w:lastRowFirstColumn="0" w:lastRowLastColumn="0"/>
              <w:rPr>
                <w:ins w:id="1113" w:author="Mr Richard P Williams" w:date="2016-10-03T22:42:00Z"/>
                <w:rFonts w:cs="Open Sans"/>
                <w:sz w:val="20"/>
                <w:szCs w:val="20"/>
              </w:rPr>
            </w:pPr>
            <w:ins w:id="1114" w:author="Mr Richard P Williams" w:date="2016-10-03T22:42:00Z">
              <w:del w:id="1115" w:author="Richard Willaims" w:date="2016-10-10T23:48:00Z">
                <w:r w:rsidRPr="004D6DA6" w:rsidDel="002E038B">
                  <w:rPr>
                    <w:rFonts w:cs="Open Sans"/>
                    <w:sz w:val="20"/>
                    <w:szCs w:val="20"/>
                  </w:rPr>
                  <w:delText>tiny</w:delText>
                </w:r>
              </w:del>
              <w:del w:id="1116" w:author="Richard Willaims" w:date="2016-10-10T23:47:00Z">
                <w:r w:rsidRPr="004D6DA6" w:rsidDel="002E038B">
                  <w:rPr>
                    <w:rFonts w:cs="Open Sans"/>
                    <w:sz w:val="20"/>
                    <w:szCs w:val="20"/>
                  </w:rPr>
                  <w:delText>int</w:delText>
                </w:r>
              </w:del>
            </w:ins>
            <w:ins w:id="1117" w:author="Richard Willaims" w:date="2016-10-10T23:47:00Z">
              <w:r w:rsidR="002E038B">
                <w:rPr>
                  <w:rFonts w:cs="Open Sans"/>
                  <w:sz w:val="20"/>
                  <w:szCs w:val="20"/>
                </w:rPr>
                <w:t>Numeric</w:t>
              </w:r>
            </w:ins>
          </w:p>
        </w:tc>
        <w:tc>
          <w:tcPr>
            <w:tcW w:w="1175" w:type="dxa"/>
            <w:noWrap/>
            <w:hideMark/>
          </w:tcPr>
          <w:p w14:paraId="31927262"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118" w:author="Mr Richard P Williams" w:date="2016-10-03T22:42:00Z"/>
                <w:rFonts w:cs="Open Sans"/>
                <w:sz w:val="20"/>
                <w:szCs w:val="20"/>
              </w:rPr>
            </w:pPr>
            <w:ins w:id="1119" w:author="Mr Richard P Williams" w:date="2016-10-03T22:42:00Z">
              <w:r w:rsidRPr="004D6DA6">
                <w:rPr>
                  <w:rFonts w:cs="Open Sans"/>
                  <w:sz w:val="20"/>
                  <w:szCs w:val="20"/>
                </w:rPr>
                <w:t>1</w:t>
              </w:r>
            </w:ins>
          </w:p>
        </w:tc>
        <w:tc>
          <w:tcPr>
            <w:tcW w:w="2690" w:type="dxa"/>
          </w:tcPr>
          <w:p w14:paraId="5A3AD65E"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1120" w:author="Mr Richard P Williams" w:date="2016-10-03T22:42:00Z"/>
                <w:rFonts w:cs="Open Sans"/>
                <w:sz w:val="20"/>
                <w:szCs w:val="20"/>
              </w:rPr>
            </w:pPr>
            <w:ins w:id="1121" w:author="Mr Richard P Williams" w:date="2016-10-03T22:42:00Z">
              <w:r>
                <w:rPr>
                  <w:rFonts w:cs="Open Sans"/>
                  <w:sz w:val="20"/>
                  <w:szCs w:val="20"/>
                </w:rPr>
                <w:t>Billing Address, Warehouse Address etc.</w:t>
              </w:r>
            </w:ins>
          </w:p>
        </w:tc>
      </w:tr>
      <w:tr w:rsidR="008F7B0C" w:rsidRPr="004D6DA6" w14:paraId="17EB6278" w14:textId="77777777" w:rsidTr="008F7B0C">
        <w:trPr>
          <w:trHeight w:val="300"/>
          <w:ins w:id="112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676EA004" w14:textId="77777777" w:rsidR="008F7B0C" w:rsidRPr="004D6DA6" w:rsidRDefault="008F7B0C" w:rsidP="008F7B0C">
            <w:pPr>
              <w:spacing w:after="160" w:line="259" w:lineRule="auto"/>
              <w:rPr>
                <w:ins w:id="1123" w:author="Mr Richard P Williams" w:date="2016-10-03T22:42:00Z"/>
                <w:rFonts w:cs="Open Sans"/>
                <w:sz w:val="20"/>
                <w:szCs w:val="20"/>
              </w:rPr>
            </w:pPr>
            <w:ins w:id="1124" w:author="Mr Richard P Williams" w:date="2016-10-03T22:42:00Z">
              <w:r w:rsidRPr="004D6DA6">
                <w:rPr>
                  <w:rFonts w:cs="Open Sans"/>
                  <w:sz w:val="20"/>
                  <w:szCs w:val="20"/>
                </w:rPr>
                <w:t>Address1</w:t>
              </w:r>
            </w:ins>
          </w:p>
        </w:tc>
        <w:tc>
          <w:tcPr>
            <w:tcW w:w="960" w:type="dxa"/>
            <w:noWrap/>
            <w:hideMark/>
          </w:tcPr>
          <w:p w14:paraId="19FDB623"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125" w:author="Mr Richard P Williams" w:date="2016-10-03T22:42:00Z"/>
                <w:rFonts w:cs="Open Sans"/>
                <w:sz w:val="20"/>
                <w:szCs w:val="20"/>
              </w:rPr>
            </w:pPr>
            <w:ins w:id="1126" w:author="Mr Richard P Williams" w:date="2016-10-03T22:42:00Z">
              <w:del w:id="1127" w:author="Richard Willaims" w:date="2016-10-10T21:56:00Z">
                <w:r w:rsidRPr="004D6DA6" w:rsidDel="00910F2B">
                  <w:rPr>
                    <w:rFonts w:cs="Open Sans"/>
                    <w:sz w:val="20"/>
                    <w:szCs w:val="20"/>
                  </w:rPr>
                  <w:delText>nvarchar</w:delText>
                </w:r>
              </w:del>
            </w:ins>
            <w:ins w:id="1128" w:author="Richard Willaims" w:date="2016-10-10T21:56:00Z">
              <w:r w:rsidR="00910F2B">
                <w:rPr>
                  <w:rFonts w:cs="Open Sans"/>
                  <w:sz w:val="20"/>
                  <w:szCs w:val="20"/>
                </w:rPr>
                <w:t>String</w:t>
              </w:r>
            </w:ins>
          </w:p>
        </w:tc>
        <w:tc>
          <w:tcPr>
            <w:tcW w:w="1175" w:type="dxa"/>
            <w:noWrap/>
            <w:hideMark/>
          </w:tcPr>
          <w:p w14:paraId="354119C8"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129" w:author="Mr Richard P Williams" w:date="2016-10-03T22:42:00Z"/>
                <w:rFonts w:cs="Open Sans"/>
                <w:sz w:val="20"/>
                <w:szCs w:val="20"/>
              </w:rPr>
            </w:pPr>
            <w:ins w:id="1130" w:author="Mr Richard P Williams" w:date="2016-10-03T22:42:00Z">
              <w:r w:rsidRPr="004D6DA6">
                <w:rPr>
                  <w:rFonts w:cs="Open Sans"/>
                  <w:sz w:val="20"/>
                  <w:szCs w:val="20"/>
                </w:rPr>
                <w:t>8000</w:t>
              </w:r>
            </w:ins>
          </w:p>
        </w:tc>
        <w:tc>
          <w:tcPr>
            <w:tcW w:w="2690" w:type="dxa"/>
            <w:vMerge w:val="restart"/>
          </w:tcPr>
          <w:p w14:paraId="1D86E8EC"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131" w:author="Mr Richard P Williams" w:date="2016-10-03T22:42:00Z"/>
                <w:rFonts w:cs="Open Sans"/>
                <w:sz w:val="20"/>
                <w:szCs w:val="20"/>
              </w:rPr>
            </w:pPr>
            <w:ins w:id="1132" w:author="Mr Richard P Williams" w:date="2016-10-03T22:42:00Z">
              <w:r>
                <w:rPr>
                  <w:rFonts w:cs="Open Sans"/>
                  <w:sz w:val="20"/>
                  <w:szCs w:val="20"/>
                </w:rPr>
                <w:t>Address Lines</w:t>
              </w:r>
            </w:ins>
          </w:p>
          <w:p w14:paraId="5BA2625A"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133" w:author="Mr Richard P Williams" w:date="2016-10-03T22:42:00Z"/>
                <w:rFonts w:cs="Open Sans"/>
                <w:sz w:val="20"/>
                <w:szCs w:val="20"/>
              </w:rPr>
            </w:pPr>
          </w:p>
          <w:p w14:paraId="7FA3EE82"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134" w:author="Mr Richard P Williams" w:date="2016-10-03T22:42:00Z"/>
                <w:rFonts w:cs="Open Sans"/>
                <w:sz w:val="20"/>
                <w:szCs w:val="20"/>
              </w:rPr>
            </w:pPr>
          </w:p>
          <w:p w14:paraId="4F01ECEF"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135" w:author="Mr Richard P Williams" w:date="2016-10-03T22:42:00Z"/>
                <w:rFonts w:cs="Open Sans"/>
                <w:sz w:val="20"/>
                <w:szCs w:val="20"/>
              </w:rPr>
            </w:pPr>
          </w:p>
        </w:tc>
      </w:tr>
      <w:tr w:rsidR="008F7B0C" w:rsidRPr="004D6DA6" w14:paraId="7CDC35A0" w14:textId="77777777" w:rsidTr="008F7B0C">
        <w:trPr>
          <w:cnfStyle w:val="000000100000" w:firstRow="0" w:lastRow="0" w:firstColumn="0" w:lastColumn="0" w:oddVBand="0" w:evenVBand="0" w:oddHBand="1" w:evenHBand="0" w:firstRowFirstColumn="0" w:firstRowLastColumn="0" w:lastRowFirstColumn="0" w:lastRowLastColumn="0"/>
          <w:trHeight w:val="300"/>
          <w:ins w:id="113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3C2D60AC" w14:textId="77777777" w:rsidR="008F7B0C" w:rsidRPr="004D6DA6" w:rsidRDefault="008F7B0C" w:rsidP="008F7B0C">
            <w:pPr>
              <w:spacing w:after="160" w:line="259" w:lineRule="auto"/>
              <w:rPr>
                <w:ins w:id="1137" w:author="Mr Richard P Williams" w:date="2016-10-03T22:42:00Z"/>
                <w:rFonts w:cs="Open Sans"/>
                <w:sz w:val="20"/>
                <w:szCs w:val="20"/>
              </w:rPr>
            </w:pPr>
            <w:ins w:id="1138" w:author="Mr Richard P Williams" w:date="2016-10-03T22:42:00Z">
              <w:r w:rsidRPr="004D6DA6">
                <w:rPr>
                  <w:rFonts w:cs="Open Sans"/>
                  <w:sz w:val="20"/>
                  <w:szCs w:val="20"/>
                </w:rPr>
                <w:t>Address2</w:t>
              </w:r>
            </w:ins>
          </w:p>
        </w:tc>
        <w:tc>
          <w:tcPr>
            <w:tcW w:w="960" w:type="dxa"/>
            <w:noWrap/>
            <w:hideMark/>
          </w:tcPr>
          <w:p w14:paraId="33E28079"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139" w:author="Mr Richard P Williams" w:date="2016-10-03T22:42:00Z"/>
                <w:rFonts w:cs="Open Sans"/>
                <w:sz w:val="20"/>
                <w:szCs w:val="20"/>
              </w:rPr>
            </w:pPr>
            <w:ins w:id="1140" w:author="Mr Richard P Williams" w:date="2016-10-03T22:42:00Z">
              <w:del w:id="1141" w:author="Richard Willaims" w:date="2016-10-10T21:56:00Z">
                <w:r w:rsidRPr="004D6DA6" w:rsidDel="00910F2B">
                  <w:rPr>
                    <w:rFonts w:cs="Open Sans"/>
                    <w:sz w:val="20"/>
                    <w:szCs w:val="20"/>
                  </w:rPr>
                  <w:delText>nvarchar</w:delText>
                </w:r>
              </w:del>
            </w:ins>
            <w:ins w:id="1142" w:author="Richard Willaims" w:date="2016-10-10T21:56:00Z">
              <w:r w:rsidR="00910F2B">
                <w:rPr>
                  <w:rFonts w:cs="Open Sans"/>
                  <w:sz w:val="20"/>
                  <w:szCs w:val="20"/>
                </w:rPr>
                <w:t>String</w:t>
              </w:r>
            </w:ins>
          </w:p>
        </w:tc>
        <w:tc>
          <w:tcPr>
            <w:tcW w:w="1175" w:type="dxa"/>
            <w:noWrap/>
            <w:hideMark/>
          </w:tcPr>
          <w:p w14:paraId="13678192"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143" w:author="Mr Richard P Williams" w:date="2016-10-03T22:42:00Z"/>
                <w:rFonts w:cs="Open Sans"/>
                <w:sz w:val="20"/>
                <w:szCs w:val="20"/>
              </w:rPr>
            </w:pPr>
            <w:ins w:id="1144" w:author="Mr Richard P Williams" w:date="2016-10-03T22:42:00Z">
              <w:r w:rsidRPr="004D6DA6">
                <w:rPr>
                  <w:rFonts w:cs="Open Sans"/>
                  <w:sz w:val="20"/>
                  <w:szCs w:val="20"/>
                </w:rPr>
                <w:t>8000</w:t>
              </w:r>
            </w:ins>
          </w:p>
        </w:tc>
        <w:tc>
          <w:tcPr>
            <w:tcW w:w="2690" w:type="dxa"/>
            <w:vMerge/>
          </w:tcPr>
          <w:p w14:paraId="04E268D4"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1145" w:author="Mr Richard P Williams" w:date="2016-10-03T22:42:00Z"/>
                <w:rFonts w:cs="Open Sans"/>
                <w:sz w:val="20"/>
                <w:szCs w:val="20"/>
              </w:rPr>
            </w:pPr>
          </w:p>
        </w:tc>
      </w:tr>
      <w:tr w:rsidR="008F7B0C" w:rsidRPr="004D6DA6" w14:paraId="09A49C6D" w14:textId="77777777" w:rsidTr="008F7B0C">
        <w:trPr>
          <w:trHeight w:val="300"/>
          <w:ins w:id="114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27022633" w14:textId="77777777" w:rsidR="008F7B0C" w:rsidRPr="004D6DA6" w:rsidRDefault="008F7B0C" w:rsidP="008F7B0C">
            <w:pPr>
              <w:spacing w:after="160" w:line="259" w:lineRule="auto"/>
              <w:rPr>
                <w:ins w:id="1147" w:author="Mr Richard P Williams" w:date="2016-10-03T22:42:00Z"/>
                <w:rFonts w:cs="Open Sans"/>
                <w:sz w:val="20"/>
                <w:szCs w:val="20"/>
              </w:rPr>
            </w:pPr>
            <w:ins w:id="1148" w:author="Mr Richard P Williams" w:date="2016-10-03T22:42:00Z">
              <w:r w:rsidRPr="004D6DA6">
                <w:rPr>
                  <w:rFonts w:cs="Open Sans"/>
                  <w:sz w:val="20"/>
                  <w:szCs w:val="20"/>
                </w:rPr>
                <w:t>Address3</w:t>
              </w:r>
            </w:ins>
          </w:p>
        </w:tc>
        <w:tc>
          <w:tcPr>
            <w:tcW w:w="960" w:type="dxa"/>
            <w:noWrap/>
            <w:hideMark/>
          </w:tcPr>
          <w:p w14:paraId="18803BBC"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149" w:author="Mr Richard P Williams" w:date="2016-10-03T22:42:00Z"/>
                <w:rFonts w:cs="Open Sans"/>
                <w:sz w:val="20"/>
                <w:szCs w:val="20"/>
              </w:rPr>
            </w:pPr>
            <w:ins w:id="1150" w:author="Mr Richard P Williams" w:date="2016-10-03T22:42:00Z">
              <w:del w:id="1151" w:author="Richard Willaims" w:date="2016-10-10T21:56:00Z">
                <w:r w:rsidRPr="004D6DA6" w:rsidDel="00910F2B">
                  <w:rPr>
                    <w:rFonts w:cs="Open Sans"/>
                    <w:sz w:val="20"/>
                    <w:szCs w:val="20"/>
                  </w:rPr>
                  <w:delText>nvarchar</w:delText>
                </w:r>
              </w:del>
            </w:ins>
            <w:ins w:id="1152" w:author="Richard Willaims" w:date="2016-10-10T21:56:00Z">
              <w:r w:rsidR="00910F2B">
                <w:rPr>
                  <w:rFonts w:cs="Open Sans"/>
                  <w:sz w:val="20"/>
                  <w:szCs w:val="20"/>
                </w:rPr>
                <w:t>String</w:t>
              </w:r>
            </w:ins>
          </w:p>
        </w:tc>
        <w:tc>
          <w:tcPr>
            <w:tcW w:w="1175" w:type="dxa"/>
            <w:noWrap/>
            <w:hideMark/>
          </w:tcPr>
          <w:p w14:paraId="0A806089"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153" w:author="Mr Richard P Williams" w:date="2016-10-03T22:42:00Z"/>
                <w:rFonts w:cs="Open Sans"/>
                <w:sz w:val="20"/>
                <w:szCs w:val="20"/>
              </w:rPr>
            </w:pPr>
            <w:ins w:id="1154" w:author="Mr Richard P Williams" w:date="2016-10-03T22:42:00Z">
              <w:r w:rsidRPr="004D6DA6">
                <w:rPr>
                  <w:rFonts w:cs="Open Sans"/>
                  <w:sz w:val="20"/>
                  <w:szCs w:val="20"/>
                </w:rPr>
                <w:t>8000</w:t>
              </w:r>
            </w:ins>
          </w:p>
        </w:tc>
        <w:tc>
          <w:tcPr>
            <w:tcW w:w="2690" w:type="dxa"/>
            <w:vMerge/>
          </w:tcPr>
          <w:p w14:paraId="7A0414F3"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155" w:author="Mr Richard P Williams" w:date="2016-10-03T22:42:00Z"/>
                <w:rFonts w:cs="Open Sans"/>
                <w:sz w:val="20"/>
                <w:szCs w:val="20"/>
              </w:rPr>
            </w:pPr>
          </w:p>
        </w:tc>
      </w:tr>
      <w:tr w:rsidR="008F7B0C" w:rsidRPr="004D6DA6" w14:paraId="728A8329" w14:textId="77777777" w:rsidTr="008F7B0C">
        <w:trPr>
          <w:cnfStyle w:val="000000100000" w:firstRow="0" w:lastRow="0" w:firstColumn="0" w:lastColumn="0" w:oddVBand="0" w:evenVBand="0" w:oddHBand="1" w:evenHBand="0" w:firstRowFirstColumn="0" w:firstRowLastColumn="0" w:lastRowFirstColumn="0" w:lastRowLastColumn="0"/>
          <w:trHeight w:val="300"/>
          <w:ins w:id="115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0B11B5AD" w14:textId="77777777" w:rsidR="008F7B0C" w:rsidRPr="004D6DA6" w:rsidRDefault="008F7B0C" w:rsidP="008F7B0C">
            <w:pPr>
              <w:spacing w:after="160" w:line="259" w:lineRule="auto"/>
              <w:rPr>
                <w:ins w:id="1157" w:author="Mr Richard P Williams" w:date="2016-10-03T22:42:00Z"/>
                <w:rFonts w:cs="Open Sans"/>
                <w:sz w:val="20"/>
                <w:szCs w:val="20"/>
              </w:rPr>
            </w:pPr>
            <w:ins w:id="1158" w:author="Mr Richard P Williams" w:date="2016-10-03T22:42:00Z">
              <w:r w:rsidRPr="004D6DA6">
                <w:rPr>
                  <w:rFonts w:cs="Open Sans"/>
                  <w:sz w:val="20"/>
                  <w:szCs w:val="20"/>
                </w:rPr>
                <w:t>Address4</w:t>
              </w:r>
            </w:ins>
          </w:p>
        </w:tc>
        <w:tc>
          <w:tcPr>
            <w:tcW w:w="960" w:type="dxa"/>
            <w:noWrap/>
            <w:hideMark/>
          </w:tcPr>
          <w:p w14:paraId="41736A8A"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159" w:author="Mr Richard P Williams" w:date="2016-10-03T22:42:00Z"/>
                <w:rFonts w:cs="Open Sans"/>
                <w:sz w:val="20"/>
                <w:szCs w:val="20"/>
              </w:rPr>
            </w:pPr>
            <w:ins w:id="1160" w:author="Mr Richard P Williams" w:date="2016-10-03T22:42:00Z">
              <w:del w:id="1161" w:author="Richard Willaims" w:date="2016-10-10T21:56:00Z">
                <w:r w:rsidRPr="004D6DA6" w:rsidDel="00910F2B">
                  <w:rPr>
                    <w:rFonts w:cs="Open Sans"/>
                    <w:sz w:val="20"/>
                    <w:szCs w:val="20"/>
                  </w:rPr>
                  <w:delText>nvarchar</w:delText>
                </w:r>
              </w:del>
            </w:ins>
            <w:ins w:id="1162" w:author="Richard Willaims" w:date="2016-10-10T21:56:00Z">
              <w:r w:rsidR="00910F2B">
                <w:rPr>
                  <w:rFonts w:cs="Open Sans"/>
                  <w:sz w:val="20"/>
                  <w:szCs w:val="20"/>
                </w:rPr>
                <w:t>String</w:t>
              </w:r>
            </w:ins>
          </w:p>
        </w:tc>
        <w:tc>
          <w:tcPr>
            <w:tcW w:w="1175" w:type="dxa"/>
            <w:noWrap/>
            <w:hideMark/>
          </w:tcPr>
          <w:p w14:paraId="03CB0EEC"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163" w:author="Mr Richard P Williams" w:date="2016-10-03T22:42:00Z"/>
                <w:rFonts w:cs="Open Sans"/>
                <w:sz w:val="20"/>
                <w:szCs w:val="20"/>
              </w:rPr>
            </w:pPr>
            <w:ins w:id="1164" w:author="Mr Richard P Williams" w:date="2016-10-03T22:42:00Z">
              <w:r w:rsidRPr="004D6DA6">
                <w:rPr>
                  <w:rFonts w:cs="Open Sans"/>
                  <w:sz w:val="20"/>
                  <w:szCs w:val="20"/>
                </w:rPr>
                <w:t>8000</w:t>
              </w:r>
            </w:ins>
          </w:p>
        </w:tc>
        <w:tc>
          <w:tcPr>
            <w:tcW w:w="2690" w:type="dxa"/>
            <w:vMerge/>
          </w:tcPr>
          <w:p w14:paraId="20081E98"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1165" w:author="Mr Richard P Williams" w:date="2016-10-03T22:42:00Z"/>
                <w:rFonts w:cs="Open Sans"/>
                <w:sz w:val="20"/>
                <w:szCs w:val="20"/>
              </w:rPr>
            </w:pPr>
          </w:p>
        </w:tc>
      </w:tr>
      <w:tr w:rsidR="008F7B0C" w:rsidRPr="004D6DA6" w14:paraId="0FCF0B2A" w14:textId="77777777" w:rsidTr="008F7B0C">
        <w:trPr>
          <w:trHeight w:val="300"/>
          <w:ins w:id="116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46D6A2D9" w14:textId="77777777" w:rsidR="008F7B0C" w:rsidRPr="004D6DA6" w:rsidRDefault="008F7B0C" w:rsidP="008F7B0C">
            <w:pPr>
              <w:spacing w:after="160" w:line="259" w:lineRule="auto"/>
              <w:rPr>
                <w:ins w:id="1167" w:author="Mr Richard P Williams" w:date="2016-10-03T22:42:00Z"/>
                <w:rFonts w:cs="Open Sans"/>
                <w:sz w:val="20"/>
                <w:szCs w:val="20"/>
              </w:rPr>
            </w:pPr>
            <w:ins w:id="1168" w:author="Mr Richard P Williams" w:date="2016-10-03T22:42:00Z">
              <w:r w:rsidRPr="004D6DA6">
                <w:rPr>
                  <w:rFonts w:cs="Open Sans"/>
                  <w:sz w:val="20"/>
                  <w:szCs w:val="20"/>
                </w:rPr>
                <w:t>PostalCode</w:t>
              </w:r>
            </w:ins>
          </w:p>
        </w:tc>
        <w:tc>
          <w:tcPr>
            <w:tcW w:w="960" w:type="dxa"/>
            <w:noWrap/>
            <w:hideMark/>
          </w:tcPr>
          <w:p w14:paraId="3332287D"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169" w:author="Mr Richard P Williams" w:date="2016-10-03T22:42:00Z"/>
                <w:rFonts w:cs="Open Sans"/>
                <w:sz w:val="20"/>
                <w:szCs w:val="20"/>
              </w:rPr>
            </w:pPr>
            <w:ins w:id="1170" w:author="Mr Richard P Williams" w:date="2016-10-03T22:42:00Z">
              <w:del w:id="1171" w:author="Richard Willaims" w:date="2016-10-10T21:56:00Z">
                <w:r w:rsidRPr="004D6DA6" w:rsidDel="00910F2B">
                  <w:rPr>
                    <w:rFonts w:cs="Open Sans"/>
                    <w:sz w:val="20"/>
                    <w:szCs w:val="20"/>
                  </w:rPr>
                  <w:delText>varchar</w:delText>
                </w:r>
              </w:del>
            </w:ins>
            <w:ins w:id="1172" w:author="Richard Willaims" w:date="2016-10-10T21:56:00Z">
              <w:r w:rsidR="00910F2B">
                <w:rPr>
                  <w:rFonts w:cs="Open Sans"/>
                  <w:sz w:val="20"/>
                  <w:szCs w:val="20"/>
                </w:rPr>
                <w:t>String</w:t>
              </w:r>
            </w:ins>
          </w:p>
        </w:tc>
        <w:tc>
          <w:tcPr>
            <w:tcW w:w="1175" w:type="dxa"/>
            <w:noWrap/>
            <w:hideMark/>
          </w:tcPr>
          <w:p w14:paraId="26480C18"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173" w:author="Mr Richard P Williams" w:date="2016-10-03T22:42:00Z"/>
                <w:rFonts w:cs="Open Sans"/>
                <w:sz w:val="20"/>
                <w:szCs w:val="20"/>
              </w:rPr>
            </w:pPr>
            <w:ins w:id="1174" w:author="Mr Richard P Williams" w:date="2016-10-03T22:42:00Z">
              <w:r w:rsidRPr="004D6DA6">
                <w:rPr>
                  <w:rFonts w:cs="Open Sans"/>
                  <w:sz w:val="20"/>
                  <w:szCs w:val="20"/>
                </w:rPr>
                <w:t>8000</w:t>
              </w:r>
            </w:ins>
          </w:p>
        </w:tc>
        <w:tc>
          <w:tcPr>
            <w:tcW w:w="2690" w:type="dxa"/>
          </w:tcPr>
          <w:p w14:paraId="3504AF8A"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175" w:author="Mr Richard P Williams" w:date="2016-10-03T22:42:00Z"/>
                <w:rFonts w:cs="Open Sans"/>
                <w:sz w:val="20"/>
                <w:szCs w:val="20"/>
              </w:rPr>
            </w:pPr>
            <w:ins w:id="1176" w:author="Mr Richard P Williams" w:date="2016-10-03T22:42:00Z">
              <w:r>
                <w:rPr>
                  <w:rFonts w:cs="Open Sans"/>
                  <w:sz w:val="20"/>
                  <w:szCs w:val="20"/>
                </w:rPr>
                <w:t>Post Code or Zip Code</w:t>
              </w:r>
            </w:ins>
          </w:p>
        </w:tc>
      </w:tr>
      <w:tr w:rsidR="008F7B0C" w:rsidRPr="004D6DA6" w14:paraId="79DBA443" w14:textId="77777777" w:rsidTr="008F7B0C">
        <w:trPr>
          <w:cnfStyle w:val="000000100000" w:firstRow="0" w:lastRow="0" w:firstColumn="0" w:lastColumn="0" w:oddVBand="0" w:evenVBand="0" w:oddHBand="1" w:evenHBand="0" w:firstRowFirstColumn="0" w:firstRowLastColumn="0" w:lastRowFirstColumn="0" w:lastRowLastColumn="0"/>
          <w:trHeight w:val="300"/>
          <w:ins w:id="117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14EC0F6B" w14:textId="77777777" w:rsidR="008F7B0C" w:rsidRPr="004D6DA6" w:rsidRDefault="008F7B0C" w:rsidP="008F7B0C">
            <w:pPr>
              <w:spacing w:after="160" w:line="259" w:lineRule="auto"/>
              <w:rPr>
                <w:ins w:id="1178" w:author="Mr Richard P Williams" w:date="2016-10-03T22:42:00Z"/>
                <w:rFonts w:cs="Open Sans"/>
                <w:sz w:val="20"/>
                <w:szCs w:val="20"/>
              </w:rPr>
            </w:pPr>
            <w:ins w:id="1179" w:author="Mr Richard P Williams" w:date="2016-10-03T22:42:00Z">
              <w:r w:rsidRPr="004D6DA6">
                <w:rPr>
                  <w:rFonts w:cs="Open Sans"/>
                  <w:sz w:val="20"/>
                  <w:szCs w:val="20"/>
                </w:rPr>
                <w:t>Country</w:t>
              </w:r>
            </w:ins>
          </w:p>
        </w:tc>
        <w:tc>
          <w:tcPr>
            <w:tcW w:w="960" w:type="dxa"/>
            <w:noWrap/>
            <w:hideMark/>
          </w:tcPr>
          <w:p w14:paraId="3F184873"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180" w:author="Mr Richard P Williams" w:date="2016-10-03T22:42:00Z"/>
                <w:rFonts w:cs="Open Sans"/>
                <w:sz w:val="20"/>
                <w:szCs w:val="20"/>
              </w:rPr>
            </w:pPr>
            <w:ins w:id="1181" w:author="Mr Richard P Williams" w:date="2016-10-03T22:42:00Z">
              <w:del w:id="1182" w:author="Richard Willaims" w:date="2016-10-10T21:56:00Z">
                <w:r w:rsidRPr="004D6DA6" w:rsidDel="00910F2B">
                  <w:rPr>
                    <w:rFonts w:cs="Open Sans"/>
                    <w:sz w:val="20"/>
                    <w:szCs w:val="20"/>
                  </w:rPr>
                  <w:delText>varchar</w:delText>
                </w:r>
              </w:del>
            </w:ins>
            <w:ins w:id="1183" w:author="Richard Willaims" w:date="2016-10-10T21:56:00Z">
              <w:r w:rsidR="00910F2B">
                <w:rPr>
                  <w:rFonts w:cs="Open Sans"/>
                  <w:sz w:val="20"/>
                  <w:szCs w:val="20"/>
                </w:rPr>
                <w:t>String</w:t>
              </w:r>
            </w:ins>
          </w:p>
        </w:tc>
        <w:tc>
          <w:tcPr>
            <w:tcW w:w="1175" w:type="dxa"/>
            <w:noWrap/>
            <w:hideMark/>
          </w:tcPr>
          <w:p w14:paraId="21A02FAF" w14:textId="77777777" w:rsidR="008F7B0C" w:rsidRPr="004D6DA6" w:rsidRDefault="008F7B0C" w:rsidP="008F7B0C">
            <w:pPr>
              <w:spacing w:after="160" w:line="259" w:lineRule="auto"/>
              <w:cnfStyle w:val="000000100000" w:firstRow="0" w:lastRow="0" w:firstColumn="0" w:lastColumn="0" w:oddVBand="0" w:evenVBand="0" w:oddHBand="1" w:evenHBand="0" w:firstRowFirstColumn="0" w:firstRowLastColumn="0" w:lastRowFirstColumn="0" w:lastRowLastColumn="0"/>
              <w:rPr>
                <w:ins w:id="1184" w:author="Mr Richard P Williams" w:date="2016-10-03T22:42:00Z"/>
                <w:rFonts w:cs="Open Sans"/>
                <w:sz w:val="20"/>
                <w:szCs w:val="20"/>
              </w:rPr>
            </w:pPr>
            <w:ins w:id="1185" w:author="Mr Richard P Williams" w:date="2016-10-03T22:42:00Z">
              <w:r w:rsidRPr="004D6DA6">
                <w:rPr>
                  <w:rFonts w:cs="Open Sans"/>
                  <w:sz w:val="20"/>
                  <w:szCs w:val="20"/>
                </w:rPr>
                <w:t>8000</w:t>
              </w:r>
            </w:ins>
          </w:p>
        </w:tc>
        <w:tc>
          <w:tcPr>
            <w:tcW w:w="2690" w:type="dxa"/>
          </w:tcPr>
          <w:p w14:paraId="19520021" w14:textId="77777777" w:rsidR="008F7B0C" w:rsidRPr="004D6DA6" w:rsidRDefault="008F7B0C" w:rsidP="008F7B0C">
            <w:pPr>
              <w:cnfStyle w:val="000000100000" w:firstRow="0" w:lastRow="0" w:firstColumn="0" w:lastColumn="0" w:oddVBand="0" w:evenVBand="0" w:oddHBand="1" w:evenHBand="0" w:firstRowFirstColumn="0" w:firstRowLastColumn="0" w:lastRowFirstColumn="0" w:lastRowLastColumn="0"/>
              <w:rPr>
                <w:ins w:id="1186" w:author="Mr Richard P Williams" w:date="2016-10-03T22:42:00Z"/>
                <w:rFonts w:cs="Open Sans"/>
                <w:sz w:val="20"/>
                <w:szCs w:val="20"/>
              </w:rPr>
            </w:pPr>
            <w:ins w:id="1187" w:author="Mr Richard P Williams" w:date="2016-10-03T22:42:00Z">
              <w:r>
                <w:rPr>
                  <w:rFonts w:cs="Open Sans"/>
                  <w:sz w:val="20"/>
                  <w:szCs w:val="20"/>
                </w:rPr>
                <w:t xml:space="preserve">Country Location. Use </w:t>
              </w:r>
              <w:r w:rsidRPr="00772583">
                <w:rPr>
                  <w:rFonts w:cs="Open Sans"/>
                  <w:sz w:val="20"/>
                  <w:szCs w:val="20"/>
                </w:rPr>
                <w:t>ISO 3166-1 alpha-3</w:t>
              </w:r>
            </w:ins>
          </w:p>
        </w:tc>
      </w:tr>
      <w:tr w:rsidR="008F7B0C" w:rsidRPr="004D6DA6" w14:paraId="179463F8" w14:textId="77777777" w:rsidTr="008F7B0C">
        <w:trPr>
          <w:trHeight w:val="300"/>
          <w:ins w:id="118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7A3999F8" w14:textId="77777777" w:rsidR="008F7B0C" w:rsidRPr="004D6DA6" w:rsidRDefault="008F7B0C" w:rsidP="008F7B0C">
            <w:pPr>
              <w:spacing w:after="160" w:line="259" w:lineRule="auto"/>
              <w:rPr>
                <w:ins w:id="1189" w:author="Mr Richard P Williams" w:date="2016-10-03T22:42:00Z"/>
                <w:rFonts w:cs="Open Sans"/>
                <w:sz w:val="20"/>
                <w:szCs w:val="20"/>
              </w:rPr>
            </w:pPr>
            <w:ins w:id="1190" w:author="Mr Richard P Williams" w:date="2016-10-03T22:42:00Z">
              <w:r w:rsidRPr="004D6DA6">
                <w:rPr>
                  <w:rFonts w:cs="Open Sans"/>
                  <w:sz w:val="20"/>
                  <w:szCs w:val="20"/>
                </w:rPr>
                <w:t>FaxNumber</w:t>
              </w:r>
            </w:ins>
          </w:p>
        </w:tc>
        <w:tc>
          <w:tcPr>
            <w:tcW w:w="960" w:type="dxa"/>
            <w:noWrap/>
            <w:hideMark/>
          </w:tcPr>
          <w:p w14:paraId="0ED4B436"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191" w:author="Mr Richard P Williams" w:date="2016-10-03T22:42:00Z"/>
                <w:rFonts w:cs="Open Sans"/>
                <w:sz w:val="20"/>
                <w:szCs w:val="20"/>
              </w:rPr>
            </w:pPr>
            <w:ins w:id="1192" w:author="Mr Richard P Williams" w:date="2016-10-03T22:42:00Z">
              <w:del w:id="1193" w:author="Richard Willaims" w:date="2016-10-10T21:56:00Z">
                <w:r w:rsidRPr="004D6DA6" w:rsidDel="00910F2B">
                  <w:rPr>
                    <w:rFonts w:cs="Open Sans"/>
                    <w:sz w:val="20"/>
                    <w:szCs w:val="20"/>
                  </w:rPr>
                  <w:delText>varchar</w:delText>
                </w:r>
              </w:del>
            </w:ins>
            <w:ins w:id="1194" w:author="Richard Willaims" w:date="2016-10-10T21:56:00Z">
              <w:r w:rsidR="00910F2B">
                <w:rPr>
                  <w:rFonts w:cs="Open Sans"/>
                  <w:sz w:val="20"/>
                  <w:szCs w:val="20"/>
                </w:rPr>
                <w:t>String</w:t>
              </w:r>
            </w:ins>
          </w:p>
        </w:tc>
        <w:tc>
          <w:tcPr>
            <w:tcW w:w="1175" w:type="dxa"/>
            <w:noWrap/>
            <w:hideMark/>
          </w:tcPr>
          <w:p w14:paraId="11122B80" w14:textId="77777777" w:rsidR="008F7B0C" w:rsidRPr="004D6DA6" w:rsidRDefault="008F7B0C" w:rsidP="008F7B0C">
            <w:pPr>
              <w:spacing w:after="160" w:line="259" w:lineRule="auto"/>
              <w:cnfStyle w:val="000000000000" w:firstRow="0" w:lastRow="0" w:firstColumn="0" w:lastColumn="0" w:oddVBand="0" w:evenVBand="0" w:oddHBand="0" w:evenHBand="0" w:firstRowFirstColumn="0" w:firstRowLastColumn="0" w:lastRowFirstColumn="0" w:lastRowLastColumn="0"/>
              <w:rPr>
                <w:ins w:id="1195" w:author="Mr Richard P Williams" w:date="2016-10-03T22:42:00Z"/>
                <w:rFonts w:cs="Open Sans"/>
                <w:sz w:val="20"/>
                <w:szCs w:val="20"/>
              </w:rPr>
            </w:pPr>
            <w:ins w:id="1196" w:author="Mr Richard P Williams" w:date="2016-10-03T22:42:00Z">
              <w:r w:rsidRPr="004D6DA6">
                <w:rPr>
                  <w:rFonts w:cs="Open Sans"/>
                  <w:sz w:val="20"/>
                  <w:szCs w:val="20"/>
                </w:rPr>
                <w:t>8000</w:t>
              </w:r>
            </w:ins>
          </w:p>
        </w:tc>
        <w:tc>
          <w:tcPr>
            <w:tcW w:w="2690" w:type="dxa"/>
          </w:tcPr>
          <w:p w14:paraId="011B839A" w14:textId="77777777" w:rsidR="008F7B0C" w:rsidRPr="004D6DA6" w:rsidRDefault="008F7B0C" w:rsidP="008F7B0C">
            <w:pPr>
              <w:cnfStyle w:val="000000000000" w:firstRow="0" w:lastRow="0" w:firstColumn="0" w:lastColumn="0" w:oddVBand="0" w:evenVBand="0" w:oddHBand="0" w:evenHBand="0" w:firstRowFirstColumn="0" w:firstRowLastColumn="0" w:lastRowFirstColumn="0" w:lastRowLastColumn="0"/>
              <w:rPr>
                <w:ins w:id="1197" w:author="Mr Richard P Williams" w:date="2016-10-03T22:42:00Z"/>
                <w:rFonts w:cs="Open Sans"/>
                <w:sz w:val="20"/>
                <w:szCs w:val="20"/>
              </w:rPr>
            </w:pPr>
          </w:p>
        </w:tc>
      </w:tr>
    </w:tbl>
    <w:p w14:paraId="32CBDD57" w14:textId="77777777" w:rsidR="008F7B0C" w:rsidRDefault="008F7B0C" w:rsidP="008F7B0C">
      <w:pPr>
        <w:rPr>
          <w:ins w:id="1198" w:author="Mr Richard P Williams" w:date="2016-10-03T22:42:00Z"/>
          <w:rFonts w:cs="Open Sans"/>
          <w:sz w:val="20"/>
          <w:szCs w:val="20"/>
        </w:rPr>
      </w:pPr>
    </w:p>
    <w:p w14:paraId="51F71315" w14:textId="77777777" w:rsidR="008F7B0C" w:rsidRDefault="008F7B0C" w:rsidP="008F7B0C">
      <w:pPr>
        <w:pStyle w:val="Heading2"/>
        <w:rPr>
          <w:ins w:id="1199" w:author="Mr Richard P Williams" w:date="2016-10-03T22:42:00Z"/>
        </w:rPr>
      </w:pPr>
      <w:bookmarkStart w:id="1200" w:name="_Toc462933723"/>
      <w:ins w:id="1201" w:author="Mr Richard P Williams" w:date="2016-10-03T22:42:00Z">
        <w:r>
          <w:lastRenderedPageBreak/>
          <w:t>Transactional Data</w:t>
        </w:r>
        <w:bookmarkEnd w:id="1200"/>
      </w:ins>
    </w:p>
    <w:p w14:paraId="0EA3DEDE" w14:textId="77777777" w:rsidR="008F7B0C" w:rsidRDefault="008F7B0C" w:rsidP="008F7B0C">
      <w:pPr>
        <w:rPr>
          <w:ins w:id="1202" w:author="Mr Richard P Williams" w:date="2016-10-03T22:42:00Z"/>
          <w:rFonts w:cs="Open Sans"/>
          <w:sz w:val="20"/>
          <w:szCs w:val="20"/>
        </w:rPr>
      </w:pPr>
    </w:p>
    <w:p w14:paraId="3FA9985B" w14:textId="77777777" w:rsidR="008F7B0C" w:rsidRDefault="008F7B0C" w:rsidP="008F7B0C">
      <w:pPr>
        <w:pStyle w:val="Heading3"/>
        <w:rPr>
          <w:ins w:id="1203" w:author="Mr Richard P Williams" w:date="2016-10-03T22:42:00Z"/>
        </w:rPr>
      </w:pPr>
      <w:ins w:id="1204" w:author="Mr Richard P Williams" w:date="2016-10-03T22:42:00Z">
        <w:r>
          <w:t>Adjustments</w:t>
        </w:r>
      </w:ins>
    </w:p>
    <w:p w14:paraId="6846AD41" w14:textId="77777777" w:rsidR="00E8028A" w:rsidRDefault="00E8028A" w:rsidP="008F7B0C">
      <w:pPr>
        <w:rPr>
          <w:ins w:id="1205" w:author="Richard Willaims" w:date="2016-10-12T13:58:00Z"/>
          <w:rFonts w:cs="Open Sans"/>
          <w:sz w:val="20"/>
          <w:szCs w:val="20"/>
        </w:rPr>
      </w:pPr>
      <w:ins w:id="1206" w:author="Richard Willaims" w:date="2016-10-12T13:58:00Z">
        <w:r>
          <w:rPr>
            <w:rFonts w:cs="Open Sans"/>
            <w:sz w:val="20"/>
            <w:szCs w:val="20"/>
          </w:rPr>
          <w:t xml:space="preserve">The adjustments entity is used to capture movement data </w:t>
        </w:r>
      </w:ins>
      <w:ins w:id="1207" w:author="Richard Willaims" w:date="2016-10-12T14:01:00Z">
        <w:r>
          <w:rPr>
            <w:rFonts w:cs="Open Sans"/>
            <w:sz w:val="20"/>
            <w:szCs w:val="20"/>
          </w:rPr>
          <w:t xml:space="preserve">where the </w:t>
        </w:r>
      </w:ins>
      <w:ins w:id="1208" w:author="Richard Willaims" w:date="2016-10-12T14:02:00Z">
        <w:r>
          <w:rPr>
            <w:rFonts w:cs="Open Sans"/>
            <w:sz w:val="20"/>
            <w:szCs w:val="20"/>
          </w:rPr>
          <w:t>transactional message could not be captured. It is also used to capture miscellaneous</w:t>
        </w:r>
      </w:ins>
      <w:ins w:id="1209" w:author="Richard Willaims" w:date="2016-10-12T14:03:00Z">
        <w:r>
          <w:rPr>
            <w:rFonts w:cs="Open Sans"/>
            <w:sz w:val="20"/>
            <w:szCs w:val="20"/>
          </w:rPr>
          <w:t xml:space="preserve"> movement.</w:t>
        </w:r>
      </w:ins>
      <w:ins w:id="1210" w:author="Richard Willaims" w:date="2016-10-12T14:02:00Z">
        <w:r>
          <w:rPr>
            <w:rFonts w:cs="Open Sans"/>
            <w:sz w:val="20"/>
            <w:szCs w:val="20"/>
          </w:rPr>
          <w:t xml:space="preserve"> </w:t>
        </w:r>
      </w:ins>
    </w:p>
    <w:p w14:paraId="7A717A6A" w14:textId="77777777" w:rsidR="008F7B0C" w:rsidRDefault="008F7B0C" w:rsidP="008F7B0C">
      <w:pPr>
        <w:rPr>
          <w:ins w:id="1211" w:author="Mr Richard P Williams" w:date="2016-10-03T22:42:00Z"/>
          <w:rFonts w:cs="Open Sans"/>
          <w:sz w:val="20"/>
          <w:szCs w:val="20"/>
        </w:rPr>
      </w:pPr>
      <w:ins w:id="1212" w:author="Mr Richard P Williams" w:date="2016-10-03T22:42:00Z">
        <w:r>
          <w:rPr>
            <w:rFonts w:cs="Open Sans"/>
            <w:sz w:val="20"/>
            <w:szCs w:val="20"/>
          </w:rPr>
          <w:t>Units</w:t>
        </w:r>
        <w:del w:id="1213" w:author="Richard Willaims" w:date="2016-10-12T14:03:00Z">
          <w:r w:rsidDel="00E8028A">
            <w:rPr>
              <w:rFonts w:cs="Open Sans"/>
              <w:sz w:val="20"/>
              <w:szCs w:val="20"/>
            </w:rPr>
            <w:delText xml:space="preserve"> – The delta in change</w:delText>
          </w:r>
        </w:del>
      </w:ins>
      <w:ins w:id="1214" w:author="Richard Willaims" w:date="2016-10-12T14:03:00Z">
        <w:r w:rsidR="00E8028A">
          <w:rPr>
            <w:rFonts w:cs="Open Sans"/>
            <w:sz w:val="20"/>
            <w:szCs w:val="20"/>
          </w:rPr>
          <w:t xml:space="preserve"> in this data would normally be re</w:t>
        </w:r>
      </w:ins>
      <w:ins w:id="1215" w:author="Richard Willaims" w:date="2016-10-12T14:04:00Z">
        <w:r w:rsidR="00E8028A">
          <w:rPr>
            <w:rFonts w:cs="Open Sans"/>
            <w:sz w:val="20"/>
            <w:szCs w:val="20"/>
          </w:rPr>
          <w:t>presented as a delta in</w:t>
        </w:r>
      </w:ins>
      <w:ins w:id="1216" w:author="Richard Willaims" w:date="2016-10-12T14:05:00Z">
        <w:r w:rsidR="00E8028A">
          <w:rPr>
            <w:rFonts w:cs="Open Sans"/>
            <w:sz w:val="20"/>
            <w:szCs w:val="20"/>
          </w:rPr>
          <w:t xml:space="preserve">to the </w:t>
        </w:r>
        <w:proofErr w:type="gramStart"/>
        <w:r w:rsidR="00E8028A">
          <w:rPr>
            <w:rFonts w:cs="Open Sans"/>
            <w:sz w:val="20"/>
            <w:szCs w:val="20"/>
          </w:rPr>
          <w:t>on hand</w:t>
        </w:r>
        <w:proofErr w:type="gramEnd"/>
        <w:r w:rsidR="00E8028A">
          <w:rPr>
            <w:rFonts w:cs="Open Sans"/>
            <w:sz w:val="20"/>
            <w:szCs w:val="20"/>
          </w:rPr>
          <w:t xml:space="preserve"> figure.</w:t>
        </w:r>
      </w:ins>
      <w:ins w:id="1217" w:author="Mr Richard P Williams" w:date="2016-10-03T22:42:00Z">
        <w:del w:id="1218" w:author="Richard Willaims" w:date="2016-10-12T14:05:00Z">
          <w:r w:rsidDel="00E8028A">
            <w:rPr>
              <w:rFonts w:cs="Open Sans"/>
              <w:sz w:val="20"/>
              <w:szCs w:val="20"/>
            </w:rPr>
            <w:delText>.</w:delText>
          </w:r>
        </w:del>
      </w:ins>
    </w:p>
    <w:p w14:paraId="6E72329C" w14:textId="77777777" w:rsidR="008F7B0C" w:rsidRDefault="008F7B0C" w:rsidP="008F7B0C">
      <w:pPr>
        <w:pStyle w:val="Caption"/>
        <w:keepNext/>
        <w:rPr>
          <w:ins w:id="1219" w:author="Mr Richard P Williams" w:date="2016-10-03T22:42:00Z"/>
        </w:rPr>
      </w:pPr>
      <w:bookmarkStart w:id="1220" w:name="_Toc462933611"/>
      <w:bookmarkStart w:id="1221" w:name="_Toc463298002"/>
      <w:ins w:id="1222" w:author="Mr Richard P Williams" w:date="2016-10-03T22:42:00Z">
        <w:r>
          <w:t xml:space="preserve">Table </w:t>
        </w:r>
        <w:r>
          <w:fldChar w:fldCharType="begin"/>
        </w:r>
        <w:r>
          <w:instrText xml:space="preserve"> SEQ Table \* ARABIC </w:instrText>
        </w:r>
        <w:r>
          <w:fldChar w:fldCharType="separate"/>
        </w:r>
        <w:r>
          <w:rPr>
            <w:noProof/>
          </w:rPr>
          <w:t>10</w:t>
        </w:r>
        <w:r>
          <w:fldChar w:fldCharType="end"/>
        </w:r>
        <w:r>
          <w:t xml:space="preserve"> -  Adjustments</w:t>
        </w:r>
        <w:bookmarkEnd w:id="1220"/>
        <w:bookmarkEnd w:id="1221"/>
      </w:ins>
    </w:p>
    <w:tbl>
      <w:tblPr>
        <w:tblStyle w:val="GridTable4-Accent4"/>
        <w:tblW w:w="9445" w:type="dxa"/>
        <w:tblLook w:val="04A0" w:firstRow="1" w:lastRow="0" w:firstColumn="1" w:lastColumn="0" w:noHBand="0" w:noVBand="1"/>
      </w:tblPr>
      <w:tblGrid>
        <w:gridCol w:w="3320"/>
        <w:gridCol w:w="1391"/>
        <w:gridCol w:w="1175"/>
        <w:gridCol w:w="3559"/>
      </w:tblGrid>
      <w:tr w:rsidR="008F7B0C" w:rsidRPr="00307A4C" w14:paraId="243E3FB1" w14:textId="77777777" w:rsidTr="008F7B0C">
        <w:trPr>
          <w:cnfStyle w:val="100000000000" w:firstRow="1" w:lastRow="0" w:firstColumn="0" w:lastColumn="0" w:oddVBand="0" w:evenVBand="0" w:oddHBand="0" w:evenHBand="0" w:firstRowFirstColumn="0" w:firstRowLastColumn="0" w:lastRowFirstColumn="0" w:lastRowLastColumn="0"/>
          <w:trHeight w:val="300"/>
          <w:ins w:id="122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E0C7F7D" w14:textId="77777777" w:rsidR="008F7B0C" w:rsidRPr="00307A4C" w:rsidRDefault="002E038B" w:rsidP="008F7B0C">
            <w:pPr>
              <w:rPr>
                <w:ins w:id="1224" w:author="Mr Richard P Williams" w:date="2016-10-03T22:42:00Z"/>
                <w:rFonts w:cs="Open Sans"/>
                <w:sz w:val="20"/>
                <w:szCs w:val="20"/>
              </w:rPr>
            </w:pPr>
            <w:ins w:id="1225" w:author="Mr Richard P Williams" w:date="2016-10-03T22:42:00Z">
              <w:r w:rsidRPr="00307A4C">
                <w:rPr>
                  <w:rFonts w:cs="Open Sans"/>
                  <w:sz w:val="20"/>
                  <w:szCs w:val="20"/>
                </w:rPr>
                <w:t>N</w:t>
              </w:r>
              <w:r w:rsidR="008F7B0C" w:rsidRPr="00307A4C">
                <w:rPr>
                  <w:rFonts w:cs="Open Sans"/>
                  <w:sz w:val="20"/>
                  <w:szCs w:val="20"/>
                </w:rPr>
                <w:t>ame</w:t>
              </w:r>
            </w:ins>
          </w:p>
        </w:tc>
        <w:tc>
          <w:tcPr>
            <w:tcW w:w="960" w:type="dxa"/>
            <w:noWrap/>
            <w:hideMark/>
          </w:tcPr>
          <w:p w14:paraId="308398C8"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1226" w:author="Mr Richard P Williams" w:date="2016-10-03T22:42:00Z"/>
                <w:rFonts w:cs="Open Sans"/>
                <w:sz w:val="20"/>
                <w:szCs w:val="20"/>
              </w:rPr>
            </w:pPr>
            <w:ins w:id="1227" w:author="Mr Richard P Williams" w:date="2016-10-03T22:42:00Z">
              <w:r w:rsidRPr="00307A4C">
                <w:rPr>
                  <w:rFonts w:cs="Open Sans"/>
                  <w:sz w:val="20"/>
                  <w:szCs w:val="20"/>
                </w:rPr>
                <w:t>name</w:t>
              </w:r>
            </w:ins>
          </w:p>
        </w:tc>
        <w:tc>
          <w:tcPr>
            <w:tcW w:w="1175" w:type="dxa"/>
            <w:noWrap/>
            <w:hideMark/>
          </w:tcPr>
          <w:p w14:paraId="4388F73D"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1228" w:author="Mr Richard P Williams" w:date="2016-10-03T22:42:00Z"/>
                <w:rFonts w:cs="Open Sans"/>
                <w:sz w:val="20"/>
                <w:szCs w:val="20"/>
              </w:rPr>
            </w:pPr>
            <w:ins w:id="1229" w:author="Mr Richard P Williams" w:date="2016-10-03T22:42:00Z">
              <w:r w:rsidRPr="00307A4C">
                <w:rPr>
                  <w:rFonts w:cs="Open Sans"/>
                  <w:sz w:val="20"/>
                  <w:szCs w:val="20"/>
                </w:rPr>
                <w:t>max_length</w:t>
              </w:r>
            </w:ins>
          </w:p>
        </w:tc>
        <w:tc>
          <w:tcPr>
            <w:tcW w:w="3990" w:type="dxa"/>
          </w:tcPr>
          <w:p w14:paraId="7881BD0B"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1230" w:author="Mr Richard P Williams" w:date="2016-10-03T22:42:00Z"/>
                <w:rFonts w:cs="Open Sans"/>
                <w:sz w:val="20"/>
                <w:szCs w:val="20"/>
              </w:rPr>
            </w:pPr>
            <w:ins w:id="1231" w:author="Mr Richard P Williams" w:date="2016-10-03T22:42:00Z">
              <w:r>
                <w:rPr>
                  <w:rFonts w:cs="Open Sans"/>
                  <w:sz w:val="20"/>
                  <w:szCs w:val="20"/>
                </w:rPr>
                <w:t>Description</w:t>
              </w:r>
            </w:ins>
          </w:p>
        </w:tc>
      </w:tr>
      <w:tr w:rsidR="008F7B0C" w:rsidRPr="00307A4C" w14:paraId="6DA119E1" w14:textId="77777777" w:rsidTr="008F7B0C">
        <w:trPr>
          <w:cnfStyle w:val="000000100000" w:firstRow="0" w:lastRow="0" w:firstColumn="0" w:lastColumn="0" w:oddVBand="0" w:evenVBand="0" w:oddHBand="1" w:evenHBand="0" w:firstRowFirstColumn="0" w:firstRowLastColumn="0" w:lastRowFirstColumn="0" w:lastRowLastColumn="0"/>
          <w:trHeight w:val="300"/>
          <w:ins w:id="123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31E23F9" w14:textId="77777777" w:rsidR="008F7B0C" w:rsidRPr="00307A4C" w:rsidRDefault="008F7B0C" w:rsidP="008F7B0C">
            <w:pPr>
              <w:rPr>
                <w:ins w:id="1233" w:author="Mr Richard P Williams" w:date="2016-10-03T22:42:00Z"/>
                <w:rFonts w:cs="Open Sans"/>
                <w:sz w:val="20"/>
                <w:szCs w:val="20"/>
              </w:rPr>
            </w:pPr>
            <w:ins w:id="1234" w:author="Mr Richard P Williams" w:date="2016-10-03T22:42:00Z">
              <w:r w:rsidRPr="00307A4C">
                <w:rPr>
                  <w:rFonts w:cs="Open Sans"/>
                  <w:sz w:val="20"/>
                  <w:szCs w:val="20"/>
                </w:rPr>
                <w:t>Location</w:t>
              </w:r>
            </w:ins>
          </w:p>
        </w:tc>
        <w:tc>
          <w:tcPr>
            <w:tcW w:w="960" w:type="dxa"/>
            <w:noWrap/>
            <w:hideMark/>
          </w:tcPr>
          <w:p w14:paraId="3656C38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235" w:author="Mr Richard P Williams" w:date="2016-10-03T22:42:00Z"/>
                <w:rFonts w:cs="Open Sans"/>
                <w:sz w:val="20"/>
                <w:szCs w:val="20"/>
              </w:rPr>
            </w:pPr>
            <w:ins w:id="1236" w:author="Mr Richard P Williams" w:date="2016-10-03T22:42:00Z">
              <w:del w:id="1237" w:author="Richard Willaims" w:date="2016-10-10T23:47:00Z">
                <w:r w:rsidRPr="00307A4C" w:rsidDel="002E038B">
                  <w:rPr>
                    <w:rFonts w:cs="Open Sans"/>
                    <w:sz w:val="20"/>
                    <w:szCs w:val="20"/>
                  </w:rPr>
                  <w:delText>int</w:delText>
                </w:r>
              </w:del>
            </w:ins>
            <w:ins w:id="1238" w:author="Richard Willaims" w:date="2016-10-10T23:47:00Z">
              <w:r w:rsidR="002E038B">
                <w:rPr>
                  <w:rFonts w:cs="Open Sans"/>
                  <w:sz w:val="20"/>
                  <w:szCs w:val="20"/>
                </w:rPr>
                <w:t>Numeric</w:t>
              </w:r>
            </w:ins>
          </w:p>
        </w:tc>
        <w:tc>
          <w:tcPr>
            <w:tcW w:w="1175" w:type="dxa"/>
            <w:noWrap/>
            <w:hideMark/>
          </w:tcPr>
          <w:p w14:paraId="3998C5A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239" w:author="Mr Richard P Williams" w:date="2016-10-03T22:42:00Z"/>
                <w:rFonts w:cs="Open Sans"/>
                <w:sz w:val="20"/>
                <w:szCs w:val="20"/>
              </w:rPr>
            </w:pPr>
            <w:ins w:id="1240" w:author="Mr Richard P Williams" w:date="2016-10-03T22:42:00Z">
              <w:r w:rsidRPr="00307A4C">
                <w:rPr>
                  <w:rFonts w:cs="Open Sans"/>
                  <w:sz w:val="20"/>
                  <w:szCs w:val="20"/>
                </w:rPr>
                <w:t>4</w:t>
              </w:r>
            </w:ins>
          </w:p>
        </w:tc>
        <w:tc>
          <w:tcPr>
            <w:tcW w:w="3990" w:type="dxa"/>
          </w:tcPr>
          <w:p w14:paraId="34E26DF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241" w:author="Mr Richard P Williams" w:date="2016-10-03T22:42:00Z"/>
                <w:rFonts w:cs="Open Sans"/>
                <w:sz w:val="20"/>
                <w:szCs w:val="20"/>
              </w:rPr>
            </w:pPr>
            <w:ins w:id="1242" w:author="Mr Richard P Williams" w:date="2016-10-03T22:42:00Z">
              <w:r>
                <w:rPr>
                  <w:rFonts w:cs="Open Sans"/>
                  <w:sz w:val="20"/>
                  <w:szCs w:val="20"/>
                </w:rPr>
                <w:t>Location of Item, example Store or Warehouse</w:t>
              </w:r>
            </w:ins>
          </w:p>
        </w:tc>
      </w:tr>
      <w:tr w:rsidR="008F7B0C" w:rsidRPr="00307A4C" w14:paraId="4550F71B" w14:textId="77777777" w:rsidTr="008F7B0C">
        <w:trPr>
          <w:trHeight w:val="300"/>
          <w:ins w:id="12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86AD0B0" w14:textId="77777777" w:rsidR="008F7B0C" w:rsidRPr="00307A4C" w:rsidRDefault="008F7B0C" w:rsidP="008F7B0C">
            <w:pPr>
              <w:rPr>
                <w:ins w:id="1244" w:author="Mr Richard P Williams" w:date="2016-10-03T22:42:00Z"/>
                <w:rFonts w:cs="Open Sans"/>
                <w:sz w:val="20"/>
                <w:szCs w:val="20"/>
              </w:rPr>
            </w:pPr>
            <w:ins w:id="1245" w:author="Mr Richard P Williams" w:date="2016-10-03T22:42:00Z">
              <w:r>
                <w:rPr>
                  <w:rFonts w:cs="Open Sans"/>
                  <w:sz w:val="20"/>
                  <w:szCs w:val="20"/>
                </w:rPr>
                <w:t xml:space="preserve">Sellable </w:t>
              </w:r>
              <w:r w:rsidRPr="00307A4C">
                <w:rPr>
                  <w:rFonts w:cs="Open Sans"/>
                  <w:sz w:val="20"/>
                  <w:szCs w:val="20"/>
                </w:rPr>
                <w:t>Item</w:t>
              </w:r>
            </w:ins>
          </w:p>
        </w:tc>
        <w:tc>
          <w:tcPr>
            <w:tcW w:w="960" w:type="dxa"/>
            <w:noWrap/>
            <w:hideMark/>
          </w:tcPr>
          <w:p w14:paraId="14D4C4D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246" w:author="Mr Richard P Williams" w:date="2016-10-03T22:42:00Z"/>
                <w:rFonts w:cs="Open Sans"/>
                <w:sz w:val="20"/>
                <w:szCs w:val="20"/>
              </w:rPr>
            </w:pPr>
            <w:ins w:id="1247" w:author="Mr Richard P Williams" w:date="2016-10-03T22:42:00Z">
              <w:del w:id="1248" w:author="Richard Willaims" w:date="2016-10-10T21:56:00Z">
                <w:r w:rsidRPr="00307A4C" w:rsidDel="00910F2B">
                  <w:rPr>
                    <w:rFonts w:cs="Open Sans"/>
                    <w:sz w:val="20"/>
                    <w:szCs w:val="20"/>
                  </w:rPr>
                  <w:delText>varchar</w:delText>
                </w:r>
              </w:del>
            </w:ins>
            <w:ins w:id="1249" w:author="Richard Willaims" w:date="2016-10-10T21:56:00Z">
              <w:r w:rsidR="00910F2B">
                <w:rPr>
                  <w:rFonts w:cs="Open Sans"/>
                  <w:sz w:val="20"/>
                  <w:szCs w:val="20"/>
                </w:rPr>
                <w:t>String</w:t>
              </w:r>
            </w:ins>
          </w:p>
        </w:tc>
        <w:tc>
          <w:tcPr>
            <w:tcW w:w="1175" w:type="dxa"/>
            <w:noWrap/>
            <w:hideMark/>
          </w:tcPr>
          <w:p w14:paraId="418FF180"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250" w:author="Mr Richard P Williams" w:date="2016-10-03T22:42:00Z"/>
                <w:rFonts w:cs="Open Sans"/>
                <w:sz w:val="20"/>
                <w:szCs w:val="20"/>
              </w:rPr>
            </w:pPr>
            <w:ins w:id="1251" w:author="Mr Richard P Williams" w:date="2016-10-03T22:42:00Z">
              <w:r w:rsidRPr="00307A4C">
                <w:rPr>
                  <w:rFonts w:cs="Open Sans"/>
                  <w:sz w:val="20"/>
                  <w:szCs w:val="20"/>
                </w:rPr>
                <w:t>8000</w:t>
              </w:r>
            </w:ins>
          </w:p>
        </w:tc>
        <w:tc>
          <w:tcPr>
            <w:tcW w:w="3990" w:type="dxa"/>
          </w:tcPr>
          <w:p w14:paraId="4A30985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252" w:author="Mr Richard P Williams" w:date="2016-10-03T22:42:00Z"/>
                <w:rFonts w:cs="Open Sans"/>
                <w:sz w:val="20"/>
                <w:szCs w:val="20"/>
              </w:rPr>
            </w:pPr>
          </w:p>
        </w:tc>
      </w:tr>
      <w:tr w:rsidR="008F7B0C" w:rsidRPr="00307A4C" w14:paraId="095C33CB" w14:textId="77777777" w:rsidTr="008F7B0C">
        <w:trPr>
          <w:cnfStyle w:val="000000100000" w:firstRow="0" w:lastRow="0" w:firstColumn="0" w:lastColumn="0" w:oddVBand="0" w:evenVBand="0" w:oddHBand="1" w:evenHBand="0" w:firstRowFirstColumn="0" w:firstRowLastColumn="0" w:lastRowFirstColumn="0" w:lastRowLastColumn="0"/>
          <w:trHeight w:val="300"/>
          <w:ins w:id="125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E2494CF" w14:textId="77777777" w:rsidR="008F7B0C" w:rsidRPr="00307A4C" w:rsidRDefault="008F7B0C" w:rsidP="008F7B0C">
            <w:pPr>
              <w:rPr>
                <w:ins w:id="1254" w:author="Mr Richard P Williams" w:date="2016-10-03T22:42:00Z"/>
                <w:rFonts w:cs="Open Sans"/>
                <w:sz w:val="20"/>
                <w:szCs w:val="20"/>
              </w:rPr>
            </w:pPr>
            <w:ins w:id="1255" w:author="Mr Richard P Williams" w:date="2016-10-03T22:42:00Z">
              <w:r w:rsidRPr="00307A4C">
                <w:rPr>
                  <w:rFonts w:cs="Open Sans"/>
                  <w:sz w:val="20"/>
                  <w:szCs w:val="20"/>
                </w:rPr>
                <w:t>Day</w:t>
              </w:r>
            </w:ins>
          </w:p>
        </w:tc>
        <w:tc>
          <w:tcPr>
            <w:tcW w:w="960" w:type="dxa"/>
            <w:noWrap/>
            <w:hideMark/>
          </w:tcPr>
          <w:p w14:paraId="6C6DA66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256" w:author="Mr Richard P Williams" w:date="2016-10-03T22:42:00Z"/>
                <w:rFonts w:cs="Open Sans"/>
                <w:sz w:val="20"/>
                <w:szCs w:val="20"/>
              </w:rPr>
            </w:pPr>
            <w:ins w:id="1257" w:author="Mr Richard P Williams" w:date="2016-10-03T22:42:00Z">
              <w:r w:rsidRPr="00307A4C">
                <w:rPr>
                  <w:rFonts w:cs="Open Sans"/>
                  <w:sz w:val="20"/>
                  <w:szCs w:val="20"/>
                </w:rPr>
                <w:t>datetime</w:t>
              </w:r>
            </w:ins>
          </w:p>
        </w:tc>
        <w:tc>
          <w:tcPr>
            <w:tcW w:w="1175" w:type="dxa"/>
            <w:noWrap/>
            <w:hideMark/>
          </w:tcPr>
          <w:p w14:paraId="4595E27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258" w:author="Mr Richard P Williams" w:date="2016-10-03T22:42:00Z"/>
                <w:rFonts w:cs="Open Sans"/>
                <w:sz w:val="20"/>
                <w:szCs w:val="20"/>
              </w:rPr>
            </w:pPr>
            <w:ins w:id="1259" w:author="Mr Richard P Williams" w:date="2016-10-03T22:42:00Z">
              <w:r w:rsidRPr="00307A4C">
                <w:rPr>
                  <w:rFonts w:cs="Open Sans"/>
                  <w:sz w:val="20"/>
                  <w:szCs w:val="20"/>
                </w:rPr>
                <w:t>8</w:t>
              </w:r>
            </w:ins>
          </w:p>
        </w:tc>
        <w:tc>
          <w:tcPr>
            <w:tcW w:w="3990" w:type="dxa"/>
          </w:tcPr>
          <w:p w14:paraId="221E8EE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260" w:author="Mr Richard P Williams" w:date="2016-10-03T22:42:00Z"/>
                <w:rFonts w:cs="Open Sans"/>
                <w:sz w:val="20"/>
                <w:szCs w:val="20"/>
              </w:rPr>
            </w:pPr>
            <w:ins w:id="1261" w:author="Mr Richard P Williams" w:date="2016-10-03T22:42:00Z">
              <w:r>
                <w:rPr>
                  <w:rFonts w:cs="Open Sans"/>
                  <w:sz w:val="20"/>
                  <w:szCs w:val="20"/>
                </w:rPr>
                <w:t>The Business day the adjustment occurred</w:t>
              </w:r>
            </w:ins>
          </w:p>
        </w:tc>
      </w:tr>
      <w:tr w:rsidR="008F7B0C" w:rsidRPr="00307A4C" w14:paraId="4871E2C5" w14:textId="77777777" w:rsidTr="008F7B0C">
        <w:trPr>
          <w:trHeight w:val="300"/>
          <w:ins w:id="126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13BB55C" w14:textId="77777777" w:rsidR="008F7B0C" w:rsidRPr="00307A4C" w:rsidRDefault="008F7B0C" w:rsidP="008F7B0C">
            <w:pPr>
              <w:rPr>
                <w:ins w:id="1263" w:author="Mr Richard P Williams" w:date="2016-10-03T22:42:00Z"/>
                <w:rFonts w:cs="Open Sans"/>
                <w:sz w:val="20"/>
                <w:szCs w:val="20"/>
              </w:rPr>
            </w:pPr>
            <w:ins w:id="1264" w:author="Mr Richard P Williams" w:date="2016-10-03T22:42:00Z">
              <w:r w:rsidRPr="00307A4C">
                <w:rPr>
                  <w:rFonts w:cs="Open Sans"/>
                  <w:sz w:val="20"/>
                  <w:szCs w:val="20"/>
                </w:rPr>
                <w:t>SeqNo</w:t>
              </w:r>
            </w:ins>
          </w:p>
        </w:tc>
        <w:tc>
          <w:tcPr>
            <w:tcW w:w="960" w:type="dxa"/>
            <w:noWrap/>
            <w:hideMark/>
          </w:tcPr>
          <w:p w14:paraId="5AA9504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265" w:author="Mr Richard P Williams" w:date="2016-10-03T22:42:00Z"/>
                <w:rFonts w:cs="Open Sans"/>
                <w:sz w:val="20"/>
                <w:szCs w:val="20"/>
              </w:rPr>
            </w:pPr>
            <w:ins w:id="1266" w:author="Mr Richard P Williams" w:date="2016-10-03T22:42:00Z">
              <w:del w:id="1267" w:author="Richard Willaims" w:date="2016-10-10T23:47:00Z">
                <w:r w:rsidDel="002E038B">
                  <w:rPr>
                    <w:rFonts w:cs="Open Sans"/>
                    <w:sz w:val="20"/>
                    <w:szCs w:val="20"/>
                  </w:rPr>
                  <w:delText>int</w:delText>
                </w:r>
              </w:del>
            </w:ins>
            <w:ins w:id="1268" w:author="Richard Willaims" w:date="2016-10-10T23:47:00Z">
              <w:r w:rsidR="002E038B">
                <w:rPr>
                  <w:rFonts w:cs="Open Sans"/>
                  <w:sz w:val="20"/>
                  <w:szCs w:val="20"/>
                </w:rPr>
                <w:t>Numeric</w:t>
              </w:r>
            </w:ins>
          </w:p>
        </w:tc>
        <w:tc>
          <w:tcPr>
            <w:tcW w:w="1175" w:type="dxa"/>
            <w:noWrap/>
            <w:hideMark/>
          </w:tcPr>
          <w:p w14:paraId="2C78B28B"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269" w:author="Mr Richard P Williams" w:date="2016-10-03T22:42:00Z"/>
                <w:rFonts w:cs="Open Sans"/>
                <w:sz w:val="20"/>
                <w:szCs w:val="20"/>
              </w:rPr>
            </w:pPr>
            <w:ins w:id="1270" w:author="Mr Richard P Williams" w:date="2016-10-03T22:42:00Z">
              <w:r w:rsidRPr="00307A4C">
                <w:rPr>
                  <w:rFonts w:cs="Open Sans"/>
                  <w:sz w:val="20"/>
                  <w:szCs w:val="20"/>
                </w:rPr>
                <w:t>8</w:t>
              </w:r>
            </w:ins>
          </w:p>
        </w:tc>
        <w:tc>
          <w:tcPr>
            <w:tcW w:w="3990" w:type="dxa"/>
          </w:tcPr>
          <w:p w14:paraId="2D664BA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271" w:author="Mr Richard P Williams" w:date="2016-10-03T22:42:00Z"/>
                <w:rFonts w:cs="Open Sans"/>
                <w:sz w:val="20"/>
                <w:szCs w:val="20"/>
              </w:rPr>
            </w:pPr>
            <w:ins w:id="1272" w:author="Mr Richard P Williams" w:date="2016-10-03T22:42:00Z">
              <w:r>
                <w:rPr>
                  <w:rFonts w:cs="Open Sans"/>
                  <w:sz w:val="20"/>
                  <w:szCs w:val="20"/>
                </w:rPr>
                <w:t>If Time is not available or two adjustments occurred at the same time, sequence is used represent the order the activity occurred in</w:t>
              </w:r>
            </w:ins>
          </w:p>
        </w:tc>
      </w:tr>
      <w:tr w:rsidR="008F7B0C" w:rsidRPr="00307A4C" w14:paraId="6E92AE8A" w14:textId="77777777" w:rsidTr="008F7B0C">
        <w:trPr>
          <w:cnfStyle w:val="000000100000" w:firstRow="0" w:lastRow="0" w:firstColumn="0" w:lastColumn="0" w:oddVBand="0" w:evenVBand="0" w:oddHBand="1" w:evenHBand="0" w:firstRowFirstColumn="0" w:firstRowLastColumn="0" w:lastRowFirstColumn="0" w:lastRowLastColumn="0"/>
          <w:trHeight w:val="300"/>
          <w:ins w:id="127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4157EE0" w14:textId="77777777" w:rsidR="008F7B0C" w:rsidRPr="00307A4C" w:rsidRDefault="008F7B0C" w:rsidP="008F7B0C">
            <w:pPr>
              <w:rPr>
                <w:ins w:id="1274" w:author="Mr Richard P Williams" w:date="2016-10-03T22:42:00Z"/>
                <w:rFonts w:cs="Open Sans"/>
                <w:sz w:val="20"/>
                <w:szCs w:val="20"/>
              </w:rPr>
            </w:pPr>
            <w:ins w:id="1275" w:author="Mr Richard P Williams" w:date="2016-10-03T22:42:00Z">
              <w:r w:rsidRPr="00307A4C">
                <w:rPr>
                  <w:rFonts w:cs="Open Sans"/>
                  <w:sz w:val="20"/>
                  <w:szCs w:val="20"/>
                </w:rPr>
                <w:t>AdjustmentType</w:t>
              </w:r>
            </w:ins>
          </w:p>
        </w:tc>
        <w:tc>
          <w:tcPr>
            <w:tcW w:w="960" w:type="dxa"/>
            <w:noWrap/>
            <w:hideMark/>
          </w:tcPr>
          <w:p w14:paraId="57B1330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276" w:author="Mr Richard P Williams" w:date="2016-10-03T22:42:00Z"/>
                <w:rFonts w:cs="Open Sans"/>
                <w:sz w:val="20"/>
                <w:szCs w:val="20"/>
              </w:rPr>
            </w:pPr>
            <w:ins w:id="1277" w:author="Mr Richard P Williams" w:date="2016-10-03T22:42:00Z">
              <w:del w:id="1278" w:author="Richard Willaims" w:date="2016-10-10T23:47:00Z">
                <w:r w:rsidRPr="00307A4C" w:rsidDel="002E038B">
                  <w:rPr>
                    <w:rFonts w:cs="Open Sans"/>
                    <w:sz w:val="20"/>
                    <w:szCs w:val="20"/>
                  </w:rPr>
                  <w:delText>int</w:delText>
                </w:r>
              </w:del>
            </w:ins>
            <w:ins w:id="1279" w:author="Richard Willaims" w:date="2016-10-10T23:47:00Z">
              <w:r w:rsidR="002E038B">
                <w:rPr>
                  <w:rFonts w:cs="Open Sans"/>
                  <w:sz w:val="20"/>
                  <w:szCs w:val="20"/>
                </w:rPr>
                <w:t>Numeric</w:t>
              </w:r>
            </w:ins>
          </w:p>
        </w:tc>
        <w:tc>
          <w:tcPr>
            <w:tcW w:w="1175" w:type="dxa"/>
            <w:noWrap/>
            <w:hideMark/>
          </w:tcPr>
          <w:p w14:paraId="43FED98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280" w:author="Mr Richard P Williams" w:date="2016-10-03T22:42:00Z"/>
                <w:rFonts w:cs="Open Sans"/>
                <w:sz w:val="20"/>
                <w:szCs w:val="20"/>
              </w:rPr>
            </w:pPr>
            <w:ins w:id="1281" w:author="Mr Richard P Williams" w:date="2016-10-03T22:42:00Z">
              <w:r w:rsidRPr="00307A4C">
                <w:rPr>
                  <w:rFonts w:cs="Open Sans"/>
                  <w:sz w:val="20"/>
                  <w:szCs w:val="20"/>
                </w:rPr>
                <w:t>4</w:t>
              </w:r>
            </w:ins>
          </w:p>
        </w:tc>
        <w:tc>
          <w:tcPr>
            <w:tcW w:w="3990" w:type="dxa"/>
          </w:tcPr>
          <w:p w14:paraId="22ECB96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282" w:author="Mr Richard P Williams" w:date="2016-10-03T22:42:00Z"/>
                <w:rFonts w:cs="Open Sans"/>
                <w:sz w:val="20"/>
                <w:szCs w:val="20"/>
              </w:rPr>
            </w:pPr>
            <w:ins w:id="1283" w:author="Mr Richard P Williams" w:date="2016-10-03T22:42:00Z">
              <w:r>
                <w:rPr>
                  <w:rFonts w:cs="Open Sans"/>
                  <w:sz w:val="20"/>
                  <w:szCs w:val="20"/>
                </w:rPr>
                <w:t>The Type of Adjustment occurred.</w:t>
              </w:r>
            </w:ins>
          </w:p>
        </w:tc>
      </w:tr>
      <w:tr w:rsidR="008F7B0C" w:rsidRPr="00307A4C" w14:paraId="2721FB5E" w14:textId="77777777" w:rsidTr="008F7B0C">
        <w:trPr>
          <w:trHeight w:val="300"/>
          <w:ins w:id="128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C3ECE76" w14:textId="77777777" w:rsidR="008F7B0C" w:rsidRPr="00307A4C" w:rsidRDefault="008F7B0C" w:rsidP="008F7B0C">
            <w:pPr>
              <w:rPr>
                <w:ins w:id="1285" w:author="Mr Richard P Williams" w:date="2016-10-03T22:42:00Z"/>
                <w:rFonts w:cs="Open Sans"/>
                <w:sz w:val="20"/>
                <w:szCs w:val="20"/>
              </w:rPr>
            </w:pPr>
            <w:ins w:id="1286" w:author="Mr Richard P Williams" w:date="2016-10-03T22:42:00Z">
              <w:r w:rsidRPr="00307A4C">
                <w:rPr>
                  <w:rFonts w:cs="Open Sans"/>
                  <w:sz w:val="20"/>
                  <w:szCs w:val="20"/>
                </w:rPr>
                <w:t>AdjustmentDateTime</w:t>
              </w:r>
            </w:ins>
          </w:p>
        </w:tc>
        <w:tc>
          <w:tcPr>
            <w:tcW w:w="960" w:type="dxa"/>
            <w:noWrap/>
            <w:hideMark/>
          </w:tcPr>
          <w:p w14:paraId="60832EC0"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287" w:author="Mr Richard P Williams" w:date="2016-10-03T22:42:00Z"/>
                <w:rFonts w:cs="Open Sans"/>
                <w:sz w:val="20"/>
                <w:szCs w:val="20"/>
              </w:rPr>
            </w:pPr>
            <w:ins w:id="1288" w:author="Mr Richard P Williams" w:date="2016-10-03T22:42:00Z">
              <w:r w:rsidRPr="00307A4C">
                <w:rPr>
                  <w:rFonts w:cs="Open Sans"/>
                  <w:sz w:val="20"/>
                  <w:szCs w:val="20"/>
                </w:rPr>
                <w:t>datetime</w:t>
              </w:r>
            </w:ins>
          </w:p>
        </w:tc>
        <w:tc>
          <w:tcPr>
            <w:tcW w:w="1175" w:type="dxa"/>
            <w:noWrap/>
            <w:hideMark/>
          </w:tcPr>
          <w:p w14:paraId="23A56A3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289" w:author="Mr Richard P Williams" w:date="2016-10-03T22:42:00Z"/>
                <w:rFonts w:cs="Open Sans"/>
                <w:sz w:val="20"/>
                <w:szCs w:val="20"/>
              </w:rPr>
            </w:pPr>
            <w:ins w:id="1290" w:author="Mr Richard P Williams" w:date="2016-10-03T22:42:00Z">
              <w:r w:rsidRPr="00307A4C">
                <w:rPr>
                  <w:rFonts w:cs="Open Sans"/>
                  <w:sz w:val="20"/>
                  <w:szCs w:val="20"/>
                </w:rPr>
                <w:t>8</w:t>
              </w:r>
            </w:ins>
          </w:p>
        </w:tc>
        <w:tc>
          <w:tcPr>
            <w:tcW w:w="3990" w:type="dxa"/>
          </w:tcPr>
          <w:p w14:paraId="1BE7CFF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291" w:author="Mr Richard P Williams" w:date="2016-10-03T22:42:00Z"/>
                <w:rFonts w:cs="Open Sans"/>
                <w:sz w:val="20"/>
                <w:szCs w:val="20"/>
              </w:rPr>
            </w:pPr>
            <w:ins w:id="1292" w:author="Mr Richard P Williams" w:date="2016-10-03T22:42:00Z">
              <w:r>
                <w:rPr>
                  <w:rFonts w:cs="Open Sans"/>
                  <w:sz w:val="20"/>
                  <w:szCs w:val="20"/>
                </w:rPr>
                <w:t>The Day and Time of the adjustment</w:t>
              </w:r>
            </w:ins>
          </w:p>
        </w:tc>
      </w:tr>
      <w:tr w:rsidR="008F7B0C" w:rsidRPr="00307A4C" w14:paraId="68408DA5" w14:textId="77777777" w:rsidTr="008F7B0C">
        <w:trPr>
          <w:cnfStyle w:val="000000100000" w:firstRow="0" w:lastRow="0" w:firstColumn="0" w:lastColumn="0" w:oddVBand="0" w:evenVBand="0" w:oddHBand="1" w:evenHBand="0" w:firstRowFirstColumn="0" w:firstRowLastColumn="0" w:lastRowFirstColumn="0" w:lastRowLastColumn="0"/>
          <w:trHeight w:val="300"/>
          <w:ins w:id="129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DB5074F" w14:textId="77777777" w:rsidR="008F7B0C" w:rsidRPr="00307A4C" w:rsidRDefault="008F7B0C" w:rsidP="008F7B0C">
            <w:pPr>
              <w:rPr>
                <w:ins w:id="1294" w:author="Mr Richard P Williams" w:date="2016-10-03T22:42:00Z"/>
                <w:rFonts w:cs="Open Sans"/>
                <w:sz w:val="20"/>
                <w:szCs w:val="20"/>
              </w:rPr>
            </w:pPr>
            <w:ins w:id="1295" w:author="Mr Richard P Williams" w:date="2016-10-03T22:42:00Z">
              <w:r w:rsidRPr="00307A4C">
                <w:rPr>
                  <w:rFonts w:cs="Open Sans"/>
                  <w:sz w:val="20"/>
                  <w:szCs w:val="20"/>
                </w:rPr>
                <w:t>OrderableItem</w:t>
              </w:r>
            </w:ins>
          </w:p>
        </w:tc>
        <w:tc>
          <w:tcPr>
            <w:tcW w:w="960" w:type="dxa"/>
            <w:noWrap/>
            <w:hideMark/>
          </w:tcPr>
          <w:p w14:paraId="04E64A7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296" w:author="Mr Richard P Williams" w:date="2016-10-03T22:42:00Z"/>
                <w:rFonts w:cs="Open Sans"/>
                <w:sz w:val="20"/>
                <w:szCs w:val="20"/>
              </w:rPr>
            </w:pPr>
            <w:ins w:id="1297" w:author="Mr Richard P Williams" w:date="2016-10-03T22:42:00Z">
              <w:del w:id="1298" w:author="Richard Willaims" w:date="2016-10-10T21:56:00Z">
                <w:r w:rsidRPr="00307A4C" w:rsidDel="00910F2B">
                  <w:rPr>
                    <w:rFonts w:cs="Open Sans"/>
                    <w:sz w:val="20"/>
                    <w:szCs w:val="20"/>
                  </w:rPr>
                  <w:delText>nvarchar</w:delText>
                </w:r>
              </w:del>
            </w:ins>
            <w:ins w:id="1299" w:author="Richard Willaims" w:date="2016-10-10T21:56:00Z">
              <w:r w:rsidR="00910F2B">
                <w:rPr>
                  <w:rFonts w:cs="Open Sans"/>
                  <w:sz w:val="20"/>
                  <w:szCs w:val="20"/>
                </w:rPr>
                <w:t>String</w:t>
              </w:r>
            </w:ins>
          </w:p>
        </w:tc>
        <w:tc>
          <w:tcPr>
            <w:tcW w:w="1175" w:type="dxa"/>
            <w:noWrap/>
            <w:hideMark/>
          </w:tcPr>
          <w:p w14:paraId="11C2F51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00" w:author="Mr Richard P Williams" w:date="2016-10-03T22:42:00Z"/>
                <w:rFonts w:cs="Open Sans"/>
                <w:sz w:val="20"/>
                <w:szCs w:val="20"/>
              </w:rPr>
            </w:pPr>
            <w:ins w:id="1301" w:author="Mr Richard P Williams" w:date="2016-10-03T22:42:00Z">
              <w:r w:rsidRPr="00307A4C">
                <w:rPr>
                  <w:rFonts w:cs="Open Sans"/>
                  <w:sz w:val="20"/>
                  <w:szCs w:val="20"/>
                </w:rPr>
                <w:t>8000</w:t>
              </w:r>
            </w:ins>
          </w:p>
        </w:tc>
        <w:tc>
          <w:tcPr>
            <w:tcW w:w="3990" w:type="dxa"/>
          </w:tcPr>
          <w:p w14:paraId="7F407E77"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02" w:author="Mr Richard P Williams" w:date="2016-10-03T22:42:00Z"/>
                <w:rFonts w:cs="Open Sans"/>
                <w:sz w:val="20"/>
                <w:szCs w:val="20"/>
              </w:rPr>
            </w:pPr>
          </w:p>
        </w:tc>
      </w:tr>
      <w:tr w:rsidR="008F7B0C" w:rsidRPr="00307A4C" w14:paraId="24E41F5A" w14:textId="77777777" w:rsidTr="008F7B0C">
        <w:trPr>
          <w:trHeight w:val="300"/>
          <w:ins w:id="130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F86DADF" w14:textId="77777777" w:rsidR="008F7B0C" w:rsidRPr="00307A4C" w:rsidRDefault="008F7B0C" w:rsidP="008F7B0C">
            <w:pPr>
              <w:rPr>
                <w:ins w:id="1304" w:author="Mr Richard P Williams" w:date="2016-10-03T22:42:00Z"/>
                <w:rFonts w:cs="Open Sans"/>
                <w:sz w:val="20"/>
                <w:szCs w:val="20"/>
              </w:rPr>
            </w:pPr>
            <w:ins w:id="1305" w:author="Mr Richard P Williams" w:date="2016-10-03T22:42:00Z">
              <w:r w:rsidRPr="00307A4C">
                <w:rPr>
                  <w:rFonts w:cs="Open Sans"/>
                  <w:sz w:val="20"/>
                  <w:szCs w:val="20"/>
                </w:rPr>
                <w:t>UPCID</w:t>
              </w:r>
            </w:ins>
          </w:p>
        </w:tc>
        <w:tc>
          <w:tcPr>
            <w:tcW w:w="960" w:type="dxa"/>
            <w:noWrap/>
            <w:hideMark/>
          </w:tcPr>
          <w:p w14:paraId="43874E0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06" w:author="Mr Richard P Williams" w:date="2016-10-03T22:42:00Z"/>
                <w:rFonts w:cs="Open Sans"/>
                <w:sz w:val="20"/>
                <w:szCs w:val="20"/>
              </w:rPr>
            </w:pPr>
            <w:ins w:id="1307" w:author="Mr Richard P Williams" w:date="2016-10-03T22:42:00Z">
              <w:del w:id="1308" w:author="Richard Willaims" w:date="2016-10-10T21:56:00Z">
                <w:r w:rsidRPr="00307A4C" w:rsidDel="00910F2B">
                  <w:rPr>
                    <w:rFonts w:cs="Open Sans"/>
                    <w:sz w:val="20"/>
                    <w:szCs w:val="20"/>
                  </w:rPr>
                  <w:delText>nvarchar</w:delText>
                </w:r>
              </w:del>
            </w:ins>
            <w:ins w:id="1309" w:author="Richard Willaims" w:date="2016-10-10T21:56:00Z">
              <w:r w:rsidR="00910F2B">
                <w:rPr>
                  <w:rFonts w:cs="Open Sans"/>
                  <w:sz w:val="20"/>
                  <w:szCs w:val="20"/>
                </w:rPr>
                <w:t>String</w:t>
              </w:r>
            </w:ins>
          </w:p>
        </w:tc>
        <w:tc>
          <w:tcPr>
            <w:tcW w:w="1175" w:type="dxa"/>
            <w:noWrap/>
            <w:hideMark/>
          </w:tcPr>
          <w:p w14:paraId="38C8C15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10" w:author="Mr Richard P Williams" w:date="2016-10-03T22:42:00Z"/>
                <w:rFonts w:cs="Open Sans"/>
                <w:sz w:val="20"/>
                <w:szCs w:val="20"/>
              </w:rPr>
            </w:pPr>
            <w:ins w:id="1311" w:author="Mr Richard P Williams" w:date="2016-10-03T22:42:00Z">
              <w:r w:rsidRPr="00307A4C">
                <w:rPr>
                  <w:rFonts w:cs="Open Sans"/>
                  <w:sz w:val="20"/>
                  <w:szCs w:val="20"/>
                </w:rPr>
                <w:t>8000</w:t>
              </w:r>
            </w:ins>
          </w:p>
        </w:tc>
        <w:tc>
          <w:tcPr>
            <w:tcW w:w="3990" w:type="dxa"/>
          </w:tcPr>
          <w:p w14:paraId="08AE61A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12" w:author="Mr Richard P Williams" w:date="2016-10-03T22:42:00Z"/>
                <w:rFonts w:cs="Open Sans"/>
                <w:sz w:val="20"/>
                <w:szCs w:val="20"/>
              </w:rPr>
            </w:pPr>
            <w:ins w:id="1313" w:author="Mr Richard P Williams" w:date="2016-10-03T22:42:00Z">
              <w:r>
                <w:rPr>
                  <w:rFonts w:cs="Open Sans"/>
                  <w:sz w:val="20"/>
                  <w:szCs w:val="20"/>
                </w:rPr>
                <w:t>The Bar code used during the adjustment operation</w:t>
              </w:r>
            </w:ins>
          </w:p>
        </w:tc>
      </w:tr>
      <w:tr w:rsidR="008F7B0C" w:rsidRPr="00307A4C" w14:paraId="0C893BB6" w14:textId="77777777" w:rsidTr="008F7B0C">
        <w:trPr>
          <w:cnfStyle w:val="000000100000" w:firstRow="0" w:lastRow="0" w:firstColumn="0" w:lastColumn="0" w:oddVBand="0" w:evenVBand="0" w:oddHBand="1" w:evenHBand="0" w:firstRowFirstColumn="0" w:firstRowLastColumn="0" w:lastRowFirstColumn="0" w:lastRowLastColumn="0"/>
          <w:trHeight w:val="300"/>
          <w:ins w:id="131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E938C92" w14:textId="77777777" w:rsidR="008F7B0C" w:rsidRPr="00307A4C" w:rsidRDefault="008F7B0C" w:rsidP="008F7B0C">
            <w:pPr>
              <w:rPr>
                <w:ins w:id="1315" w:author="Mr Richard P Williams" w:date="2016-10-03T22:42:00Z"/>
                <w:rFonts w:cs="Open Sans"/>
                <w:sz w:val="20"/>
                <w:szCs w:val="20"/>
              </w:rPr>
            </w:pPr>
            <w:ins w:id="1316" w:author="Mr Richard P Williams" w:date="2016-10-03T22:42:00Z">
              <w:r w:rsidRPr="00307A4C">
                <w:rPr>
                  <w:rFonts w:cs="Open Sans"/>
                  <w:sz w:val="20"/>
                  <w:szCs w:val="20"/>
                </w:rPr>
                <w:t>ReasonGroupCode</w:t>
              </w:r>
            </w:ins>
          </w:p>
        </w:tc>
        <w:tc>
          <w:tcPr>
            <w:tcW w:w="960" w:type="dxa"/>
            <w:noWrap/>
            <w:hideMark/>
          </w:tcPr>
          <w:p w14:paraId="5D84A4D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17" w:author="Mr Richard P Williams" w:date="2016-10-03T22:42:00Z"/>
                <w:rFonts w:cs="Open Sans"/>
                <w:sz w:val="20"/>
                <w:szCs w:val="20"/>
              </w:rPr>
            </w:pPr>
            <w:ins w:id="1318" w:author="Mr Richard P Williams" w:date="2016-10-03T22:42:00Z">
              <w:del w:id="1319" w:author="Richard Willaims" w:date="2016-10-10T23:47:00Z">
                <w:r w:rsidRPr="00307A4C" w:rsidDel="002E038B">
                  <w:rPr>
                    <w:rFonts w:cs="Open Sans"/>
                    <w:sz w:val="20"/>
                    <w:szCs w:val="20"/>
                  </w:rPr>
                  <w:delText>int</w:delText>
                </w:r>
              </w:del>
            </w:ins>
            <w:ins w:id="1320" w:author="Richard Willaims" w:date="2016-10-10T23:47:00Z">
              <w:r w:rsidR="002E038B">
                <w:rPr>
                  <w:rFonts w:cs="Open Sans"/>
                  <w:sz w:val="20"/>
                  <w:szCs w:val="20"/>
                </w:rPr>
                <w:t>Numeric</w:t>
              </w:r>
            </w:ins>
          </w:p>
        </w:tc>
        <w:tc>
          <w:tcPr>
            <w:tcW w:w="1175" w:type="dxa"/>
            <w:noWrap/>
            <w:hideMark/>
          </w:tcPr>
          <w:p w14:paraId="44B3AF5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21" w:author="Mr Richard P Williams" w:date="2016-10-03T22:42:00Z"/>
                <w:rFonts w:cs="Open Sans"/>
                <w:sz w:val="20"/>
                <w:szCs w:val="20"/>
              </w:rPr>
            </w:pPr>
            <w:ins w:id="1322" w:author="Mr Richard P Williams" w:date="2016-10-03T22:42:00Z">
              <w:r w:rsidRPr="00307A4C">
                <w:rPr>
                  <w:rFonts w:cs="Open Sans"/>
                  <w:sz w:val="20"/>
                  <w:szCs w:val="20"/>
                </w:rPr>
                <w:t>4</w:t>
              </w:r>
            </w:ins>
          </w:p>
        </w:tc>
        <w:tc>
          <w:tcPr>
            <w:tcW w:w="3990" w:type="dxa"/>
          </w:tcPr>
          <w:p w14:paraId="3C5B103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23" w:author="Mr Richard P Williams" w:date="2016-10-03T22:42:00Z"/>
                <w:rFonts w:cs="Open Sans"/>
                <w:sz w:val="20"/>
                <w:szCs w:val="20"/>
              </w:rPr>
            </w:pPr>
            <w:ins w:id="1324" w:author="Mr Richard P Williams" w:date="2016-10-03T22:42:00Z">
              <w:r>
                <w:rPr>
                  <w:rFonts w:cs="Open Sans"/>
                  <w:sz w:val="20"/>
                  <w:szCs w:val="20"/>
                </w:rPr>
                <w:t>The Family Group the reason code is associated with.</w:t>
              </w:r>
            </w:ins>
          </w:p>
        </w:tc>
      </w:tr>
      <w:tr w:rsidR="008F7B0C" w:rsidRPr="00307A4C" w14:paraId="04737654" w14:textId="77777777" w:rsidTr="008F7B0C">
        <w:trPr>
          <w:trHeight w:val="300"/>
          <w:ins w:id="132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7C47E07" w14:textId="77777777" w:rsidR="008F7B0C" w:rsidRPr="00307A4C" w:rsidRDefault="008F7B0C" w:rsidP="008F7B0C">
            <w:pPr>
              <w:rPr>
                <w:ins w:id="1326" w:author="Mr Richard P Williams" w:date="2016-10-03T22:42:00Z"/>
                <w:rFonts w:cs="Open Sans"/>
                <w:sz w:val="20"/>
                <w:szCs w:val="20"/>
              </w:rPr>
            </w:pPr>
            <w:ins w:id="1327" w:author="Mr Richard P Williams" w:date="2016-10-03T22:42:00Z">
              <w:r w:rsidRPr="00307A4C">
                <w:rPr>
                  <w:rFonts w:cs="Open Sans"/>
                  <w:sz w:val="20"/>
                  <w:szCs w:val="20"/>
                </w:rPr>
                <w:t>InitialReasonCode</w:t>
              </w:r>
            </w:ins>
          </w:p>
        </w:tc>
        <w:tc>
          <w:tcPr>
            <w:tcW w:w="960" w:type="dxa"/>
            <w:noWrap/>
            <w:hideMark/>
          </w:tcPr>
          <w:p w14:paraId="18237BE8"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28" w:author="Mr Richard P Williams" w:date="2016-10-03T22:42:00Z"/>
                <w:rFonts w:cs="Open Sans"/>
                <w:sz w:val="20"/>
                <w:szCs w:val="20"/>
              </w:rPr>
            </w:pPr>
            <w:ins w:id="1329" w:author="Mr Richard P Williams" w:date="2016-10-03T22:42:00Z">
              <w:del w:id="1330" w:author="Richard Willaims" w:date="2016-10-10T23:47:00Z">
                <w:r w:rsidRPr="00307A4C" w:rsidDel="002E038B">
                  <w:rPr>
                    <w:rFonts w:cs="Open Sans"/>
                    <w:sz w:val="20"/>
                    <w:szCs w:val="20"/>
                  </w:rPr>
                  <w:delText>int</w:delText>
                </w:r>
              </w:del>
            </w:ins>
            <w:ins w:id="1331" w:author="Richard Willaims" w:date="2016-10-10T23:47:00Z">
              <w:r w:rsidR="002E038B">
                <w:rPr>
                  <w:rFonts w:cs="Open Sans"/>
                  <w:sz w:val="20"/>
                  <w:szCs w:val="20"/>
                </w:rPr>
                <w:t>Numeric</w:t>
              </w:r>
            </w:ins>
          </w:p>
        </w:tc>
        <w:tc>
          <w:tcPr>
            <w:tcW w:w="1175" w:type="dxa"/>
            <w:noWrap/>
            <w:hideMark/>
          </w:tcPr>
          <w:p w14:paraId="245530F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32" w:author="Mr Richard P Williams" w:date="2016-10-03T22:42:00Z"/>
                <w:rFonts w:cs="Open Sans"/>
                <w:sz w:val="20"/>
                <w:szCs w:val="20"/>
              </w:rPr>
            </w:pPr>
            <w:ins w:id="1333" w:author="Mr Richard P Williams" w:date="2016-10-03T22:42:00Z">
              <w:r w:rsidRPr="00307A4C">
                <w:rPr>
                  <w:rFonts w:cs="Open Sans"/>
                  <w:sz w:val="20"/>
                  <w:szCs w:val="20"/>
                </w:rPr>
                <w:t>4</w:t>
              </w:r>
            </w:ins>
          </w:p>
        </w:tc>
        <w:tc>
          <w:tcPr>
            <w:tcW w:w="3990" w:type="dxa"/>
          </w:tcPr>
          <w:p w14:paraId="7343A08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34" w:author="Mr Richard P Williams" w:date="2016-10-03T22:42:00Z"/>
                <w:rFonts w:cs="Open Sans"/>
                <w:sz w:val="20"/>
                <w:szCs w:val="20"/>
              </w:rPr>
            </w:pPr>
            <w:ins w:id="1335" w:author="Mr Richard P Williams" w:date="2016-10-03T22:42:00Z">
              <w:r>
                <w:rPr>
                  <w:rFonts w:cs="Open Sans"/>
                  <w:sz w:val="20"/>
                  <w:szCs w:val="20"/>
                </w:rPr>
                <w:t>The initial reason code that was given to the adjustment</w:t>
              </w:r>
            </w:ins>
          </w:p>
        </w:tc>
      </w:tr>
      <w:tr w:rsidR="008F7B0C" w:rsidRPr="00307A4C" w14:paraId="75D9CE19" w14:textId="77777777" w:rsidTr="008F7B0C">
        <w:trPr>
          <w:cnfStyle w:val="000000100000" w:firstRow="0" w:lastRow="0" w:firstColumn="0" w:lastColumn="0" w:oddVBand="0" w:evenVBand="0" w:oddHBand="1" w:evenHBand="0" w:firstRowFirstColumn="0" w:firstRowLastColumn="0" w:lastRowFirstColumn="0" w:lastRowLastColumn="0"/>
          <w:trHeight w:val="300"/>
          <w:ins w:id="133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C8F290A" w14:textId="77777777" w:rsidR="008F7B0C" w:rsidRPr="00307A4C" w:rsidRDefault="008F7B0C" w:rsidP="008F7B0C">
            <w:pPr>
              <w:rPr>
                <w:ins w:id="1337" w:author="Mr Richard P Williams" w:date="2016-10-03T22:42:00Z"/>
                <w:rFonts w:cs="Open Sans"/>
                <w:sz w:val="20"/>
                <w:szCs w:val="20"/>
              </w:rPr>
            </w:pPr>
            <w:ins w:id="1338" w:author="Mr Richard P Williams" w:date="2016-10-03T22:42:00Z">
              <w:r w:rsidRPr="00307A4C">
                <w:rPr>
                  <w:rFonts w:cs="Open Sans"/>
                  <w:sz w:val="20"/>
                  <w:szCs w:val="20"/>
                </w:rPr>
                <w:t>ReasonCode</w:t>
              </w:r>
            </w:ins>
          </w:p>
        </w:tc>
        <w:tc>
          <w:tcPr>
            <w:tcW w:w="960" w:type="dxa"/>
            <w:noWrap/>
            <w:hideMark/>
          </w:tcPr>
          <w:p w14:paraId="7B264B2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39" w:author="Mr Richard P Williams" w:date="2016-10-03T22:42:00Z"/>
                <w:rFonts w:cs="Open Sans"/>
                <w:sz w:val="20"/>
                <w:szCs w:val="20"/>
              </w:rPr>
            </w:pPr>
            <w:ins w:id="1340" w:author="Mr Richard P Williams" w:date="2016-10-03T22:42:00Z">
              <w:del w:id="1341" w:author="Richard Willaims" w:date="2016-10-10T23:47:00Z">
                <w:r w:rsidRPr="00307A4C" w:rsidDel="002E038B">
                  <w:rPr>
                    <w:rFonts w:cs="Open Sans"/>
                    <w:sz w:val="20"/>
                    <w:szCs w:val="20"/>
                  </w:rPr>
                  <w:delText>int</w:delText>
                </w:r>
              </w:del>
            </w:ins>
            <w:ins w:id="1342" w:author="Richard Willaims" w:date="2016-10-10T23:47:00Z">
              <w:r w:rsidR="002E038B">
                <w:rPr>
                  <w:rFonts w:cs="Open Sans"/>
                  <w:sz w:val="20"/>
                  <w:szCs w:val="20"/>
                </w:rPr>
                <w:t>Numeric</w:t>
              </w:r>
            </w:ins>
          </w:p>
        </w:tc>
        <w:tc>
          <w:tcPr>
            <w:tcW w:w="1175" w:type="dxa"/>
            <w:noWrap/>
            <w:hideMark/>
          </w:tcPr>
          <w:p w14:paraId="071D43C7"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43" w:author="Mr Richard P Williams" w:date="2016-10-03T22:42:00Z"/>
                <w:rFonts w:cs="Open Sans"/>
                <w:sz w:val="20"/>
                <w:szCs w:val="20"/>
              </w:rPr>
            </w:pPr>
            <w:ins w:id="1344" w:author="Mr Richard P Williams" w:date="2016-10-03T22:42:00Z">
              <w:r w:rsidRPr="00307A4C">
                <w:rPr>
                  <w:rFonts w:cs="Open Sans"/>
                  <w:sz w:val="20"/>
                  <w:szCs w:val="20"/>
                </w:rPr>
                <w:t>4</w:t>
              </w:r>
            </w:ins>
          </w:p>
        </w:tc>
        <w:tc>
          <w:tcPr>
            <w:tcW w:w="3990" w:type="dxa"/>
          </w:tcPr>
          <w:p w14:paraId="08BDD67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45" w:author="Mr Richard P Williams" w:date="2016-10-03T22:42:00Z"/>
                <w:rFonts w:cs="Open Sans"/>
                <w:sz w:val="20"/>
                <w:szCs w:val="20"/>
              </w:rPr>
            </w:pPr>
            <w:ins w:id="1346" w:author="Mr Richard P Williams" w:date="2016-10-03T22:42:00Z">
              <w:r>
                <w:rPr>
                  <w:rFonts w:cs="Open Sans"/>
                  <w:sz w:val="20"/>
                  <w:szCs w:val="20"/>
                </w:rPr>
                <w:t>Final or last reason code given to the adjustment</w:t>
              </w:r>
            </w:ins>
          </w:p>
        </w:tc>
      </w:tr>
      <w:tr w:rsidR="008F7B0C" w:rsidRPr="00307A4C" w14:paraId="1893EACA" w14:textId="77777777" w:rsidTr="008F7B0C">
        <w:trPr>
          <w:trHeight w:val="300"/>
          <w:ins w:id="134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FC495BC" w14:textId="77777777" w:rsidR="008F7B0C" w:rsidRPr="00307A4C" w:rsidRDefault="008F7B0C" w:rsidP="008F7B0C">
            <w:pPr>
              <w:rPr>
                <w:ins w:id="1348" w:author="Mr Richard P Williams" w:date="2016-10-03T22:42:00Z"/>
                <w:rFonts w:cs="Open Sans"/>
                <w:sz w:val="20"/>
                <w:szCs w:val="20"/>
              </w:rPr>
            </w:pPr>
            <w:ins w:id="1349" w:author="Mr Richard P Williams" w:date="2016-10-03T22:42:00Z">
              <w:r w:rsidRPr="00307A4C">
                <w:rPr>
                  <w:rFonts w:cs="Open Sans"/>
                  <w:sz w:val="20"/>
                  <w:szCs w:val="20"/>
                </w:rPr>
                <w:t>ReasonDescription</w:t>
              </w:r>
            </w:ins>
          </w:p>
        </w:tc>
        <w:tc>
          <w:tcPr>
            <w:tcW w:w="960" w:type="dxa"/>
            <w:noWrap/>
            <w:hideMark/>
          </w:tcPr>
          <w:p w14:paraId="73B1227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50" w:author="Mr Richard P Williams" w:date="2016-10-03T22:42:00Z"/>
                <w:rFonts w:cs="Open Sans"/>
                <w:sz w:val="20"/>
                <w:szCs w:val="20"/>
              </w:rPr>
            </w:pPr>
            <w:ins w:id="1351" w:author="Mr Richard P Williams" w:date="2016-10-03T22:42:00Z">
              <w:del w:id="1352" w:author="Richard Willaims" w:date="2016-10-10T21:56:00Z">
                <w:r w:rsidRPr="00307A4C" w:rsidDel="00910F2B">
                  <w:rPr>
                    <w:rFonts w:cs="Open Sans"/>
                    <w:sz w:val="20"/>
                    <w:szCs w:val="20"/>
                  </w:rPr>
                  <w:delText>nvarchar</w:delText>
                </w:r>
              </w:del>
            </w:ins>
            <w:ins w:id="1353" w:author="Richard Willaims" w:date="2016-10-10T21:56:00Z">
              <w:r w:rsidR="00910F2B">
                <w:rPr>
                  <w:rFonts w:cs="Open Sans"/>
                  <w:sz w:val="20"/>
                  <w:szCs w:val="20"/>
                </w:rPr>
                <w:t>String</w:t>
              </w:r>
            </w:ins>
          </w:p>
        </w:tc>
        <w:tc>
          <w:tcPr>
            <w:tcW w:w="1175" w:type="dxa"/>
            <w:noWrap/>
            <w:hideMark/>
          </w:tcPr>
          <w:p w14:paraId="6D85036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54" w:author="Mr Richard P Williams" w:date="2016-10-03T22:42:00Z"/>
                <w:rFonts w:cs="Open Sans"/>
                <w:sz w:val="20"/>
                <w:szCs w:val="20"/>
              </w:rPr>
            </w:pPr>
            <w:ins w:id="1355" w:author="Mr Richard P Williams" w:date="2016-10-03T22:42:00Z">
              <w:r w:rsidRPr="00307A4C">
                <w:rPr>
                  <w:rFonts w:cs="Open Sans"/>
                  <w:sz w:val="20"/>
                  <w:szCs w:val="20"/>
                </w:rPr>
                <w:t>8000</w:t>
              </w:r>
            </w:ins>
          </w:p>
        </w:tc>
        <w:tc>
          <w:tcPr>
            <w:tcW w:w="3990" w:type="dxa"/>
          </w:tcPr>
          <w:p w14:paraId="22E0792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56" w:author="Mr Richard P Williams" w:date="2016-10-03T22:42:00Z"/>
                <w:rFonts w:cs="Open Sans"/>
                <w:sz w:val="20"/>
                <w:szCs w:val="20"/>
              </w:rPr>
            </w:pPr>
            <w:ins w:id="1357" w:author="Mr Richard P Williams" w:date="2016-10-03T22:42:00Z">
              <w:r>
                <w:rPr>
                  <w:rFonts w:cs="Open Sans"/>
                  <w:sz w:val="20"/>
                  <w:szCs w:val="20"/>
                </w:rPr>
                <w:t xml:space="preserve">Any additional Comments Associated to the Reason Code </w:t>
              </w:r>
            </w:ins>
          </w:p>
        </w:tc>
      </w:tr>
      <w:tr w:rsidR="008F7B0C" w:rsidRPr="00307A4C" w14:paraId="51D4CEA3" w14:textId="77777777" w:rsidTr="008F7B0C">
        <w:trPr>
          <w:cnfStyle w:val="000000100000" w:firstRow="0" w:lastRow="0" w:firstColumn="0" w:lastColumn="0" w:oddVBand="0" w:evenVBand="0" w:oddHBand="1" w:evenHBand="0" w:firstRowFirstColumn="0" w:firstRowLastColumn="0" w:lastRowFirstColumn="0" w:lastRowLastColumn="0"/>
          <w:trHeight w:val="300"/>
          <w:ins w:id="135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DA30E43" w14:textId="77777777" w:rsidR="008F7B0C" w:rsidRPr="00307A4C" w:rsidRDefault="008F7B0C" w:rsidP="008F7B0C">
            <w:pPr>
              <w:rPr>
                <w:ins w:id="1359" w:author="Mr Richard P Williams" w:date="2016-10-03T22:42:00Z"/>
                <w:rFonts w:cs="Open Sans"/>
                <w:sz w:val="20"/>
                <w:szCs w:val="20"/>
              </w:rPr>
            </w:pPr>
            <w:ins w:id="1360" w:author="Mr Richard P Williams" w:date="2016-10-03T22:42:00Z">
              <w:r w:rsidRPr="00307A4C">
                <w:rPr>
                  <w:rFonts w:cs="Open Sans"/>
                  <w:sz w:val="20"/>
                  <w:szCs w:val="20"/>
                </w:rPr>
                <w:t>VendorID</w:t>
              </w:r>
            </w:ins>
          </w:p>
        </w:tc>
        <w:tc>
          <w:tcPr>
            <w:tcW w:w="960" w:type="dxa"/>
            <w:noWrap/>
            <w:hideMark/>
          </w:tcPr>
          <w:p w14:paraId="73671A1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61" w:author="Mr Richard P Williams" w:date="2016-10-03T22:42:00Z"/>
                <w:rFonts w:cs="Open Sans"/>
                <w:sz w:val="20"/>
                <w:szCs w:val="20"/>
              </w:rPr>
            </w:pPr>
            <w:ins w:id="1362" w:author="Mr Richard P Williams" w:date="2016-10-03T22:42:00Z">
              <w:del w:id="1363" w:author="Richard Willaims" w:date="2016-10-10T21:56:00Z">
                <w:r w:rsidRPr="00307A4C" w:rsidDel="00910F2B">
                  <w:rPr>
                    <w:rFonts w:cs="Open Sans"/>
                    <w:sz w:val="20"/>
                    <w:szCs w:val="20"/>
                  </w:rPr>
                  <w:delText>nvarchar</w:delText>
                </w:r>
              </w:del>
            </w:ins>
            <w:ins w:id="1364" w:author="Richard Willaims" w:date="2016-10-10T21:56:00Z">
              <w:r w:rsidR="00910F2B">
                <w:rPr>
                  <w:rFonts w:cs="Open Sans"/>
                  <w:sz w:val="20"/>
                  <w:szCs w:val="20"/>
                </w:rPr>
                <w:t>String</w:t>
              </w:r>
            </w:ins>
          </w:p>
        </w:tc>
        <w:tc>
          <w:tcPr>
            <w:tcW w:w="1175" w:type="dxa"/>
            <w:noWrap/>
            <w:hideMark/>
          </w:tcPr>
          <w:p w14:paraId="5561115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65" w:author="Mr Richard P Williams" w:date="2016-10-03T22:42:00Z"/>
                <w:rFonts w:cs="Open Sans"/>
                <w:sz w:val="20"/>
                <w:szCs w:val="20"/>
              </w:rPr>
            </w:pPr>
            <w:ins w:id="1366" w:author="Mr Richard P Williams" w:date="2016-10-03T22:42:00Z">
              <w:r w:rsidRPr="00307A4C">
                <w:rPr>
                  <w:rFonts w:cs="Open Sans"/>
                  <w:sz w:val="20"/>
                  <w:szCs w:val="20"/>
                </w:rPr>
                <w:t>8000</w:t>
              </w:r>
            </w:ins>
          </w:p>
        </w:tc>
        <w:tc>
          <w:tcPr>
            <w:tcW w:w="3990" w:type="dxa"/>
          </w:tcPr>
          <w:p w14:paraId="07E4065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67" w:author="Mr Richard P Williams" w:date="2016-10-03T22:42:00Z"/>
                <w:rFonts w:cs="Open Sans"/>
                <w:sz w:val="20"/>
                <w:szCs w:val="20"/>
              </w:rPr>
            </w:pPr>
            <w:ins w:id="1368" w:author="Mr Richard P Williams" w:date="2016-10-03T22:42:00Z">
              <w:r>
                <w:rPr>
                  <w:rFonts w:cs="Open Sans"/>
                  <w:sz w:val="20"/>
                  <w:szCs w:val="20"/>
                </w:rPr>
                <w:t>If item is being adjusted back to the vendor, the Vendor Id associated with the Item</w:t>
              </w:r>
            </w:ins>
          </w:p>
        </w:tc>
      </w:tr>
      <w:tr w:rsidR="008F7B0C" w:rsidRPr="00307A4C" w14:paraId="1E2A9217" w14:textId="77777777" w:rsidTr="008F7B0C">
        <w:trPr>
          <w:trHeight w:val="300"/>
          <w:ins w:id="136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C082D89" w14:textId="77777777" w:rsidR="008F7B0C" w:rsidRPr="00307A4C" w:rsidRDefault="008F7B0C" w:rsidP="008F7B0C">
            <w:pPr>
              <w:rPr>
                <w:ins w:id="1370" w:author="Mr Richard P Williams" w:date="2016-10-03T22:42:00Z"/>
                <w:rFonts w:cs="Open Sans"/>
                <w:sz w:val="20"/>
                <w:szCs w:val="20"/>
              </w:rPr>
            </w:pPr>
            <w:ins w:id="1371" w:author="Mr Richard P Williams" w:date="2016-10-03T22:42:00Z">
              <w:r w:rsidRPr="00307A4C">
                <w:rPr>
                  <w:rFonts w:cs="Open Sans"/>
                  <w:sz w:val="20"/>
                  <w:szCs w:val="20"/>
                </w:rPr>
                <w:t>VendorItem</w:t>
              </w:r>
            </w:ins>
          </w:p>
        </w:tc>
        <w:tc>
          <w:tcPr>
            <w:tcW w:w="960" w:type="dxa"/>
            <w:noWrap/>
            <w:hideMark/>
          </w:tcPr>
          <w:p w14:paraId="10C7D74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72" w:author="Mr Richard P Williams" w:date="2016-10-03T22:42:00Z"/>
                <w:rFonts w:cs="Open Sans"/>
                <w:sz w:val="20"/>
                <w:szCs w:val="20"/>
              </w:rPr>
            </w:pPr>
            <w:ins w:id="1373" w:author="Mr Richard P Williams" w:date="2016-10-03T22:42:00Z">
              <w:del w:id="1374" w:author="Richard Willaims" w:date="2016-10-10T21:56:00Z">
                <w:r w:rsidRPr="00307A4C" w:rsidDel="00910F2B">
                  <w:rPr>
                    <w:rFonts w:cs="Open Sans"/>
                    <w:sz w:val="20"/>
                    <w:szCs w:val="20"/>
                  </w:rPr>
                  <w:delText>nvarchar</w:delText>
                </w:r>
              </w:del>
            </w:ins>
            <w:ins w:id="1375" w:author="Richard Willaims" w:date="2016-10-10T21:56:00Z">
              <w:r w:rsidR="00910F2B">
                <w:rPr>
                  <w:rFonts w:cs="Open Sans"/>
                  <w:sz w:val="20"/>
                  <w:szCs w:val="20"/>
                </w:rPr>
                <w:t>String</w:t>
              </w:r>
            </w:ins>
          </w:p>
        </w:tc>
        <w:tc>
          <w:tcPr>
            <w:tcW w:w="1175" w:type="dxa"/>
            <w:noWrap/>
            <w:hideMark/>
          </w:tcPr>
          <w:p w14:paraId="5D9BB2F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76" w:author="Mr Richard P Williams" w:date="2016-10-03T22:42:00Z"/>
                <w:rFonts w:cs="Open Sans"/>
                <w:sz w:val="20"/>
                <w:szCs w:val="20"/>
              </w:rPr>
            </w:pPr>
            <w:ins w:id="1377" w:author="Mr Richard P Williams" w:date="2016-10-03T22:42:00Z">
              <w:r w:rsidRPr="00307A4C">
                <w:rPr>
                  <w:rFonts w:cs="Open Sans"/>
                  <w:sz w:val="20"/>
                  <w:szCs w:val="20"/>
                </w:rPr>
                <w:t>8000</w:t>
              </w:r>
            </w:ins>
          </w:p>
        </w:tc>
        <w:tc>
          <w:tcPr>
            <w:tcW w:w="3990" w:type="dxa"/>
          </w:tcPr>
          <w:p w14:paraId="392D693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78" w:author="Mr Richard P Williams" w:date="2016-10-03T22:42:00Z"/>
                <w:rFonts w:cs="Open Sans"/>
                <w:sz w:val="20"/>
                <w:szCs w:val="20"/>
              </w:rPr>
            </w:pPr>
            <w:ins w:id="1379" w:author="Mr Richard P Williams" w:date="2016-10-03T22:42:00Z">
              <w:r>
                <w:rPr>
                  <w:rFonts w:cs="Open Sans"/>
                  <w:sz w:val="20"/>
                  <w:szCs w:val="20"/>
                </w:rPr>
                <w:t>If the Vendor has its own hierarchy and item numbers, then the vendors item number</w:t>
              </w:r>
            </w:ins>
          </w:p>
        </w:tc>
      </w:tr>
      <w:tr w:rsidR="008F7B0C" w:rsidRPr="00307A4C" w14:paraId="4E71E6F3" w14:textId="77777777" w:rsidTr="008F7B0C">
        <w:trPr>
          <w:cnfStyle w:val="000000100000" w:firstRow="0" w:lastRow="0" w:firstColumn="0" w:lastColumn="0" w:oddVBand="0" w:evenVBand="0" w:oddHBand="1" w:evenHBand="0" w:firstRowFirstColumn="0" w:firstRowLastColumn="0" w:lastRowFirstColumn="0" w:lastRowLastColumn="0"/>
          <w:trHeight w:val="300"/>
          <w:ins w:id="138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23342C9" w14:textId="77777777" w:rsidR="008F7B0C" w:rsidRPr="00307A4C" w:rsidRDefault="008F7B0C" w:rsidP="008F7B0C">
            <w:pPr>
              <w:rPr>
                <w:ins w:id="1381" w:author="Mr Richard P Williams" w:date="2016-10-03T22:42:00Z"/>
                <w:rFonts w:cs="Open Sans"/>
                <w:sz w:val="20"/>
                <w:szCs w:val="20"/>
              </w:rPr>
            </w:pPr>
            <w:ins w:id="1382" w:author="Mr Richard P Williams" w:date="2016-10-03T22:42:00Z">
              <w:r w:rsidRPr="00307A4C">
                <w:rPr>
                  <w:rFonts w:cs="Open Sans"/>
                  <w:sz w:val="20"/>
                  <w:szCs w:val="20"/>
                </w:rPr>
                <w:t>Units</w:t>
              </w:r>
            </w:ins>
          </w:p>
        </w:tc>
        <w:tc>
          <w:tcPr>
            <w:tcW w:w="960" w:type="dxa"/>
            <w:noWrap/>
            <w:hideMark/>
          </w:tcPr>
          <w:p w14:paraId="63960F5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83" w:author="Mr Richard P Williams" w:date="2016-10-03T22:42:00Z"/>
                <w:rFonts w:cs="Open Sans"/>
                <w:sz w:val="20"/>
                <w:szCs w:val="20"/>
              </w:rPr>
            </w:pPr>
            <w:ins w:id="1384" w:author="Mr Richard P Williams" w:date="2016-10-03T22:42:00Z">
              <w:r w:rsidRPr="00307A4C">
                <w:rPr>
                  <w:rFonts w:cs="Open Sans"/>
                  <w:sz w:val="20"/>
                  <w:szCs w:val="20"/>
                </w:rPr>
                <w:t>decimal</w:t>
              </w:r>
            </w:ins>
          </w:p>
        </w:tc>
        <w:tc>
          <w:tcPr>
            <w:tcW w:w="1175" w:type="dxa"/>
            <w:noWrap/>
            <w:hideMark/>
          </w:tcPr>
          <w:p w14:paraId="0ED7027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85" w:author="Mr Richard P Williams" w:date="2016-10-03T22:42:00Z"/>
                <w:rFonts w:cs="Open Sans"/>
                <w:sz w:val="20"/>
                <w:szCs w:val="20"/>
              </w:rPr>
            </w:pPr>
            <w:ins w:id="1386" w:author="Mr Richard P Williams" w:date="2016-10-03T22:42:00Z">
              <w:r w:rsidRPr="00307A4C">
                <w:rPr>
                  <w:rFonts w:cs="Open Sans"/>
                  <w:sz w:val="20"/>
                  <w:szCs w:val="20"/>
                </w:rPr>
                <w:t>17</w:t>
              </w:r>
            </w:ins>
          </w:p>
        </w:tc>
        <w:tc>
          <w:tcPr>
            <w:tcW w:w="3990" w:type="dxa"/>
          </w:tcPr>
          <w:p w14:paraId="6985D60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387" w:author="Mr Richard P Williams" w:date="2016-10-03T22:42:00Z"/>
                <w:rFonts w:cs="Open Sans"/>
                <w:sz w:val="20"/>
                <w:szCs w:val="20"/>
              </w:rPr>
            </w:pPr>
            <w:ins w:id="1388" w:author="Mr Richard P Williams" w:date="2016-10-03T22:42:00Z">
              <w:r>
                <w:rPr>
                  <w:rFonts w:cs="Open Sans"/>
                  <w:sz w:val="20"/>
                  <w:szCs w:val="20"/>
                </w:rPr>
                <w:t>The unit change (as a delta) in the inventory. Example -2 for reduce the on hand by 2)</w:t>
              </w:r>
            </w:ins>
          </w:p>
        </w:tc>
      </w:tr>
      <w:tr w:rsidR="008F7B0C" w:rsidRPr="00307A4C" w14:paraId="5415B441" w14:textId="77777777" w:rsidTr="008F7B0C">
        <w:trPr>
          <w:trHeight w:val="300"/>
          <w:ins w:id="138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2B5C888" w14:textId="77777777" w:rsidR="008F7B0C" w:rsidRPr="00307A4C" w:rsidRDefault="008F7B0C" w:rsidP="008F7B0C">
            <w:pPr>
              <w:rPr>
                <w:ins w:id="1390" w:author="Mr Richard P Williams" w:date="2016-10-03T22:42:00Z"/>
                <w:rFonts w:cs="Open Sans"/>
                <w:sz w:val="20"/>
                <w:szCs w:val="20"/>
              </w:rPr>
            </w:pPr>
            <w:ins w:id="1391" w:author="Mr Richard P Williams" w:date="2016-10-03T22:42:00Z">
              <w:r w:rsidRPr="00307A4C">
                <w:rPr>
                  <w:rFonts w:cs="Open Sans"/>
                  <w:sz w:val="20"/>
                  <w:szCs w:val="20"/>
                </w:rPr>
                <w:t>Amount</w:t>
              </w:r>
            </w:ins>
          </w:p>
        </w:tc>
        <w:tc>
          <w:tcPr>
            <w:tcW w:w="960" w:type="dxa"/>
            <w:noWrap/>
            <w:hideMark/>
          </w:tcPr>
          <w:p w14:paraId="12DAAB2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92" w:author="Mr Richard P Williams" w:date="2016-10-03T22:42:00Z"/>
                <w:rFonts w:cs="Open Sans"/>
                <w:sz w:val="20"/>
                <w:szCs w:val="20"/>
              </w:rPr>
            </w:pPr>
            <w:ins w:id="1393" w:author="Mr Richard P Williams" w:date="2016-10-03T22:42:00Z">
              <w:r w:rsidRPr="00307A4C">
                <w:rPr>
                  <w:rFonts w:cs="Open Sans"/>
                  <w:sz w:val="20"/>
                  <w:szCs w:val="20"/>
                </w:rPr>
                <w:t>money</w:t>
              </w:r>
            </w:ins>
          </w:p>
        </w:tc>
        <w:tc>
          <w:tcPr>
            <w:tcW w:w="1175" w:type="dxa"/>
            <w:noWrap/>
            <w:hideMark/>
          </w:tcPr>
          <w:p w14:paraId="69E3BA6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94" w:author="Mr Richard P Williams" w:date="2016-10-03T22:42:00Z"/>
                <w:rFonts w:cs="Open Sans"/>
                <w:sz w:val="20"/>
                <w:szCs w:val="20"/>
              </w:rPr>
            </w:pPr>
            <w:ins w:id="1395" w:author="Mr Richard P Williams" w:date="2016-10-03T22:42:00Z">
              <w:r w:rsidRPr="00307A4C">
                <w:rPr>
                  <w:rFonts w:cs="Open Sans"/>
                  <w:sz w:val="20"/>
                  <w:szCs w:val="20"/>
                </w:rPr>
                <w:t>8</w:t>
              </w:r>
            </w:ins>
          </w:p>
        </w:tc>
        <w:tc>
          <w:tcPr>
            <w:tcW w:w="3990" w:type="dxa"/>
          </w:tcPr>
          <w:p w14:paraId="6073C33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396" w:author="Mr Richard P Williams" w:date="2016-10-03T22:42:00Z"/>
                <w:rFonts w:cs="Open Sans"/>
                <w:sz w:val="20"/>
                <w:szCs w:val="20"/>
              </w:rPr>
            </w:pPr>
            <w:ins w:id="1397" w:author="Mr Richard P Williams" w:date="2016-10-03T22:42:00Z">
              <w:r>
                <w:rPr>
                  <w:rFonts w:cs="Open Sans"/>
                  <w:sz w:val="20"/>
                  <w:szCs w:val="20"/>
                </w:rPr>
                <w:t xml:space="preserve">The retail change as a value (as a delta) in the inventory. </w:t>
              </w:r>
            </w:ins>
          </w:p>
        </w:tc>
      </w:tr>
      <w:tr w:rsidR="008F7B0C" w:rsidRPr="00307A4C" w14:paraId="6D6DF00A" w14:textId="77777777" w:rsidTr="008F7B0C">
        <w:trPr>
          <w:cnfStyle w:val="000000100000" w:firstRow="0" w:lastRow="0" w:firstColumn="0" w:lastColumn="0" w:oddVBand="0" w:evenVBand="0" w:oddHBand="1" w:evenHBand="0" w:firstRowFirstColumn="0" w:firstRowLastColumn="0" w:lastRowFirstColumn="0" w:lastRowLastColumn="0"/>
          <w:trHeight w:val="300"/>
          <w:ins w:id="139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FB10B30" w14:textId="77777777" w:rsidR="008F7B0C" w:rsidRPr="00307A4C" w:rsidRDefault="008F7B0C" w:rsidP="008F7B0C">
            <w:pPr>
              <w:rPr>
                <w:ins w:id="1399" w:author="Mr Richard P Williams" w:date="2016-10-03T22:42:00Z"/>
                <w:rFonts w:cs="Open Sans"/>
                <w:sz w:val="20"/>
                <w:szCs w:val="20"/>
              </w:rPr>
            </w:pPr>
            <w:ins w:id="1400" w:author="Mr Richard P Williams" w:date="2016-10-03T22:42:00Z">
              <w:r w:rsidRPr="00307A4C">
                <w:rPr>
                  <w:rFonts w:cs="Open Sans"/>
                  <w:sz w:val="20"/>
                  <w:szCs w:val="20"/>
                </w:rPr>
                <w:t>Cost</w:t>
              </w:r>
            </w:ins>
          </w:p>
        </w:tc>
        <w:tc>
          <w:tcPr>
            <w:tcW w:w="960" w:type="dxa"/>
            <w:noWrap/>
            <w:hideMark/>
          </w:tcPr>
          <w:p w14:paraId="260707A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01" w:author="Mr Richard P Williams" w:date="2016-10-03T22:42:00Z"/>
                <w:rFonts w:cs="Open Sans"/>
                <w:sz w:val="20"/>
                <w:szCs w:val="20"/>
              </w:rPr>
            </w:pPr>
            <w:ins w:id="1402" w:author="Mr Richard P Williams" w:date="2016-10-03T22:42:00Z">
              <w:r w:rsidRPr="00307A4C">
                <w:rPr>
                  <w:rFonts w:cs="Open Sans"/>
                  <w:sz w:val="20"/>
                  <w:szCs w:val="20"/>
                </w:rPr>
                <w:t>money</w:t>
              </w:r>
            </w:ins>
          </w:p>
        </w:tc>
        <w:tc>
          <w:tcPr>
            <w:tcW w:w="1175" w:type="dxa"/>
            <w:noWrap/>
            <w:hideMark/>
          </w:tcPr>
          <w:p w14:paraId="76BD7BF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03" w:author="Mr Richard P Williams" w:date="2016-10-03T22:42:00Z"/>
                <w:rFonts w:cs="Open Sans"/>
                <w:sz w:val="20"/>
                <w:szCs w:val="20"/>
              </w:rPr>
            </w:pPr>
            <w:ins w:id="1404" w:author="Mr Richard P Williams" w:date="2016-10-03T22:42:00Z">
              <w:r w:rsidRPr="00307A4C">
                <w:rPr>
                  <w:rFonts w:cs="Open Sans"/>
                  <w:sz w:val="20"/>
                  <w:szCs w:val="20"/>
                </w:rPr>
                <w:t>8</w:t>
              </w:r>
            </w:ins>
          </w:p>
        </w:tc>
        <w:tc>
          <w:tcPr>
            <w:tcW w:w="3990" w:type="dxa"/>
          </w:tcPr>
          <w:p w14:paraId="5E4A8F7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05" w:author="Mr Richard P Williams" w:date="2016-10-03T22:42:00Z"/>
                <w:rFonts w:cs="Open Sans"/>
                <w:sz w:val="20"/>
                <w:szCs w:val="20"/>
              </w:rPr>
            </w:pPr>
            <w:ins w:id="1406" w:author="Mr Richard P Williams" w:date="2016-10-03T22:42:00Z">
              <w:r>
                <w:rPr>
                  <w:rFonts w:cs="Open Sans"/>
                  <w:sz w:val="20"/>
                  <w:szCs w:val="20"/>
                </w:rPr>
                <w:t xml:space="preserve">The cost associated with the change (as a delta) in the inventory. </w:t>
              </w:r>
            </w:ins>
          </w:p>
        </w:tc>
      </w:tr>
      <w:tr w:rsidR="008F7B0C" w:rsidRPr="00307A4C" w14:paraId="3784DE5F" w14:textId="77777777" w:rsidTr="008F7B0C">
        <w:trPr>
          <w:trHeight w:val="300"/>
          <w:ins w:id="140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D9E917E" w14:textId="77777777" w:rsidR="008F7B0C" w:rsidRPr="00307A4C" w:rsidRDefault="008F7B0C" w:rsidP="008F7B0C">
            <w:pPr>
              <w:rPr>
                <w:ins w:id="1408" w:author="Mr Richard P Williams" w:date="2016-10-03T22:42:00Z"/>
                <w:rFonts w:cs="Open Sans"/>
                <w:sz w:val="20"/>
                <w:szCs w:val="20"/>
              </w:rPr>
            </w:pPr>
            <w:ins w:id="1409" w:author="Mr Richard P Williams" w:date="2016-10-03T22:42:00Z">
              <w:r w:rsidRPr="00307A4C">
                <w:rPr>
                  <w:rFonts w:cs="Open Sans"/>
                  <w:sz w:val="20"/>
                  <w:szCs w:val="20"/>
                </w:rPr>
                <w:t>AuthorizedFlag</w:t>
              </w:r>
            </w:ins>
          </w:p>
        </w:tc>
        <w:tc>
          <w:tcPr>
            <w:tcW w:w="960" w:type="dxa"/>
            <w:noWrap/>
            <w:hideMark/>
          </w:tcPr>
          <w:p w14:paraId="37404AF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10" w:author="Mr Richard P Williams" w:date="2016-10-03T22:42:00Z"/>
                <w:rFonts w:cs="Open Sans"/>
                <w:sz w:val="20"/>
                <w:szCs w:val="20"/>
              </w:rPr>
            </w:pPr>
            <w:ins w:id="1411" w:author="Mr Richard P Williams" w:date="2016-10-03T22:42:00Z">
              <w:r w:rsidRPr="00307A4C">
                <w:rPr>
                  <w:rFonts w:cs="Open Sans"/>
                  <w:sz w:val="20"/>
                  <w:szCs w:val="20"/>
                </w:rPr>
                <w:t>bit</w:t>
              </w:r>
            </w:ins>
          </w:p>
        </w:tc>
        <w:tc>
          <w:tcPr>
            <w:tcW w:w="1175" w:type="dxa"/>
            <w:noWrap/>
            <w:hideMark/>
          </w:tcPr>
          <w:p w14:paraId="3887D3E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12" w:author="Mr Richard P Williams" w:date="2016-10-03T22:42:00Z"/>
                <w:rFonts w:cs="Open Sans"/>
                <w:sz w:val="20"/>
                <w:szCs w:val="20"/>
              </w:rPr>
            </w:pPr>
            <w:ins w:id="1413" w:author="Mr Richard P Williams" w:date="2016-10-03T22:42:00Z">
              <w:r w:rsidRPr="00307A4C">
                <w:rPr>
                  <w:rFonts w:cs="Open Sans"/>
                  <w:sz w:val="20"/>
                  <w:szCs w:val="20"/>
                </w:rPr>
                <w:t>1</w:t>
              </w:r>
            </w:ins>
          </w:p>
        </w:tc>
        <w:tc>
          <w:tcPr>
            <w:tcW w:w="3990" w:type="dxa"/>
          </w:tcPr>
          <w:p w14:paraId="4DD9CC7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14" w:author="Mr Richard P Williams" w:date="2016-10-03T22:42:00Z"/>
                <w:rFonts w:cs="Open Sans"/>
                <w:sz w:val="20"/>
                <w:szCs w:val="20"/>
              </w:rPr>
            </w:pPr>
            <w:ins w:id="1415" w:author="Mr Richard P Williams" w:date="2016-10-03T22:42:00Z">
              <w:r>
                <w:rPr>
                  <w:rFonts w:cs="Open Sans"/>
                  <w:sz w:val="20"/>
                  <w:szCs w:val="20"/>
                </w:rPr>
                <w:t xml:space="preserve">Was the adjustment made against an authorized item </w:t>
              </w:r>
            </w:ins>
          </w:p>
        </w:tc>
      </w:tr>
      <w:tr w:rsidR="008F7B0C" w:rsidRPr="00307A4C" w14:paraId="143F6328" w14:textId="77777777" w:rsidTr="008F7B0C">
        <w:trPr>
          <w:cnfStyle w:val="000000100000" w:firstRow="0" w:lastRow="0" w:firstColumn="0" w:lastColumn="0" w:oddVBand="0" w:evenVBand="0" w:oddHBand="1" w:evenHBand="0" w:firstRowFirstColumn="0" w:firstRowLastColumn="0" w:lastRowFirstColumn="0" w:lastRowLastColumn="0"/>
          <w:trHeight w:val="300"/>
          <w:ins w:id="141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F53BBBF" w14:textId="77777777" w:rsidR="008F7B0C" w:rsidRPr="00307A4C" w:rsidRDefault="008F7B0C" w:rsidP="008F7B0C">
            <w:pPr>
              <w:rPr>
                <w:ins w:id="1417" w:author="Mr Richard P Williams" w:date="2016-10-03T22:42:00Z"/>
                <w:rFonts w:cs="Open Sans"/>
                <w:sz w:val="20"/>
                <w:szCs w:val="20"/>
              </w:rPr>
            </w:pPr>
            <w:ins w:id="1418" w:author="Mr Richard P Williams" w:date="2016-10-03T22:42:00Z">
              <w:r w:rsidRPr="00307A4C">
                <w:rPr>
                  <w:rFonts w:cs="Open Sans"/>
                  <w:sz w:val="20"/>
                  <w:szCs w:val="20"/>
                </w:rPr>
                <w:t>Comments</w:t>
              </w:r>
            </w:ins>
          </w:p>
        </w:tc>
        <w:tc>
          <w:tcPr>
            <w:tcW w:w="960" w:type="dxa"/>
            <w:noWrap/>
            <w:hideMark/>
          </w:tcPr>
          <w:p w14:paraId="4A569B67"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19" w:author="Mr Richard P Williams" w:date="2016-10-03T22:42:00Z"/>
                <w:rFonts w:cs="Open Sans"/>
                <w:sz w:val="20"/>
                <w:szCs w:val="20"/>
              </w:rPr>
            </w:pPr>
            <w:ins w:id="1420" w:author="Mr Richard P Williams" w:date="2016-10-03T22:42:00Z">
              <w:del w:id="1421" w:author="Richard Willaims" w:date="2016-10-10T21:56:00Z">
                <w:r w:rsidRPr="00307A4C" w:rsidDel="00910F2B">
                  <w:rPr>
                    <w:rFonts w:cs="Open Sans"/>
                    <w:sz w:val="20"/>
                    <w:szCs w:val="20"/>
                  </w:rPr>
                  <w:delText>nvarchar</w:delText>
                </w:r>
              </w:del>
            </w:ins>
            <w:ins w:id="1422" w:author="Richard Willaims" w:date="2016-10-10T21:56:00Z">
              <w:r w:rsidR="00910F2B">
                <w:rPr>
                  <w:rFonts w:cs="Open Sans"/>
                  <w:sz w:val="20"/>
                  <w:szCs w:val="20"/>
                </w:rPr>
                <w:t>String</w:t>
              </w:r>
            </w:ins>
          </w:p>
        </w:tc>
        <w:tc>
          <w:tcPr>
            <w:tcW w:w="1175" w:type="dxa"/>
            <w:noWrap/>
            <w:hideMark/>
          </w:tcPr>
          <w:p w14:paraId="7794928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23" w:author="Mr Richard P Williams" w:date="2016-10-03T22:42:00Z"/>
                <w:rFonts w:cs="Open Sans"/>
                <w:sz w:val="20"/>
                <w:szCs w:val="20"/>
              </w:rPr>
            </w:pPr>
            <w:ins w:id="1424" w:author="Mr Richard P Williams" w:date="2016-10-03T22:42:00Z">
              <w:r w:rsidRPr="00307A4C">
                <w:rPr>
                  <w:rFonts w:cs="Open Sans"/>
                  <w:sz w:val="20"/>
                  <w:szCs w:val="20"/>
                </w:rPr>
                <w:t>8000</w:t>
              </w:r>
            </w:ins>
          </w:p>
        </w:tc>
        <w:tc>
          <w:tcPr>
            <w:tcW w:w="3990" w:type="dxa"/>
          </w:tcPr>
          <w:p w14:paraId="19C7777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25" w:author="Mr Richard P Williams" w:date="2016-10-03T22:42:00Z"/>
                <w:rFonts w:cs="Open Sans"/>
                <w:sz w:val="20"/>
                <w:szCs w:val="20"/>
              </w:rPr>
            </w:pPr>
            <w:ins w:id="1426" w:author="Mr Richard P Williams" w:date="2016-10-03T22:42:00Z">
              <w:r>
                <w:rPr>
                  <w:rFonts w:cs="Open Sans"/>
                  <w:sz w:val="20"/>
                  <w:szCs w:val="20"/>
                </w:rPr>
                <w:t>Any Comments associated with the adjustment</w:t>
              </w:r>
            </w:ins>
          </w:p>
        </w:tc>
      </w:tr>
      <w:tr w:rsidR="008F7B0C" w:rsidRPr="00307A4C" w14:paraId="7F42388C" w14:textId="77777777" w:rsidTr="008F7B0C">
        <w:trPr>
          <w:trHeight w:val="300"/>
          <w:ins w:id="142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ECBB538" w14:textId="77777777" w:rsidR="008F7B0C" w:rsidRPr="00307A4C" w:rsidRDefault="008F7B0C" w:rsidP="008F7B0C">
            <w:pPr>
              <w:rPr>
                <w:ins w:id="1428" w:author="Mr Richard P Williams" w:date="2016-10-03T22:42:00Z"/>
                <w:rFonts w:cs="Open Sans"/>
                <w:sz w:val="20"/>
                <w:szCs w:val="20"/>
              </w:rPr>
            </w:pPr>
            <w:ins w:id="1429" w:author="Mr Richard P Williams" w:date="2016-10-03T22:42:00Z">
              <w:r w:rsidRPr="00307A4C">
                <w:rPr>
                  <w:rFonts w:cs="Open Sans"/>
                  <w:sz w:val="20"/>
                  <w:szCs w:val="20"/>
                </w:rPr>
                <w:lastRenderedPageBreak/>
                <w:t>LinkReferenceNo</w:t>
              </w:r>
            </w:ins>
          </w:p>
        </w:tc>
        <w:tc>
          <w:tcPr>
            <w:tcW w:w="960" w:type="dxa"/>
            <w:noWrap/>
            <w:hideMark/>
          </w:tcPr>
          <w:p w14:paraId="47F40E5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30" w:author="Mr Richard P Williams" w:date="2016-10-03T22:42:00Z"/>
                <w:rFonts w:cs="Open Sans"/>
                <w:sz w:val="20"/>
                <w:szCs w:val="20"/>
              </w:rPr>
            </w:pPr>
            <w:ins w:id="1431" w:author="Mr Richard P Williams" w:date="2016-10-03T22:42:00Z">
              <w:del w:id="1432" w:author="Richard Willaims" w:date="2016-10-10T23:48:00Z">
                <w:r w:rsidRPr="00307A4C" w:rsidDel="002E038B">
                  <w:rPr>
                    <w:rFonts w:cs="Open Sans"/>
                    <w:sz w:val="20"/>
                    <w:szCs w:val="20"/>
                  </w:rPr>
                  <w:delText>big</w:delText>
                </w:r>
              </w:del>
              <w:del w:id="1433" w:author="Richard Willaims" w:date="2016-10-10T23:47:00Z">
                <w:r w:rsidRPr="00307A4C" w:rsidDel="002E038B">
                  <w:rPr>
                    <w:rFonts w:cs="Open Sans"/>
                    <w:sz w:val="20"/>
                    <w:szCs w:val="20"/>
                  </w:rPr>
                  <w:delText>int</w:delText>
                </w:r>
              </w:del>
            </w:ins>
            <w:ins w:id="1434" w:author="Richard Willaims" w:date="2016-10-10T23:47:00Z">
              <w:r w:rsidR="002E038B">
                <w:rPr>
                  <w:rFonts w:cs="Open Sans"/>
                  <w:sz w:val="20"/>
                  <w:szCs w:val="20"/>
                </w:rPr>
                <w:t>Numeric</w:t>
              </w:r>
            </w:ins>
          </w:p>
        </w:tc>
        <w:tc>
          <w:tcPr>
            <w:tcW w:w="1175" w:type="dxa"/>
            <w:noWrap/>
            <w:hideMark/>
          </w:tcPr>
          <w:p w14:paraId="78D6259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35" w:author="Mr Richard P Williams" w:date="2016-10-03T22:42:00Z"/>
                <w:rFonts w:cs="Open Sans"/>
                <w:sz w:val="20"/>
                <w:szCs w:val="20"/>
              </w:rPr>
            </w:pPr>
            <w:ins w:id="1436" w:author="Mr Richard P Williams" w:date="2016-10-03T22:42:00Z">
              <w:r w:rsidRPr="00307A4C">
                <w:rPr>
                  <w:rFonts w:cs="Open Sans"/>
                  <w:sz w:val="20"/>
                  <w:szCs w:val="20"/>
                </w:rPr>
                <w:t>8</w:t>
              </w:r>
            </w:ins>
          </w:p>
        </w:tc>
        <w:tc>
          <w:tcPr>
            <w:tcW w:w="3990" w:type="dxa"/>
          </w:tcPr>
          <w:p w14:paraId="4A6E29B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37" w:author="Mr Richard P Williams" w:date="2016-10-03T22:42:00Z"/>
                <w:rFonts w:cs="Open Sans"/>
                <w:sz w:val="20"/>
                <w:szCs w:val="20"/>
              </w:rPr>
            </w:pPr>
            <w:ins w:id="1438" w:author="Mr Richard P Williams" w:date="2016-10-03T22:42:00Z">
              <w:r>
                <w:rPr>
                  <w:rFonts w:cs="Open Sans"/>
                  <w:sz w:val="20"/>
                  <w:szCs w:val="20"/>
                </w:rPr>
                <w:t xml:space="preserve">An </w:t>
              </w:r>
              <w:del w:id="1439" w:author="Richard Willaims" w:date="2016-10-10T23:47:00Z">
                <w:r w:rsidDel="002E038B">
                  <w:rPr>
                    <w:rFonts w:cs="Open Sans"/>
                    <w:sz w:val="20"/>
                    <w:szCs w:val="20"/>
                  </w:rPr>
                  <w:delText>In</w:delText>
                </w:r>
              </w:del>
            </w:ins>
            <w:ins w:id="1440" w:author="Richard Willaims" w:date="2016-10-12T14:07:00Z">
              <w:r w:rsidR="00033A4C">
                <w:rPr>
                  <w:rFonts w:cs="Open Sans"/>
                  <w:sz w:val="20"/>
                  <w:szCs w:val="20"/>
                </w:rPr>
                <w:t>int</w:t>
              </w:r>
            </w:ins>
            <w:ins w:id="1441" w:author="Mr Richard P Williams" w:date="2016-10-03T22:42:00Z">
              <w:del w:id="1442" w:author="Richard Willaims" w:date="2016-10-10T23:47:00Z">
                <w:r w:rsidDel="002E038B">
                  <w:rPr>
                    <w:rFonts w:cs="Open Sans"/>
                    <w:sz w:val="20"/>
                    <w:szCs w:val="20"/>
                  </w:rPr>
                  <w:delText>t</w:delText>
                </w:r>
              </w:del>
              <w:r>
                <w:rPr>
                  <w:rFonts w:cs="Open Sans"/>
                  <w:sz w:val="20"/>
                  <w:szCs w:val="20"/>
                </w:rPr>
                <w:t>ernal Reference Associated with the adjustment. Normally a Transaction number from the adjustment gun</w:t>
              </w:r>
            </w:ins>
          </w:p>
        </w:tc>
      </w:tr>
      <w:tr w:rsidR="008F7B0C" w:rsidRPr="00307A4C" w14:paraId="54D09D8D" w14:textId="77777777" w:rsidTr="008F7B0C">
        <w:trPr>
          <w:cnfStyle w:val="000000100000" w:firstRow="0" w:lastRow="0" w:firstColumn="0" w:lastColumn="0" w:oddVBand="0" w:evenVBand="0" w:oddHBand="1" w:evenHBand="0" w:firstRowFirstColumn="0" w:firstRowLastColumn="0" w:lastRowFirstColumn="0" w:lastRowLastColumn="0"/>
          <w:trHeight w:val="300"/>
          <w:ins w:id="14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A805D7A" w14:textId="77777777" w:rsidR="008F7B0C" w:rsidRPr="00307A4C" w:rsidRDefault="008F7B0C" w:rsidP="008F7B0C">
            <w:pPr>
              <w:rPr>
                <w:ins w:id="1444" w:author="Mr Richard P Williams" w:date="2016-10-03T22:42:00Z"/>
                <w:rFonts w:cs="Open Sans"/>
                <w:sz w:val="20"/>
                <w:szCs w:val="20"/>
              </w:rPr>
            </w:pPr>
            <w:ins w:id="1445" w:author="Mr Richard P Williams" w:date="2016-10-03T22:42:00Z">
              <w:r w:rsidRPr="00307A4C">
                <w:rPr>
                  <w:rFonts w:cs="Open Sans"/>
                  <w:sz w:val="20"/>
                  <w:szCs w:val="20"/>
                </w:rPr>
                <w:t>ExternalReferenceID</w:t>
              </w:r>
            </w:ins>
          </w:p>
        </w:tc>
        <w:tc>
          <w:tcPr>
            <w:tcW w:w="960" w:type="dxa"/>
            <w:noWrap/>
            <w:hideMark/>
          </w:tcPr>
          <w:p w14:paraId="198EECA9"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46" w:author="Mr Richard P Williams" w:date="2016-10-03T22:42:00Z"/>
                <w:rFonts w:cs="Open Sans"/>
                <w:sz w:val="20"/>
                <w:szCs w:val="20"/>
              </w:rPr>
            </w:pPr>
            <w:ins w:id="1447" w:author="Mr Richard P Williams" w:date="2016-10-03T22:42:00Z">
              <w:del w:id="1448" w:author="Richard Willaims" w:date="2016-10-10T21:56:00Z">
                <w:r w:rsidRPr="00307A4C" w:rsidDel="00910F2B">
                  <w:rPr>
                    <w:rFonts w:cs="Open Sans"/>
                    <w:sz w:val="20"/>
                    <w:szCs w:val="20"/>
                  </w:rPr>
                  <w:delText>nvarchar</w:delText>
                </w:r>
              </w:del>
            </w:ins>
            <w:ins w:id="1449" w:author="Richard Willaims" w:date="2016-10-10T21:56:00Z">
              <w:r w:rsidR="00910F2B">
                <w:rPr>
                  <w:rFonts w:cs="Open Sans"/>
                  <w:sz w:val="20"/>
                  <w:szCs w:val="20"/>
                </w:rPr>
                <w:t>String</w:t>
              </w:r>
            </w:ins>
          </w:p>
        </w:tc>
        <w:tc>
          <w:tcPr>
            <w:tcW w:w="1175" w:type="dxa"/>
            <w:noWrap/>
            <w:hideMark/>
          </w:tcPr>
          <w:p w14:paraId="1B19D2F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50" w:author="Mr Richard P Williams" w:date="2016-10-03T22:42:00Z"/>
                <w:rFonts w:cs="Open Sans"/>
                <w:sz w:val="20"/>
                <w:szCs w:val="20"/>
              </w:rPr>
            </w:pPr>
            <w:ins w:id="1451" w:author="Mr Richard P Williams" w:date="2016-10-03T22:42:00Z">
              <w:r w:rsidRPr="00307A4C">
                <w:rPr>
                  <w:rFonts w:cs="Open Sans"/>
                  <w:sz w:val="20"/>
                  <w:szCs w:val="20"/>
                </w:rPr>
                <w:t>8000</w:t>
              </w:r>
            </w:ins>
          </w:p>
        </w:tc>
        <w:tc>
          <w:tcPr>
            <w:tcW w:w="3990" w:type="dxa"/>
          </w:tcPr>
          <w:p w14:paraId="48BFBAE1" w14:textId="77777777" w:rsidR="00033A4C" w:rsidRDefault="008F7B0C" w:rsidP="008F7B0C">
            <w:pPr>
              <w:cnfStyle w:val="000000100000" w:firstRow="0" w:lastRow="0" w:firstColumn="0" w:lastColumn="0" w:oddVBand="0" w:evenVBand="0" w:oddHBand="1" w:evenHBand="0" w:firstRowFirstColumn="0" w:firstRowLastColumn="0" w:lastRowFirstColumn="0" w:lastRowLastColumn="0"/>
              <w:rPr>
                <w:ins w:id="1452" w:author="Richard Willaims" w:date="2016-10-12T14:07:00Z"/>
                <w:rFonts w:cs="Open Sans"/>
                <w:sz w:val="20"/>
                <w:szCs w:val="20"/>
              </w:rPr>
            </w:pPr>
            <w:ins w:id="1453" w:author="Mr Richard P Williams" w:date="2016-10-03T22:42:00Z">
              <w:r>
                <w:rPr>
                  <w:rFonts w:cs="Open Sans"/>
                  <w:sz w:val="20"/>
                  <w:szCs w:val="20"/>
                </w:rPr>
                <w:t>If the ad</w:t>
              </w:r>
            </w:ins>
          </w:p>
          <w:p w14:paraId="7E711F7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54" w:author="Mr Richard P Williams" w:date="2016-10-03T22:42:00Z"/>
                <w:rFonts w:cs="Open Sans"/>
                <w:sz w:val="20"/>
                <w:szCs w:val="20"/>
              </w:rPr>
            </w:pPr>
            <w:ins w:id="1455" w:author="Mr Richard P Williams" w:date="2016-10-03T22:42:00Z">
              <w:r>
                <w:rPr>
                  <w:rFonts w:cs="Open Sans"/>
                  <w:sz w:val="20"/>
                  <w:szCs w:val="20"/>
                </w:rPr>
                <w:t>justment is linked to a vendor. The number given to the vendor</w:t>
              </w:r>
            </w:ins>
          </w:p>
        </w:tc>
      </w:tr>
      <w:tr w:rsidR="008F7B0C" w:rsidRPr="00307A4C" w14:paraId="72D75092" w14:textId="77777777" w:rsidTr="008F7B0C">
        <w:trPr>
          <w:trHeight w:val="300"/>
          <w:ins w:id="145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239002A" w14:textId="77777777" w:rsidR="008F7B0C" w:rsidRPr="00307A4C" w:rsidRDefault="008F7B0C" w:rsidP="008F7B0C">
            <w:pPr>
              <w:rPr>
                <w:ins w:id="1457" w:author="Mr Richard P Williams" w:date="2016-10-03T22:42:00Z"/>
                <w:rFonts w:cs="Open Sans"/>
                <w:sz w:val="20"/>
                <w:szCs w:val="20"/>
              </w:rPr>
            </w:pPr>
            <w:ins w:id="1458" w:author="Mr Richard P Williams" w:date="2016-10-03T22:42:00Z">
              <w:r w:rsidRPr="00307A4C">
                <w:rPr>
                  <w:rFonts w:cs="Open Sans"/>
                  <w:sz w:val="20"/>
                  <w:szCs w:val="20"/>
                </w:rPr>
                <w:t>AdjustmentDateCreated</w:t>
              </w:r>
            </w:ins>
          </w:p>
        </w:tc>
        <w:tc>
          <w:tcPr>
            <w:tcW w:w="960" w:type="dxa"/>
            <w:noWrap/>
            <w:hideMark/>
          </w:tcPr>
          <w:p w14:paraId="3FC8323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59" w:author="Mr Richard P Williams" w:date="2016-10-03T22:42:00Z"/>
                <w:rFonts w:cs="Open Sans"/>
                <w:sz w:val="20"/>
                <w:szCs w:val="20"/>
              </w:rPr>
            </w:pPr>
            <w:ins w:id="1460" w:author="Mr Richard P Williams" w:date="2016-10-03T22:42:00Z">
              <w:r w:rsidRPr="00307A4C">
                <w:rPr>
                  <w:rFonts w:cs="Open Sans"/>
                  <w:sz w:val="20"/>
                  <w:szCs w:val="20"/>
                </w:rPr>
                <w:t>datetime</w:t>
              </w:r>
            </w:ins>
          </w:p>
        </w:tc>
        <w:tc>
          <w:tcPr>
            <w:tcW w:w="1175" w:type="dxa"/>
            <w:noWrap/>
            <w:hideMark/>
          </w:tcPr>
          <w:p w14:paraId="7E3B0B1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61" w:author="Mr Richard P Williams" w:date="2016-10-03T22:42:00Z"/>
                <w:rFonts w:cs="Open Sans"/>
                <w:sz w:val="20"/>
                <w:szCs w:val="20"/>
              </w:rPr>
            </w:pPr>
            <w:ins w:id="1462" w:author="Mr Richard P Williams" w:date="2016-10-03T22:42:00Z">
              <w:r w:rsidRPr="00307A4C">
                <w:rPr>
                  <w:rFonts w:cs="Open Sans"/>
                  <w:sz w:val="20"/>
                  <w:szCs w:val="20"/>
                </w:rPr>
                <w:t>8</w:t>
              </w:r>
            </w:ins>
          </w:p>
        </w:tc>
        <w:tc>
          <w:tcPr>
            <w:tcW w:w="3990" w:type="dxa"/>
          </w:tcPr>
          <w:p w14:paraId="3A26855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63" w:author="Mr Richard P Williams" w:date="2016-10-03T22:42:00Z"/>
                <w:rFonts w:cs="Open Sans"/>
                <w:sz w:val="20"/>
                <w:szCs w:val="20"/>
              </w:rPr>
            </w:pPr>
            <w:ins w:id="1464" w:author="Mr Richard P Williams" w:date="2016-10-03T22:42:00Z">
              <w:r>
                <w:rPr>
                  <w:rFonts w:cs="Open Sans"/>
                  <w:sz w:val="20"/>
                  <w:szCs w:val="20"/>
                </w:rPr>
                <w:t xml:space="preserve">The system date the adjustment was first recorded or created </w:t>
              </w:r>
            </w:ins>
          </w:p>
        </w:tc>
      </w:tr>
      <w:tr w:rsidR="008F7B0C" w:rsidRPr="00307A4C" w14:paraId="0507A7EB" w14:textId="77777777" w:rsidTr="008F7B0C">
        <w:trPr>
          <w:cnfStyle w:val="000000100000" w:firstRow="0" w:lastRow="0" w:firstColumn="0" w:lastColumn="0" w:oddVBand="0" w:evenVBand="0" w:oddHBand="1" w:evenHBand="0" w:firstRowFirstColumn="0" w:firstRowLastColumn="0" w:lastRowFirstColumn="0" w:lastRowLastColumn="0"/>
          <w:trHeight w:val="300"/>
          <w:ins w:id="146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93AE0AF" w14:textId="77777777" w:rsidR="008F7B0C" w:rsidRPr="00307A4C" w:rsidRDefault="008F7B0C" w:rsidP="008F7B0C">
            <w:pPr>
              <w:rPr>
                <w:ins w:id="1466" w:author="Mr Richard P Williams" w:date="2016-10-03T22:42:00Z"/>
                <w:rFonts w:cs="Open Sans"/>
                <w:sz w:val="20"/>
                <w:szCs w:val="20"/>
              </w:rPr>
            </w:pPr>
            <w:ins w:id="1467" w:author="Mr Richard P Williams" w:date="2016-10-03T22:42:00Z">
              <w:r w:rsidRPr="00307A4C">
                <w:rPr>
                  <w:rFonts w:cs="Open Sans"/>
                  <w:sz w:val="20"/>
                  <w:szCs w:val="20"/>
                </w:rPr>
                <w:t>AdjustmentDateModified</w:t>
              </w:r>
            </w:ins>
          </w:p>
        </w:tc>
        <w:tc>
          <w:tcPr>
            <w:tcW w:w="960" w:type="dxa"/>
            <w:noWrap/>
            <w:hideMark/>
          </w:tcPr>
          <w:p w14:paraId="72CA65E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68" w:author="Mr Richard P Williams" w:date="2016-10-03T22:42:00Z"/>
                <w:rFonts w:cs="Open Sans"/>
                <w:sz w:val="20"/>
                <w:szCs w:val="20"/>
              </w:rPr>
            </w:pPr>
            <w:ins w:id="1469" w:author="Mr Richard P Williams" w:date="2016-10-03T22:42:00Z">
              <w:r w:rsidRPr="00307A4C">
                <w:rPr>
                  <w:rFonts w:cs="Open Sans"/>
                  <w:sz w:val="20"/>
                  <w:szCs w:val="20"/>
                </w:rPr>
                <w:t>datetime</w:t>
              </w:r>
            </w:ins>
          </w:p>
        </w:tc>
        <w:tc>
          <w:tcPr>
            <w:tcW w:w="1175" w:type="dxa"/>
            <w:noWrap/>
            <w:hideMark/>
          </w:tcPr>
          <w:p w14:paraId="59B5127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70" w:author="Mr Richard P Williams" w:date="2016-10-03T22:42:00Z"/>
                <w:rFonts w:cs="Open Sans"/>
                <w:sz w:val="20"/>
                <w:szCs w:val="20"/>
              </w:rPr>
            </w:pPr>
            <w:ins w:id="1471" w:author="Mr Richard P Williams" w:date="2016-10-03T22:42:00Z">
              <w:r w:rsidRPr="00307A4C">
                <w:rPr>
                  <w:rFonts w:cs="Open Sans"/>
                  <w:sz w:val="20"/>
                  <w:szCs w:val="20"/>
                </w:rPr>
                <w:t>8</w:t>
              </w:r>
            </w:ins>
          </w:p>
        </w:tc>
        <w:tc>
          <w:tcPr>
            <w:tcW w:w="3990" w:type="dxa"/>
          </w:tcPr>
          <w:p w14:paraId="1291F8E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72" w:author="Mr Richard P Williams" w:date="2016-10-03T22:42:00Z"/>
                <w:rFonts w:cs="Open Sans"/>
                <w:sz w:val="20"/>
                <w:szCs w:val="20"/>
              </w:rPr>
            </w:pPr>
            <w:ins w:id="1473" w:author="Mr Richard P Williams" w:date="2016-10-03T22:42:00Z">
              <w:r>
                <w:rPr>
                  <w:rFonts w:cs="Open Sans"/>
                  <w:sz w:val="20"/>
                  <w:szCs w:val="20"/>
                </w:rPr>
                <w:t>The system date and time the adjustment was changed</w:t>
              </w:r>
            </w:ins>
          </w:p>
        </w:tc>
      </w:tr>
      <w:tr w:rsidR="008F7B0C" w:rsidRPr="00307A4C" w14:paraId="3B70B6CA" w14:textId="77777777" w:rsidTr="008F7B0C">
        <w:trPr>
          <w:trHeight w:val="300"/>
          <w:ins w:id="147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1C1939A" w14:textId="77777777" w:rsidR="008F7B0C" w:rsidRPr="00307A4C" w:rsidRDefault="008F7B0C" w:rsidP="008F7B0C">
            <w:pPr>
              <w:rPr>
                <w:ins w:id="1475" w:author="Mr Richard P Williams" w:date="2016-10-03T22:42:00Z"/>
                <w:rFonts w:cs="Open Sans"/>
                <w:sz w:val="20"/>
                <w:szCs w:val="20"/>
              </w:rPr>
            </w:pPr>
            <w:ins w:id="1476" w:author="Mr Richard P Williams" w:date="2016-10-03T22:42:00Z">
              <w:r w:rsidRPr="00307A4C">
                <w:rPr>
                  <w:rFonts w:cs="Open Sans"/>
                  <w:sz w:val="20"/>
                  <w:szCs w:val="20"/>
                </w:rPr>
                <w:t>AssociateCreated</w:t>
              </w:r>
            </w:ins>
          </w:p>
        </w:tc>
        <w:tc>
          <w:tcPr>
            <w:tcW w:w="960" w:type="dxa"/>
            <w:noWrap/>
            <w:hideMark/>
          </w:tcPr>
          <w:p w14:paraId="4A483B6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77" w:author="Mr Richard P Williams" w:date="2016-10-03T22:42:00Z"/>
                <w:rFonts w:cs="Open Sans"/>
                <w:sz w:val="20"/>
                <w:szCs w:val="20"/>
              </w:rPr>
            </w:pPr>
            <w:ins w:id="1478" w:author="Mr Richard P Williams" w:date="2016-10-03T22:42:00Z">
              <w:del w:id="1479" w:author="Richard Willaims" w:date="2016-10-10T21:56:00Z">
                <w:r w:rsidRPr="00307A4C" w:rsidDel="00910F2B">
                  <w:rPr>
                    <w:rFonts w:cs="Open Sans"/>
                    <w:sz w:val="20"/>
                    <w:szCs w:val="20"/>
                  </w:rPr>
                  <w:delText>nvarchar</w:delText>
                </w:r>
              </w:del>
            </w:ins>
            <w:ins w:id="1480" w:author="Richard Willaims" w:date="2016-10-10T21:56:00Z">
              <w:r w:rsidR="00910F2B">
                <w:rPr>
                  <w:rFonts w:cs="Open Sans"/>
                  <w:sz w:val="20"/>
                  <w:szCs w:val="20"/>
                </w:rPr>
                <w:t>String</w:t>
              </w:r>
            </w:ins>
          </w:p>
        </w:tc>
        <w:tc>
          <w:tcPr>
            <w:tcW w:w="1175" w:type="dxa"/>
            <w:noWrap/>
            <w:hideMark/>
          </w:tcPr>
          <w:p w14:paraId="501B0088"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81" w:author="Mr Richard P Williams" w:date="2016-10-03T22:42:00Z"/>
                <w:rFonts w:cs="Open Sans"/>
                <w:sz w:val="20"/>
                <w:szCs w:val="20"/>
              </w:rPr>
            </w:pPr>
            <w:ins w:id="1482" w:author="Mr Richard P Williams" w:date="2016-10-03T22:42:00Z">
              <w:r w:rsidRPr="00307A4C">
                <w:rPr>
                  <w:rFonts w:cs="Open Sans"/>
                  <w:sz w:val="20"/>
                  <w:szCs w:val="20"/>
                </w:rPr>
                <w:t>8000</w:t>
              </w:r>
            </w:ins>
          </w:p>
        </w:tc>
        <w:tc>
          <w:tcPr>
            <w:tcW w:w="3990" w:type="dxa"/>
          </w:tcPr>
          <w:p w14:paraId="36F04AC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483" w:author="Mr Richard P Williams" w:date="2016-10-03T22:42:00Z"/>
                <w:rFonts w:cs="Open Sans"/>
                <w:sz w:val="20"/>
                <w:szCs w:val="20"/>
              </w:rPr>
            </w:pPr>
            <w:ins w:id="1484" w:author="Mr Richard P Williams" w:date="2016-10-03T22:42:00Z">
              <w:r>
                <w:rPr>
                  <w:rFonts w:cs="Open Sans"/>
                  <w:sz w:val="20"/>
                  <w:szCs w:val="20"/>
                </w:rPr>
                <w:t>The Initial User that performed the adjustment</w:t>
              </w:r>
            </w:ins>
          </w:p>
        </w:tc>
      </w:tr>
      <w:tr w:rsidR="008F7B0C" w:rsidRPr="00307A4C" w14:paraId="2934CB6A" w14:textId="77777777" w:rsidTr="008F7B0C">
        <w:trPr>
          <w:cnfStyle w:val="000000100000" w:firstRow="0" w:lastRow="0" w:firstColumn="0" w:lastColumn="0" w:oddVBand="0" w:evenVBand="0" w:oddHBand="1" w:evenHBand="0" w:firstRowFirstColumn="0" w:firstRowLastColumn="0" w:lastRowFirstColumn="0" w:lastRowLastColumn="0"/>
          <w:trHeight w:val="300"/>
          <w:ins w:id="148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E2133B4" w14:textId="77777777" w:rsidR="008F7B0C" w:rsidRPr="00307A4C" w:rsidRDefault="008F7B0C" w:rsidP="008F7B0C">
            <w:pPr>
              <w:rPr>
                <w:ins w:id="1486" w:author="Mr Richard P Williams" w:date="2016-10-03T22:42:00Z"/>
                <w:rFonts w:cs="Open Sans"/>
                <w:sz w:val="20"/>
                <w:szCs w:val="20"/>
              </w:rPr>
            </w:pPr>
            <w:ins w:id="1487" w:author="Mr Richard P Williams" w:date="2016-10-03T22:42:00Z">
              <w:r w:rsidRPr="00307A4C">
                <w:rPr>
                  <w:rFonts w:cs="Open Sans"/>
                  <w:sz w:val="20"/>
                  <w:szCs w:val="20"/>
                </w:rPr>
                <w:t>AssociateModified</w:t>
              </w:r>
            </w:ins>
          </w:p>
        </w:tc>
        <w:tc>
          <w:tcPr>
            <w:tcW w:w="960" w:type="dxa"/>
            <w:noWrap/>
            <w:hideMark/>
          </w:tcPr>
          <w:p w14:paraId="0AC975C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88" w:author="Mr Richard P Williams" w:date="2016-10-03T22:42:00Z"/>
                <w:rFonts w:cs="Open Sans"/>
                <w:sz w:val="20"/>
                <w:szCs w:val="20"/>
              </w:rPr>
            </w:pPr>
            <w:ins w:id="1489" w:author="Mr Richard P Williams" w:date="2016-10-03T22:42:00Z">
              <w:del w:id="1490" w:author="Richard Willaims" w:date="2016-10-10T21:56:00Z">
                <w:r w:rsidRPr="00307A4C" w:rsidDel="00910F2B">
                  <w:rPr>
                    <w:rFonts w:cs="Open Sans"/>
                    <w:sz w:val="20"/>
                    <w:szCs w:val="20"/>
                  </w:rPr>
                  <w:delText>nvarchar</w:delText>
                </w:r>
              </w:del>
            </w:ins>
            <w:ins w:id="1491" w:author="Richard Willaims" w:date="2016-10-10T21:56:00Z">
              <w:r w:rsidR="00910F2B">
                <w:rPr>
                  <w:rFonts w:cs="Open Sans"/>
                  <w:sz w:val="20"/>
                  <w:szCs w:val="20"/>
                </w:rPr>
                <w:t>String</w:t>
              </w:r>
            </w:ins>
          </w:p>
        </w:tc>
        <w:tc>
          <w:tcPr>
            <w:tcW w:w="1175" w:type="dxa"/>
            <w:noWrap/>
            <w:hideMark/>
          </w:tcPr>
          <w:p w14:paraId="6DB92B9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92" w:author="Mr Richard P Williams" w:date="2016-10-03T22:42:00Z"/>
                <w:rFonts w:cs="Open Sans"/>
                <w:sz w:val="20"/>
                <w:szCs w:val="20"/>
              </w:rPr>
            </w:pPr>
            <w:ins w:id="1493" w:author="Mr Richard P Williams" w:date="2016-10-03T22:42:00Z">
              <w:r w:rsidRPr="00307A4C">
                <w:rPr>
                  <w:rFonts w:cs="Open Sans"/>
                  <w:sz w:val="20"/>
                  <w:szCs w:val="20"/>
                </w:rPr>
                <w:t>8000</w:t>
              </w:r>
            </w:ins>
          </w:p>
        </w:tc>
        <w:tc>
          <w:tcPr>
            <w:tcW w:w="3990" w:type="dxa"/>
          </w:tcPr>
          <w:p w14:paraId="73CA0BD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494" w:author="Mr Richard P Williams" w:date="2016-10-03T22:42:00Z"/>
                <w:rFonts w:cs="Open Sans"/>
                <w:sz w:val="20"/>
                <w:szCs w:val="20"/>
              </w:rPr>
            </w:pPr>
            <w:ins w:id="1495" w:author="Mr Richard P Williams" w:date="2016-10-03T22:42:00Z">
              <w:r>
                <w:rPr>
                  <w:rFonts w:cs="Open Sans"/>
                  <w:sz w:val="20"/>
                  <w:szCs w:val="20"/>
                </w:rPr>
                <w:t>The Initial User that performed the adjustment</w:t>
              </w:r>
            </w:ins>
          </w:p>
        </w:tc>
      </w:tr>
    </w:tbl>
    <w:p w14:paraId="696C5DAC" w14:textId="77777777" w:rsidR="008F7B0C" w:rsidRDefault="008F7B0C" w:rsidP="008F7B0C">
      <w:pPr>
        <w:rPr>
          <w:ins w:id="1496" w:author="Mr Richard P Williams" w:date="2016-10-03T22:42:00Z"/>
        </w:rPr>
      </w:pPr>
    </w:p>
    <w:p w14:paraId="7D528A37" w14:textId="77777777" w:rsidR="008F7B0C" w:rsidRDefault="008F7B0C" w:rsidP="008F7B0C">
      <w:pPr>
        <w:pStyle w:val="Heading3"/>
        <w:rPr>
          <w:ins w:id="1497" w:author="Richard Willaims" w:date="2016-10-12T14:17:00Z"/>
        </w:rPr>
      </w:pPr>
      <w:ins w:id="1498" w:author="Mr Richard P Williams" w:date="2016-10-03T22:42:00Z">
        <w:r>
          <w:t>Counts</w:t>
        </w:r>
      </w:ins>
    </w:p>
    <w:p w14:paraId="628D4E0C" w14:textId="77777777" w:rsidR="00033A4C" w:rsidRPr="00033A4C" w:rsidRDefault="00033A4C">
      <w:pPr>
        <w:rPr>
          <w:ins w:id="1499" w:author="Mr Richard P Williams" w:date="2016-10-03T22:42:00Z"/>
        </w:rPr>
        <w:pPrChange w:id="1500" w:author="Richard Willaims" w:date="2016-10-12T14:17:00Z">
          <w:pPr>
            <w:pStyle w:val="Heading3"/>
          </w:pPr>
        </w:pPrChange>
      </w:pPr>
      <w:ins w:id="1501" w:author="Richard Willaims" w:date="2016-10-12T14:17:00Z">
        <w:r>
          <w:t>Contains information re</w:t>
        </w:r>
        <w:r w:rsidR="00820DE0">
          <w:t>garding a cycle count or stack take</w:t>
        </w:r>
      </w:ins>
      <w:ins w:id="1502" w:author="Richard Willaims" w:date="2016-10-12T14:19:00Z">
        <w:r w:rsidR="00820DE0">
          <w:t>n</w:t>
        </w:r>
      </w:ins>
      <w:ins w:id="1503" w:author="Richard Willaims" w:date="2016-10-12T14:17:00Z">
        <w:r w:rsidR="00820DE0">
          <w:t xml:space="preserve"> made for the item</w:t>
        </w:r>
      </w:ins>
      <w:ins w:id="1504" w:author="Richard Willaims" w:date="2016-10-12T14:19:00Z">
        <w:r w:rsidR="00820DE0">
          <w:t>.</w:t>
        </w:r>
      </w:ins>
    </w:p>
    <w:p w14:paraId="61F81C1E" w14:textId="77777777" w:rsidR="008F7B0C" w:rsidRDefault="008F7B0C" w:rsidP="008F7B0C">
      <w:pPr>
        <w:pStyle w:val="Caption"/>
        <w:keepNext/>
        <w:rPr>
          <w:ins w:id="1505" w:author="Richard Willaims" w:date="2016-10-12T14:05:00Z"/>
        </w:rPr>
      </w:pPr>
      <w:bookmarkStart w:id="1506" w:name="_Toc462933612"/>
      <w:bookmarkStart w:id="1507" w:name="_Toc463298003"/>
      <w:ins w:id="1508" w:author="Mr Richard P Williams" w:date="2016-10-03T22:42:00Z">
        <w:r>
          <w:t xml:space="preserve">Table </w:t>
        </w:r>
        <w:r>
          <w:fldChar w:fldCharType="begin"/>
        </w:r>
        <w:r>
          <w:instrText xml:space="preserve"> SEQ Table \* ARABIC </w:instrText>
        </w:r>
        <w:r>
          <w:fldChar w:fldCharType="separate"/>
        </w:r>
        <w:r>
          <w:rPr>
            <w:noProof/>
          </w:rPr>
          <w:t>11</w:t>
        </w:r>
        <w:r>
          <w:fldChar w:fldCharType="end"/>
        </w:r>
        <w:r>
          <w:t xml:space="preserve"> </w:t>
        </w:r>
        <w:del w:id="1509" w:author="Richard Willaims" w:date="2016-10-12T14:05:00Z">
          <w:r w:rsidDel="00E8028A">
            <w:delText>-</w:delText>
          </w:r>
        </w:del>
      </w:ins>
      <w:ins w:id="1510" w:author="Richard Willaims" w:date="2016-10-12T14:05:00Z">
        <w:r w:rsidR="00E8028A">
          <w:t>–</w:t>
        </w:r>
      </w:ins>
      <w:ins w:id="1511" w:author="Mr Richard P Williams" w:date="2016-10-03T22:42:00Z">
        <w:r>
          <w:t xml:space="preserve"> Counts</w:t>
        </w:r>
      </w:ins>
      <w:bookmarkEnd w:id="1506"/>
      <w:bookmarkEnd w:id="1507"/>
    </w:p>
    <w:p w14:paraId="065B8B1C" w14:textId="77777777" w:rsidR="00E8028A" w:rsidRPr="00E8028A" w:rsidRDefault="00E8028A">
      <w:pPr>
        <w:rPr>
          <w:ins w:id="1512" w:author="Mr Richard P Williams" w:date="2016-10-03T22:42:00Z"/>
        </w:rPr>
        <w:pPrChange w:id="1513" w:author="Richard Willaims" w:date="2016-10-12T14:05:00Z">
          <w:pPr>
            <w:pStyle w:val="Caption"/>
            <w:keepNext/>
          </w:pPr>
        </w:pPrChange>
      </w:pPr>
    </w:p>
    <w:tbl>
      <w:tblPr>
        <w:tblStyle w:val="GridTable4-Accent4"/>
        <w:tblW w:w="9445" w:type="dxa"/>
        <w:tblLook w:val="04A0" w:firstRow="1" w:lastRow="0" w:firstColumn="1" w:lastColumn="0" w:noHBand="0" w:noVBand="1"/>
      </w:tblPr>
      <w:tblGrid>
        <w:gridCol w:w="3320"/>
        <w:gridCol w:w="1535"/>
        <w:gridCol w:w="1175"/>
        <w:gridCol w:w="3415"/>
      </w:tblGrid>
      <w:tr w:rsidR="008F7B0C" w:rsidRPr="00307A4C" w14:paraId="36B2A73D" w14:textId="77777777" w:rsidTr="008F7B0C">
        <w:trPr>
          <w:cnfStyle w:val="100000000000" w:firstRow="1" w:lastRow="0" w:firstColumn="0" w:lastColumn="0" w:oddVBand="0" w:evenVBand="0" w:oddHBand="0" w:evenHBand="0" w:firstRowFirstColumn="0" w:firstRowLastColumn="0" w:lastRowFirstColumn="0" w:lastRowLastColumn="0"/>
          <w:trHeight w:val="300"/>
          <w:ins w:id="151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0F46D58" w14:textId="77777777" w:rsidR="008F7B0C" w:rsidRPr="00307A4C" w:rsidRDefault="008F7B0C" w:rsidP="008F7B0C">
            <w:pPr>
              <w:rPr>
                <w:ins w:id="1515" w:author="Mr Richard P Williams" w:date="2016-10-03T22:42:00Z"/>
                <w:rFonts w:cs="Open Sans"/>
                <w:sz w:val="20"/>
                <w:szCs w:val="20"/>
              </w:rPr>
            </w:pPr>
            <w:ins w:id="1516" w:author="Mr Richard P Williams" w:date="2016-10-03T22:42:00Z">
              <w:r>
                <w:rPr>
                  <w:rFonts w:cs="Open Sans"/>
                  <w:sz w:val="20"/>
                  <w:szCs w:val="20"/>
                </w:rPr>
                <w:t>Name</w:t>
              </w:r>
            </w:ins>
          </w:p>
        </w:tc>
        <w:tc>
          <w:tcPr>
            <w:tcW w:w="960" w:type="dxa"/>
            <w:noWrap/>
            <w:hideMark/>
          </w:tcPr>
          <w:p w14:paraId="3C1376FA"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1517" w:author="Mr Richard P Williams" w:date="2016-10-03T22:42:00Z"/>
                <w:rFonts w:cs="Open Sans"/>
                <w:sz w:val="20"/>
                <w:szCs w:val="20"/>
              </w:rPr>
            </w:pPr>
            <w:ins w:id="1518" w:author="Mr Richard P Williams" w:date="2016-10-03T22:42:00Z">
              <w:r>
                <w:rPr>
                  <w:rFonts w:cs="Open Sans"/>
                  <w:sz w:val="20"/>
                  <w:szCs w:val="20"/>
                </w:rPr>
                <w:t>Data Type</w:t>
              </w:r>
            </w:ins>
          </w:p>
        </w:tc>
        <w:tc>
          <w:tcPr>
            <w:tcW w:w="1175" w:type="dxa"/>
            <w:noWrap/>
            <w:hideMark/>
          </w:tcPr>
          <w:p w14:paraId="51C81C87"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1519" w:author="Mr Richard P Williams" w:date="2016-10-03T22:42:00Z"/>
                <w:rFonts w:cs="Open Sans"/>
                <w:sz w:val="20"/>
                <w:szCs w:val="20"/>
              </w:rPr>
            </w:pPr>
            <w:ins w:id="1520" w:author="Mr Richard P Williams" w:date="2016-10-03T22:42:00Z">
              <w:r>
                <w:rPr>
                  <w:rFonts w:cs="Open Sans"/>
                  <w:sz w:val="20"/>
                  <w:szCs w:val="20"/>
                </w:rPr>
                <w:t>Size</w:t>
              </w:r>
            </w:ins>
          </w:p>
        </w:tc>
        <w:tc>
          <w:tcPr>
            <w:tcW w:w="3990" w:type="dxa"/>
          </w:tcPr>
          <w:p w14:paraId="04FB45D5"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1521" w:author="Mr Richard P Williams" w:date="2016-10-03T22:42:00Z"/>
                <w:rFonts w:cs="Open Sans"/>
                <w:sz w:val="20"/>
                <w:szCs w:val="20"/>
              </w:rPr>
            </w:pPr>
            <w:ins w:id="1522" w:author="Mr Richard P Williams" w:date="2016-10-03T22:42:00Z">
              <w:r>
                <w:rPr>
                  <w:rFonts w:cs="Open Sans"/>
                  <w:sz w:val="20"/>
                  <w:szCs w:val="20"/>
                </w:rPr>
                <w:t>Description</w:t>
              </w:r>
            </w:ins>
          </w:p>
        </w:tc>
      </w:tr>
      <w:tr w:rsidR="008F7B0C" w:rsidRPr="00307A4C" w14:paraId="32645C4B" w14:textId="77777777" w:rsidTr="008F7B0C">
        <w:trPr>
          <w:cnfStyle w:val="000000100000" w:firstRow="0" w:lastRow="0" w:firstColumn="0" w:lastColumn="0" w:oddVBand="0" w:evenVBand="0" w:oddHBand="1" w:evenHBand="0" w:firstRowFirstColumn="0" w:firstRowLastColumn="0" w:lastRowFirstColumn="0" w:lastRowLastColumn="0"/>
          <w:trHeight w:val="300"/>
          <w:ins w:id="152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EC6A519" w14:textId="77777777" w:rsidR="008F7B0C" w:rsidRPr="00307A4C" w:rsidRDefault="008F7B0C" w:rsidP="008F7B0C">
            <w:pPr>
              <w:rPr>
                <w:ins w:id="1524" w:author="Mr Richard P Williams" w:date="2016-10-03T22:42:00Z"/>
                <w:rFonts w:cs="Open Sans"/>
                <w:sz w:val="20"/>
                <w:szCs w:val="20"/>
              </w:rPr>
            </w:pPr>
            <w:ins w:id="1525" w:author="Mr Richard P Williams" w:date="2016-10-03T22:42:00Z">
              <w:r w:rsidRPr="00307A4C">
                <w:rPr>
                  <w:rFonts w:cs="Open Sans"/>
                  <w:sz w:val="20"/>
                  <w:szCs w:val="20"/>
                </w:rPr>
                <w:t>Location</w:t>
              </w:r>
            </w:ins>
          </w:p>
        </w:tc>
        <w:tc>
          <w:tcPr>
            <w:tcW w:w="960" w:type="dxa"/>
            <w:noWrap/>
            <w:hideMark/>
          </w:tcPr>
          <w:p w14:paraId="25B8BD6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26" w:author="Mr Richard P Williams" w:date="2016-10-03T22:42:00Z"/>
                <w:rFonts w:cs="Open Sans"/>
                <w:sz w:val="20"/>
                <w:szCs w:val="20"/>
              </w:rPr>
            </w:pPr>
            <w:ins w:id="1527" w:author="Mr Richard P Williams" w:date="2016-10-03T22:42:00Z">
              <w:del w:id="1528" w:author="Richard Willaims" w:date="2016-10-10T23:47:00Z">
                <w:r w:rsidRPr="00307A4C" w:rsidDel="002E038B">
                  <w:rPr>
                    <w:rFonts w:cs="Open Sans"/>
                    <w:sz w:val="20"/>
                    <w:szCs w:val="20"/>
                  </w:rPr>
                  <w:delText>int</w:delText>
                </w:r>
              </w:del>
            </w:ins>
            <w:ins w:id="1529" w:author="Richard Willaims" w:date="2016-10-10T23:47:00Z">
              <w:r w:rsidR="002E038B">
                <w:rPr>
                  <w:rFonts w:cs="Open Sans"/>
                  <w:sz w:val="20"/>
                  <w:szCs w:val="20"/>
                </w:rPr>
                <w:t>Numeric</w:t>
              </w:r>
            </w:ins>
          </w:p>
        </w:tc>
        <w:tc>
          <w:tcPr>
            <w:tcW w:w="1175" w:type="dxa"/>
            <w:noWrap/>
            <w:hideMark/>
          </w:tcPr>
          <w:p w14:paraId="3B46BBB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30" w:author="Mr Richard P Williams" w:date="2016-10-03T22:42:00Z"/>
                <w:rFonts w:cs="Open Sans"/>
                <w:sz w:val="20"/>
                <w:szCs w:val="20"/>
              </w:rPr>
            </w:pPr>
            <w:ins w:id="1531" w:author="Mr Richard P Williams" w:date="2016-10-03T22:42:00Z">
              <w:r w:rsidRPr="00307A4C">
                <w:rPr>
                  <w:rFonts w:cs="Open Sans"/>
                  <w:sz w:val="20"/>
                  <w:szCs w:val="20"/>
                </w:rPr>
                <w:t>4</w:t>
              </w:r>
            </w:ins>
          </w:p>
        </w:tc>
        <w:tc>
          <w:tcPr>
            <w:tcW w:w="3990" w:type="dxa"/>
          </w:tcPr>
          <w:p w14:paraId="239BFDC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32" w:author="Mr Richard P Williams" w:date="2016-10-03T22:42:00Z"/>
                <w:rFonts w:cs="Open Sans"/>
                <w:sz w:val="20"/>
                <w:szCs w:val="20"/>
              </w:rPr>
            </w:pPr>
            <w:ins w:id="1533" w:author="Mr Richard P Williams" w:date="2016-10-03T22:42:00Z">
              <w:r>
                <w:rPr>
                  <w:rFonts w:cs="Open Sans"/>
                  <w:sz w:val="20"/>
                  <w:szCs w:val="20"/>
                </w:rPr>
                <w:t>Location of Item, example Store or Warehouse</w:t>
              </w:r>
            </w:ins>
          </w:p>
        </w:tc>
      </w:tr>
      <w:tr w:rsidR="008F7B0C" w:rsidRPr="00307A4C" w14:paraId="59F0AACD" w14:textId="77777777" w:rsidTr="008F7B0C">
        <w:trPr>
          <w:trHeight w:val="300"/>
          <w:ins w:id="153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F357346" w14:textId="77777777" w:rsidR="008F7B0C" w:rsidRPr="00307A4C" w:rsidRDefault="008F7B0C" w:rsidP="008F7B0C">
            <w:pPr>
              <w:rPr>
                <w:ins w:id="1535" w:author="Mr Richard P Williams" w:date="2016-10-03T22:42:00Z"/>
                <w:rFonts w:cs="Open Sans"/>
                <w:sz w:val="20"/>
                <w:szCs w:val="20"/>
              </w:rPr>
            </w:pPr>
            <w:ins w:id="1536" w:author="Mr Richard P Williams" w:date="2016-10-03T22:42:00Z">
              <w:r>
                <w:rPr>
                  <w:rFonts w:cs="Open Sans"/>
                  <w:sz w:val="20"/>
                  <w:szCs w:val="20"/>
                </w:rPr>
                <w:t xml:space="preserve">Sellable </w:t>
              </w:r>
              <w:r w:rsidRPr="00307A4C">
                <w:rPr>
                  <w:rFonts w:cs="Open Sans"/>
                  <w:sz w:val="20"/>
                  <w:szCs w:val="20"/>
                </w:rPr>
                <w:t>Item</w:t>
              </w:r>
            </w:ins>
          </w:p>
        </w:tc>
        <w:tc>
          <w:tcPr>
            <w:tcW w:w="960" w:type="dxa"/>
            <w:noWrap/>
            <w:hideMark/>
          </w:tcPr>
          <w:p w14:paraId="50942FF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537" w:author="Mr Richard P Williams" w:date="2016-10-03T22:42:00Z"/>
                <w:rFonts w:cs="Open Sans"/>
                <w:sz w:val="20"/>
                <w:szCs w:val="20"/>
              </w:rPr>
            </w:pPr>
            <w:ins w:id="1538" w:author="Mr Richard P Williams" w:date="2016-10-03T22:42:00Z">
              <w:del w:id="1539" w:author="Richard Willaims" w:date="2016-10-10T21:56:00Z">
                <w:r w:rsidDel="00910F2B">
                  <w:rPr>
                    <w:rFonts w:cs="Open Sans"/>
                    <w:sz w:val="20"/>
                    <w:szCs w:val="20"/>
                  </w:rPr>
                  <w:delText>n</w:delText>
                </w:r>
                <w:r w:rsidRPr="00307A4C" w:rsidDel="00910F2B">
                  <w:rPr>
                    <w:rFonts w:cs="Open Sans"/>
                    <w:sz w:val="20"/>
                    <w:szCs w:val="20"/>
                  </w:rPr>
                  <w:delText>varchar</w:delText>
                </w:r>
              </w:del>
            </w:ins>
            <w:ins w:id="1540" w:author="Richard Willaims" w:date="2016-10-10T21:56:00Z">
              <w:r w:rsidR="00910F2B">
                <w:rPr>
                  <w:rFonts w:cs="Open Sans"/>
                  <w:sz w:val="20"/>
                  <w:szCs w:val="20"/>
                </w:rPr>
                <w:t>String</w:t>
              </w:r>
            </w:ins>
          </w:p>
        </w:tc>
        <w:tc>
          <w:tcPr>
            <w:tcW w:w="1175" w:type="dxa"/>
            <w:noWrap/>
            <w:hideMark/>
          </w:tcPr>
          <w:p w14:paraId="6000703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541" w:author="Mr Richard P Williams" w:date="2016-10-03T22:42:00Z"/>
                <w:rFonts w:cs="Open Sans"/>
                <w:sz w:val="20"/>
                <w:szCs w:val="20"/>
              </w:rPr>
            </w:pPr>
            <w:ins w:id="1542" w:author="Mr Richard P Williams" w:date="2016-10-03T22:42:00Z">
              <w:r w:rsidRPr="00307A4C">
                <w:rPr>
                  <w:rFonts w:cs="Open Sans"/>
                  <w:sz w:val="20"/>
                  <w:szCs w:val="20"/>
                </w:rPr>
                <w:t>8000</w:t>
              </w:r>
            </w:ins>
          </w:p>
        </w:tc>
        <w:tc>
          <w:tcPr>
            <w:tcW w:w="3990" w:type="dxa"/>
          </w:tcPr>
          <w:p w14:paraId="0BDDE040"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543" w:author="Mr Richard P Williams" w:date="2016-10-03T22:42:00Z"/>
                <w:rFonts w:cs="Open Sans"/>
                <w:sz w:val="20"/>
                <w:szCs w:val="20"/>
              </w:rPr>
            </w:pPr>
          </w:p>
        </w:tc>
      </w:tr>
      <w:tr w:rsidR="008F7B0C" w:rsidRPr="00307A4C" w14:paraId="6D161A41" w14:textId="77777777" w:rsidTr="008F7B0C">
        <w:trPr>
          <w:cnfStyle w:val="000000100000" w:firstRow="0" w:lastRow="0" w:firstColumn="0" w:lastColumn="0" w:oddVBand="0" w:evenVBand="0" w:oddHBand="1" w:evenHBand="0" w:firstRowFirstColumn="0" w:firstRowLastColumn="0" w:lastRowFirstColumn="0" w:lastRowLastColumn="0"/>
          <w:trHeight w:val="300"/>
          <w:ins w:id="154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0D5531E" w14:textId="77777777" w:rsidR="008F7B0C" w:rsidRPr="00307A4C" w:rsidRDefault="008F7B0C" w:rsidP="008F7B0C">
            <w:pPr>
              <w:rPr>
                <w:ins w:id="1545" w:author="Mr Richard P Williams" w:date="2016-10-03T22:42:00Z"/>
                <w:rFonts w:cs="Open Sans"/>
                <w:sz w:val="20"/>
                <w:szCs w:val="20"/>
              </w:rPr>
            </w:pPr>
            <w:ins w:id="1546" w:author="Mr Richard P Williams" w:date="2016-10-03T22:42:00Z">
              <w:r w:rsidRPr="00307A4C">
                <w:rPr>
                  <w:rFonts w:cs="Open Sans"/>
                  <w:sz w:val="20"/>
                  <w:szCs w:val="20"/>
                </w:rPr>
                <w:t>Orderable</w:t>
              </w:r>
              <w:r>
                <w:rPr>
                  <w:rFonts w:cs="Open Sans"/>
                  <w:sz w:val="20"/>
                  <w:szCs w:val="20"/>
                </w:rPr>
                <w:t xml:space="preserve"> </w:t>
              </w:r>
              <w:r w:rsidRPr="00307A4C">
                <w:rPr>
                  <w:rFonts w:cs="Open Sans"/>
                  <w:sz w:val="20"/>
                  <w:szCs w:val="20"/>
                </w:rPr>
                <w:t>Item</w:t>
              </w:r>
            </w:ins>
          </w:p>
        </w:tc>
        <w:tc>
          <w:tcPr>
            <w:tcW w:w="960" w:type="dxa"/>
            <w:noWrap/>
            <w:hideMark/>
          </w:tcPr>
          <w:p w14:paraId="12E254C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47" w:author="Mr Richard P Williams" w:date="2016-10-03T22:42:00Z"/>
                <w:rFonts w:cs="Open Sans"/>
                <w:sz w:val="20"/>
                <w:szCs w:val="20"/>
              </w:rPr>
            </w:pPr>
            <w:ins w:id="1548" w:author="Mr Richard P Williams" w:date="2016-10-03T22:42:00Z">
              <w:del w:id="1549" w:author="Richard Willaims" w:date="2016-10-10T21:56:00Z">
                <w:r w:rsidRPr="00307A4C" w:rsidDel="00910F2B">
                  <w:rPr>
                    <w:rFonts w:cs="Open Sans"/>
                    <w:sz w:val="20"/>
                    <w:szCs w:val="20"/>
                  </w:rPr>
                  <w:delText>nvarchar</w:delText>
                </w:r>
              </w:del>
            </w:ins>
            <w:ins w:id="1550" w:author="Richard Willaims" w:date="2016-10-10T21:56:00Z">
              <w:r w:rsidR="00910F2B">
                <w:rPr>
                  <w:rFonts w:cs="Open Sans"/>
                  <w:sz w:val="20"/>
                  <w:szCs w:val="20"/>
                </w:rPr>
                <w:t>String</w:t>
              </w:r>
            </w:ins>
          </w:p>
        </w:tc>
        <w:tc>
          <w:tcPr>
            <w:tcW w:w="1175" w:type="dxa"/>
            <w:noWrap/>
            <w:hideMark/>
          </w:tcPr>
          <w:p w14:paraId="0FDC3171"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51" w:author="Mr Richard P Williams" w:date="2016-10-03T22:42:00Z"/>
                <w:rFonts w:cs="Open Sans"/>
                <w:sz w:val="20"/>
                <w:szCs w:val="20"/>
              </w:rPr>
            </w:pPr>
            <w:ins w:id="1552" w:author="Mr Richard P Williams" w:date="2016-10-03T22:42:00Z">
              <w:r w:rsidRPr="00307A4C">
                <w:rPr>
                  <w:rFonts w:cs="Open Sans"/>
                  <w:sz w:val="20"/>
                  <w:szCs w:val="20"/>
                </w:rPr>
                <w:t>8000</w:t>
              </w:r>
            </w:ins>
          </w:p>
        </w:tc>
        <w:tc>
          <w:tcPr>
            <w:tcW w:w="3990" w:type="dxa"/>
          </w:tcPr>
          <w:p w14:paraId="0D61696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53" w:author="Mr Richard P Williams" w:date="2016-10-03T22:42:00Z"/>
                <w:rFonts w:cs="Open Sans"/>
                <w:sz w:val="20"/>
                <w:szCs w:val="20"/>
              </w:rPr>
            </w:pPr>
          </w:p>
        </w:tc>
      </w:tr>
      <w:tr w:rsidR="008F7B0C" w:rsidRPr="00307A4C" w14:paraId="3CA297F2" w14:textId="77777777" w:rsidTr="008F7B0C">
        <w:trPr>
          <w:trHeight w:val="300"/>
          <w:ins w:id="155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03FA12C9" w14:textId="77777777" w:rsidR="008F7B0C" w:rsidRDefault="008F7B0C" w:rsidP="008F7B0C">
            <w:pPr>
              <w:rPr>
                <w:ins w:id="1555" w:author="Mr Richard P Williams" w:date="2016-10-03T22:42:00Z"/>
                <w:rFonts w:cs="Open Sans"/>
                <w:sz w:val="20"/>
                <w:szCs w:val="20"/>
              </w:rPr>
            </w:pPr>
            <w:ins w:id="1556" w:author="Mr Richard P Williams" w:date="2016-10-03T22:42:00Z">
              <w:r>
                <w:rPr>
                  <w:rFonts w:cs="Open Sans"/>
                  <w:sz w:val="20"/>
                  <w:szCs w:val="20"/>
                </w:rPr>
                <w:t>Count Type</w:t>
              </w:r>
            </w:ins>
          </w:p>
        </w:tc>
        <w:tc>
          <w:tcPr>
            <w:tcW w:w="960" w:type="dxa"/>
            <w:noWrap/>
          </w:tcPr>
          <w:p w14:paraId="2BAF58C0"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557" w:author="Mr Richard P Williams" w:date="2016-10-03T22:42:00Z"/>
                <w:rFonts w:cs="Open Sans"/>
                <w:sz w:val="20"/>
                <w:szCs w:val="20"/>
              </w:rPr>
            </w:pPr>
            <w:ins w:id="1558" w:author="Mr Richard P Williams" w:date="2016-10-03T22:42:00Z">
              <w:del w:id="1559" w:author="Richard Willaims" w:date="2016-10-10T23:47:00Z">
                <w:r w:rsidDel="002E038B">
                  <w:rPr>
                    <w:rFonts w:cs="Open Sans"/>
                    <w:sz w:val="20"/>
                    <w:szCs w:val="20"/>
                  </w:rPr>
                  <w:delText>int</w:delText>
                </w:r>
              </w:del>
            </w:ins>
            <w:ins w:id="1560" w:author="Richard Willaims" w:date="2016-10-10T23:47:00Z">
              <w:r w:rsidR="002E038B">
                <w:rPr>
                  <w:rFonts w:cs="Open Sans"/>
                  <w:sz w:val="20"/>
                  <w:szCs w:val="20"/>
                </w:rPr>
                <w:t>Numeric</w:t>
              </w:r>
            </w:ins>
          </w:p>
        </w:tc>
        <w:tc>
          <w:tcPr>
            <w:tcW w:w="1175" w:type="dxa"/>
            <w:noWrap/>
          </w:tcPr>
          <w:p w14:paraId="00EC8C4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561" w:author="Mr Richard P Williams" w:date="2016-10-03T22:42:00Z"/>
                <w:rFonts w:cs="Open Sans"/>
                <w:sz w:val="20"/>
                <w:szCs w:val="20"/>
              </w:rPr>
            </w:pPr>
            <w:ins w:id="1562" w:author="Mr Richard P Williams" w:date="2016-10-03T22:42:00Z">
              <w:r>
                <w:rPr>
                  <w:rFonts w:cs="Open Sans"/>
                  <w:sz w:val="20"/>
                  <w:szCs w:val="20"/>
                </w:rPr>
                <w:t>4</w:t>
              </w:r>
            </w:ins>
          </w:p>
        </w:tc>
        <w:tc>
          <w:tcPr>
            <w:tcW w:w="3990" w:type="dxa"/>
          </w:tcPr>
          <w:p w14:paraId="0DCE410F"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1563" w:author="Mr Richard P Williams" w:date="2016-10-03T22:42:00Z"/>
                <w:rFonts w:cs="Open Sans"/>
                <w:sz w:val="20"/>
                <w:szCs w:val="20"/>
              </w:rPr>
            </w:pPr>
            <w:ins w:id="1564" w:author="Mr Richard P Williams" w:date="2016-10-03T22:42:00Z">
              <w:r>
                <w:rPr>
                  <w:rFonts w:cs="Open Sans"/>
                  <w:sz w:val="20"/>
                  <w:szCs w:val="20"/>
                </w:rPr>
                <w:t xml:space="preserve">Cycle </w:t>
              </w:r>
              <w:proofErr w:type="gramStart"/>
              <w:r>
                <w:rPr>
                  <w:rFonts w:cs="Open Sans"/>
                  <w:sz w:val="20"/>
                  <w:szCs w:val="20"/>
                </w:rPr>
                <w:t>Count,  Stock</w:t>
              </w:r>
              <w:proofErr w:type="gramEnd"/>
              <w:r>
                <w:rPr>
                  <w:rFonts w:cs="Open Sans"/>
                  <w:sz w:val="20"/>
                  <w:szCs w:val="20"/>
                </w:rPr>
                <w:t xml:space="preserve"> Counts etc</w:t>
              </w:r>
            </w:ins>
          </w:p>
        </w:tc>
      </w:tr>
      <w:tr w:rsidR="008F7B0C" w:rsidRPr="00307A4C" w14:paraId="5F7881A5" w14:textId="77777777" w:rsidTr="008F7B0C">
        <w:trPr>
          <w:cnfStyle w:val="000000100000" w:firstRow="0" w:lastRow="0" w:firstColumn="0" w:lastColumn="0" w:oddVBand="0" w:evenVBand="0" w:oddHBand="1" w:evenHBand="0" w:firstRowFirstColumn="0" w:firstRowLastColumn="0" w:lastRowFirstColumn="0" w:lastRowLastColumn="0"/>
          <w:trHeight w:val="300"/>
          <w:ins w:id="156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4ABE66F" w14:textId="77777777" w:rsidR="008F7B0C" w:rsidRPr="00307A4C" w:rsidRDefault="008F7B0C" w:rsidP="008F7B0C">
            <w:pPr>
              <w:rPr>
                <w:ins w:id="1566" w:author="Mr Richard P Williams" w:date="2016-10-03T22:42:00Z"/>
                <w:rFonts w:cs="Open Sans"/>
                <w:sz w:val="20"/>
                <w:szCs w:val="20"/>
              </w:rPr>
            </w:pPr>
            <w:ins w:id="1567" w:author="Mr Richard P Williams" w:date="2016-10-03T22:42:00Z">
              <w:r w:rsidRPr="00307A4C">
                <w:rPr>
                  <w:rFonts w:cs="Open Sans"/>
                  <w:sz w:val="20"/>
                  <w:szCs w:val="20"/>
                </w:rPr>
                <w:t>Day</w:t>
              </w:r>
            </w:ins>
          </w:p>
        </w:tc>
        <w:tc>
          <w:tcPr>
            <w:tcW w:w="960" w:type="dxa"/>
            <w:noWrap/>
            <w:hideMark/>
          </w:tcPr>
          <w:p w14:paraId="11B4057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68" w:author="Mr Richard P Williams" w:date="2016-10-03T22:42:00Z"/>
                <w:rFonts w:cs="Open Sans"/>
                <w:sz w:val="20"/>
                <w:szCs w:val="20"/>
              </w:rPr>
            </w:pPr>
            <w:ins w:id="1569" w:author="Mr Richard P Williams" w:date="2016-10-03T22:42:00Z">
              <w:r w:rsidRPr="00307A4C">
                <w:rPr>
                  <w:rFonts w:cs="Open Sans"/>
                  <w:sz w:val="20"/>
                  <w:szCs w:val="20"/>
                </w:rPr>
                <w:t>datetime</w:t>
              </w:r>
            </w:ins>
          </w:p>
        </w:tc>
        <w:tc>
          <w:tcPr>
            <w:tcW w:w="1175" w:type="dxa"/>
            <w:noWrap/>
            <w:hideMark/>
          </w:tcPr>
          <w:p w14:paraId="4241A71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70" w:author="Mr Richard P Williams" w:date="2016-10-03T22:42:00Z"/>
                <w:rFonts w:cs="Open Sans"/>
                <w:sz w:val="20"/>
                <w:szCs w:val="20"/>
              </w:rPr>
            </w:pPr>
            <w:ins w:id="1571" w:author="Mr Richard P Williams" w:date="2016-10-03T22:42:00Z">
              <w:r w:rsidRPr="00307A4C">
                <w:rPr>
                  <w:rFonts w:cs="Open Sans"/>
                  <w:sz w:val="20"/>
                  <w:szCs w:val="20"/>
                </w:rPr>
                <w:t>8</w:t>
              </w:r>
            </w:ins>
          </w:p>
        </w:tc>
        <w:tc>
          <w:tcPr>
            <w:tcW w:w="3990" w:type="dxa"/>
          </w:tcPr>
          <w:p w14:paraId="6BB37AB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72" w:author="Mr Richard P Williams" w:date="2016-10-03T22:42:00Z"/>
                <w:rFonts w:cs="Open Sans"/>
                <w:sz w:val="20"/>
                <w:szCs w:val="20"/>
              </w:rPr>
            </w:pPr>
            <w:ins w:id="1573" w:author="Mr Richard P Williams" w:date="2016-10-03T22:42:00Z">
              <w:r>
                <w:rPr>
                  <w:rFonts w:cs="Open Sans"/>
                  <w:sz w:val="20"/>
                  <w:szCs w:val="20"/>
                </w:rPr>
                <w:t>The Business day the Count occurred</w:t>
              </w:r>
            </w:ins>
          </w:p>
        </w:tc>
      </w:tr>
      <w:tr w:rsidR="008F7B0C" w:rsidRPr="00307A4C" w14:paraId="1F36E2F2" w14:textId="77777777" w:rsidTr="008F7B0C">
        <w:trPr>
          <w:trHeight w:val="300"/>
          <w:ins w:id="157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D1280D1" w14:textId="77777777" w:rsidR="008F7B0C" w:rsidRPr="00307A4C" w:rsidRDefault="008F7B0C" w:rsidP="008F7B0C">
            <w:pPr>
              <w:rPr>
                <w:ins w:id="1575" w:author="Mr Richard P Williams" w:date="2016-10-03T22:42:00Z"/>
                <w:rFonts w:cs="Open Sans"/>
                <w:sz w:val="20"/>
                <w:szCs w:val="20"/>
              </w:rPr>
            </w:pPr>
            <w:ins w:id="1576" w:author="Mr Richard P Williams" w:date="2016-10-03T22:42:00Z">
              <w:r w:rsidRPr="00307A4C">
                <w:rPr>
                  <w:rFonts w:cs="Open Sans"/>
                  <w:sz w:val="20"/>
                  <w:szCs w:val="20"/>
                </w:rPr>
                <w:t>SequenceNo</w:t>
              </w:r>
            </w:ins>
          </w:p>
        </w:tc>
        <w:tc>
          <w:tcPr>
            <w:tcW w:w="960" w:type="dxa"/>
            <w:noWrap/>
            <w:hideMark/>
          </w:tcPr>
          <w:p w14:paraId="39E49EA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577" w:author="Mr Richard P Williams" w:date="2016-10-03T22:42:00Z"/>
                <w:rFonts w:cs="Open Sans"/>
                <w:sz w:val="20"/>
                <w:szCs w:val="20"/>
              </w:rPr>
            </w:pPr>
            <w:ins w:id="1578" w:author="Mr Richard P Williams" w:date="2016-10-03T22:42:00Z">
              <w:del w:id="1579" w:author="Richard Willaims" w:date="2016-10-10T23:47:00Z">
                <w:r w:rsidRPr="00307A4C" w:rsidDel="002E038B">
                  <w:rPr>
                    <w:rFonts w:cs="Open Sans"/>
                    <w:sz w:val="20"/>
                    <w:szCs w:val="20"/>
                  </w:rPr>
                  <w:delText>int</w:delText>
                </w:r>
              </w:del>
            </w:ins>
            <w:ins w:id="1580" w:author="Richard Willaims" w:date="2016-10-10T23:47:00Z">
              <w:r w:rsidR="002E038B">
                <w:rPr>
                  <w:rFonts w:cs="Open Sans"/>
                  <w:sz w:val="20"/>
                  <w:szCs w:val="20"/>
                </w:rPr>
                <w:t>Numeric</w:t>
              </w:r>
            </w:ins>
          </w:p>
        </w:tc>
        <w:tc>
          <w:tcPr>
            <w:tcW w:w="1175" w:type="dxa"/>
            <w:noWrap/>
            <w:hideMark/>
          </w:tcPr>
          <w:p w14:paraId="12A7468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581" w:author="Mr Richard P Williams" w:date="2016-10-03T22:42:00Z"/>
                <w:rFonts w:cs="Open Sans"/>
                <w:sz w:val="20"/>
                <w:szCs w:val="20"/>
              </w:rPr>
            </w:pPr>
            <w:ins w:id="1582" w:author="Mr Richard P Williams" w:date="2016-10-03T22:42:00Z">
              <w:r w:rsidRPr="00307A4C">
                <w:rPr>
                  <w:rFonts w:cs="Open Sans"/>
                  <w:sz w:val="20"/>
                  <w:szCs w:val="20"/>
                </w:rPr>
                <w:t>4</w:t>
              </w:r>
            </w:ins>
          </w:p>
        </w:tc>
        <w:tc>
          <w:tcPr>
            <w:tcW w:w="3990" w:type="dxa"/>
          </w:tcPr>
          <w:p w14:paraId="3648BAE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583" w:author="Mr Richard P Williams" w:date="2016-10-03T22:42:00Z"/>
                <w:rFonts w:cs="Open Sans"/>
                <w:sz w:val="20"/>
                <w:szCs w:val="20"/>
              </w:rPr>
            </w:pPr>
            <w:ins w:id="1584" w:author="Mr Richard P Williams" w:date="2016-10-03T22:42:00Z">
              <w:r>
                <w:rPr>
                  <w:rFonts w:cs="Open Sans"/>
                  <w:sz w:val="20"/>
                  <w:szCs w:val="20"/>
                </w:rPr>
                <w:t>If the item is count in multiple places within the location, then please provide a record sequence number</w:t>
              </w:r>
            </w:ins>
          </w:p>
        </w:tc>
      </w:tr>
      <w:tr w:rsidR="008F7B0C" w:rsidRPr="00307A4C" w14:paraId="136B1413" w14:textId="77777777" w:rsidTr="008F7B0C">
        <w:trPr>
          <w:cnfStyle w:val="000000100000" w:firstRow="0" w:lastRow="0" w:firstColumn="0" w:lastColumn="0" w:oddVBand="0" w:evenVBand="0" w:oddHBand="1" w:evenHBand="0" w:firstRowFirstColumn="0" w:firstRowLastColumn="0" w:lastRowFirstColumn="0" w:lastRowLastColumn="0"/>
          <w:trHeight w:val="300"/>
          <w:ins w:id="158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7AD2C24" w14:textId="77777777" w:rsidR="008F7B0C" w:rsidRPr="00307A4C" w:rsidRDefault="008F7B0C" w:rsidP="008F7B0C">
            <w:pPr>
              <w:rPr>
                <w:ins w:id="1586" w:author="Mr Richard P Williams" w:date="2016-10-03T22:42:00Z"/>
                <w:rFonts w:cs="Open Sans"/>
                <w:sz w:val="20"/>
                <w:szCs w:val="20"/>
              </w:rPr>
            </w:pPr>
            <w:ins w:id="1587" w:author="Mr Richard P Williams" w:date="2016-10-03T22:42:00Z">
              <w:r w:rsidRPr="00307A4C">
                <w:rPr>
                  <w:rFonts w:cs="Open Sans"/>
                  <w:sz w:val="20"/>
                  <w:szCs w:val="20"/>
                </w:rPr>
                <w:t>UnitCount</w:t>
              </w:r>
            </w:ins>
          </w:p>
        </w:tc>
        <w:tc>
          <w:tcPr>
            <w:tcW w:w="960" w:type="dxa"/>
            <w:noWrap/>
            <w:hideMark/>
          </w:tcPr>
          <w:p w14:paraId="69832CD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88" w:author="Mr Richard P Williams" w:date="2016-10-03T22:42:00Z"/>
                <w:rFonts w:cs="Open Sans"/>
                <w:sz w:val="20"/>
                <w:szCs w:val="20"/>
              </w:rPr>
            </w:pPr>
            <w:ins w:id="1589" w:author="Mr Richard P Williams" w:date="2016-10-03T22:42:00Z">
              <w:r w:rsidRPr="00307A4C">
                <w:rPr>
                  <w:rFonts w:cs="Open Sans"/>
                  <w:sz w:val="20"/>
                  <w:szCs w:val="20"/>
                </w:rPr>
                <w:t>decimal</w:t>
              </w:r>
            </w:ins>
          </w:p>
        </w:tc>
        <w:tc>
          <w:tcPr>
            <w:tcW w:w="1175" w:type="dxa"/>
            <w:noWrap/>
            <w:hideMark/>
          </w:tcPr>
          <w:p w14:paraId="685BB35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90" w:author="Mr Richard P Williams" w:date="2016-10-03T22:42:00Z"/>
                <w:rFonts w:cs="Open Sans"/>
                <w:sz w:val="20"/>
                <w:szCs w:val="20"/>
              </w:rPr>
            </w:pPr>
            <w:ins w:id="1591" w:author="Mr Richard P Williams" w:date="2016-10-03T22:42:00Z">
              <w:r w:rsidRPr="00307A4C">
                <w:rPr>
                  <w:rFonts w:cs="Open Sans"/>
                  <w:sz w:val="20"/>
                  <w:szCs w:val="20"/>
                </w:rPr>
                <w:t>17</w:t>
              </w:r>
            </w:ins>
          </w:p>
        </w:tc>
        <w:tc>
          <w:tcPr>
            <w:tcW w:w="3990" w:type="dxa"/>
          </w:tcPr>
          <w:p w14:paraId="20FC8AF1"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592" w:author="Mr Richard P Williams" w:date="2016-10-03T22:42:00Z"/>
                <w:rFonts w:cs="Open Sans"/>
                <w:sz w:val="20"/>
                <w:szCs w:val="20"/>
              </w:rPr>
            </w:pPr>
            <w:ins w:id="1593" w:author="Mr Richard P Williams" w:date="2016-10-03T22:42:00Z">
              <w:r>
                <w:rPr>
                  <w:rFonts w:cs="Open Sans"/>
                  <w:sz w:val="20"/>
                  <w:szCs w:val="20"/>
                </w:rPr>
                <w:t xml:space="preserve">An Absolute figure the units counted </w:t>
              </w:r>
            </w:ins>
          </w:p>
        </w:tc>
      </w:tr>
      <w:tr w:rsidR="008F7B0C" w:rsidRPr="00307A4C" w14:paraId="0FC63819" w14:textId="77777777" w:rsidTr="008F7B0C">
        <w:trPr>
          <w:trHeight w:val="300"/>
          <w:ins w:id="159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DEDCC2F" w14:textId="77777777" w:rsidR="008F7B0C" w:rsidRPr="00307A4C" w:rsidRDefault="008F7B0C" w:rsidP="008F7B0C">
            <w:pPr>
              <w:rPr>
                <w:ins w:id="1595" w:author="Mr Richard P Williams" w:date="2016-10-03T22:42:00Z"/>
                <w:rFonts w:cs="Open Sans"/>
                <w:sz w:val="20"/>
                <w:szCs w:val="20"/>
              </w:rPr>
            </w:pPr>
            <w:ins w:id="1596" w:author="Mr Richard P Williams" w:date="2016-10-03T22:42:00Z">
              <w:r>
                <w:rPr>
                  <w:rFonts w:cs="Open Sans"/>
                  <w:sz w:val="20"/>
                  <w:szCs w:val="20"/>
                </w:rPr>
                <w:t>CountRetail</w:t>
              </w:r>
            </w:ins>
          </w:p>
        </w:tc>
        <w:tc>
          <w:tcPr>
            <w:tcW w:w="960" w:type="dxa"/>
            <w:noWrap/>
            <w:hideMark/>
          </w:tcPr>
          <w:p w14:paraId="76BEF22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597" w:author="Mr Richard P Williams" w:date="2016-10-03T22:42:00Z"/>
                <w:rFonts w:cs="Open Sans"/>
                <w:sz w:val="20"/>
                <w:szCs w:val="20"/>
              </w:rPr>
            </w:pPr>
            <w:ins w:id="1598" w:author="Mr Richard P Williams" w:date="2016-10-03T22:42:00Z">
              <w:r w:rsidRPr="00307A4C">
                <w:rPr>
                  <w:rFonts w:cs="Open Sans"/>
                  <w:sz w:val="20"/>
                  <w:szCs w:val="20"/>
                </w:rPr>
                <w:t>money</w:t>
              </w:r>
            </w:ins>
          </w:p>
        </w:tc>
        <w:tc>
          <w:tcPr>
            <w:tcW w:w="1175" w:type="dxa"/>
            <w:noWrap/>
            <w:hideMark/>
          </w:tcPr>
          <w:p w14:paraId="165C9C2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599" w:author="Mr Richard P Williams" w:date="2016-10-03T22:42:00Z"/>
                <w:rFonts w:cs="Open Sans"/>
                <w:sz w:val="20"/>
                <w:szCs w:val="20"/>
              </w:rPr>
            </w:pPr>
            <w:ins w:id="1600" w:author="Mr Richard P Williams" w:date="2016-10-03T22:42:00Z">
              <w:r w:rsidRPr="00307A4C">
                <w:rPr>
                  <w:rFonts w:cs="Open Sans"/>
                  <w:sz w:val="20"/>
                  <w:szCs w:val="20"/>
                </w:rPr>
                <w:t>8</w:t>
              </w:r>
            </w:ins>
          </w:p>
        </w:tc>
        <w:tc>
          <w:tcPr>
            <w:tcW w:w="3990" w:type="dxa"/>
          </w:tcPr>
          <w:p w14:paraId="79DF8A3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601" w:author="Mr Richard P Williams" w:date="2016-10-03T22:42:00Z"/>
                <w:rFonts w:cs="Open Sans"/>
                <w:sz w:val="20"/>
                <w:szCs w:val="20"/>
              </w:rPr>
            </w:pPr>
            <w:ins w:id="1602" w:author="Mr Richard P Williams" w:date="2016-10-03T22:42:00Z">
              <w:r>
                <w:rPr>
                  <w:rFonts w:cs="Open Sans"/>
                  <w:sz w:val="20"/>
                  <w:szCs w:val="20"/>
                </w:rPr>
                <w:t>An Absolute figure of total retail amount for the quantity found at the location</w:t>
              </w:r>
            </w:ins>
          </w:p>
        </w:tc>
      </w:tr>
      <w:tr w:rsidR="008F7B0C" w:rsidRPr="00307A4C" w14:paraId="27E1B193" w14:textId="77777777" w:rsidTr="008F7B0C">
        <w:trPr>
          <w:cnfStyle w:val="000000100000" w:firstRow="0" w:lastRow="0" w:firstColumn="0" w:lastColumn="0" w:oddVBand="0" w:evenVBand="0" w:oddHBand="1" w:evenHBand="0" w:firstRowFirstColumn="0" w:firstRowLastColumn="0" w:lastRowFirstColumn="0" w:lastRowLastColumn="0"/>
          <w:trHeight w:val="300"/>
          <w:ins w:id="160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4262E1F0" w14:textId="77777777" w:rsidR="008F7B0C" w:rsidRPr="00307A4C" w:rsidRDefault="008F7B0C" w:rsidP="008F7B0C">
            <w:pPr>
              <w:rPr>
                <w:ins w:id="1604" w:author="Mr Richard P Williams" w:date="2016-10-03T22:42:00Z"/>
                <w:rFonts w:cs="Open Sans"/>
                <w:sz w:val="20"/>
                <w:szCs w:val="20"/>
              </w:rPr>
            </w:pPr>
            <w:ins w:id="1605" w:author="Mr Richard P Williams" w:date="2016-10-03T22:42:00Z">
              <w:r>
                <w:rPr>
                  <w:rFonts w:cs="Open Sans"/>
                  <w:sz w:val="20"/>
                  <w:szCs w:val="20"/>
                </w:rPr>
                <w:t>CountCost</w:t>
              </w:r>
            </w:ins>
          </w:p>
        </w:tc>
        <w:tc>
          <w:tcPr>
            <w:tcW w:w="960" w:type="dxa"/>
            <w:noWrap/>
          </w:tcPr>
          <w:p w14:paraId="6682794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606" w:author="Mr Richard P Williams" w:date="2016-10-03T22:42:00Z"/>
                <w:rFonts w:cs="Open Sans"/>
                <w:sz w:val="20"/>
                <w:szCs w:val="20"/>
              </w:rPr>
            </w:pPr>
            <w:ins w:id="1607" w:author="Mr Richard P Williams" w:date="2016-10-03T22:42:00Z">
              <w:r>
                <w:rPr>
                  <w:rFonts w:cs="Open Sans"/>
                  <w:sz w:val="20"/>
                  <w:szCs w:val="20"/>
                </w:rPr>
                <w:t>money</w:t>
              </w:r>
            </w:ins>
          </w:p>
        </w:tc>
        <w:tc>
          <w:tcPr>
            <w:tcW w:w="1175" w:type="dxa"/>
            <w:noWrap/>
          </w:tcPr>
          <w:p w14:paraId="3673380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608" w:author="Mr Richard P Williams" w:date="2016-10-03T22:42:00Z"/>
                <w:rFonts w:cs="Open Sans"/>
                <w:sz w:val="20"/>
                <w:szCs w:val="20"/>
              </w:rPr>
            </w:pPr>
          </w:p>
        </w:tc>
        <w:tc>
          <w:tcPr>
            <w:tcW w:w="3990" w:type="dxa"/>
          </w:tcPr>
          <w:p w14:paraId="7D39A7A7"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1609" w:author="Mr Richard P Williams" w:date="2016-10-03T22:42:00Z"/>
                <w:rFonts w:cs="Open Sans"/>
                <w:sz w:val="20"/>
                <w:szCs w:val="20"/>
              </w:rPr>
            </w:pPr>
            <w:ins w:id="1610" w:author="Mr Richard P Williams" w:date="2016-10-03T22:42:00Z">
              <w:r>
                <w:rPr>
                  <w:rFonts w:cs="Open Sans"/>
                  <w:sz w:val="20"/>
                  <w:szCs w:val="20"/>
                </w:rPr>
                <w:t>An Absolute figure of total cost amount for the quantity found at the location</w:t>
              </w:r>
            </w:ins>
          </w:p>
        </w:tc>
      </w:tr>
      <w:tr w:rsidR="008F7B0C" w:rsidRPr="00307A4C" w14:paraId="71873032" w14:textId="77777777" w:rsidTr="008F7B0C">
        <w:trPr>
          <w:trHeight w:val="300"/>
          <w:ins w:id="161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8660A47" w14:textId="77777777" w:rsidR="008F7B0C" w:rsidRPr="00307A4C" w:rsidRDefault="008F7B0C" w:rsidP="008F7B0C">
            <w:pPr>
              <w:rPr>
                <w:ins w:id="1612" w:author="Mr Richard P Williams" w:date="2016-10-03T22:42:00Z"/>
                <w:rFonts w:cs="Open Sans"/>
                <w:sz w:val="20"/>
                <w:szCs w:val="20"/>
              </w:rPr>
            </w:pPr>
            <w:ins w:id="1613" w:author="Mr Richard P Williams" w:date="2016-10-03T22:42:00Z">
              <w:r w:rsidRPr="00307A4C">
                <w:rPr>
                  <w:rFonts w:cs="Open Sans"/>
                  <w:sz w:val="20"/>
                  <w:szCs w:val="20"/>
                </w:rPr>
                <w:t>PlanogramCode</w:t>
              </w:r>
              <w:r>
                <w:rPr>
                  <w:rFonts w:cs="Open Sans"/>
                  <w:sz w:val="20"/>
                  <w:szCs w:val="20"/>
                </w:rPr>
                <w:t xml:space="preserve"> or Space plan code</w:t>
              </w:r>
            </w:ins>
          </w:p>
        </w:tc>
        <w:tc>
          <w:tcPr>
            <w:tcW w:w="960" w:type="dxa"/>
            <w:noWrap/>
            <w:hideMark/>
          </w:tcPr>
          <w:p w14:paraId="1DA51046" w14:textId="77777777" w:rsidR="008F7B0C" w:rsidRPr="00307A4C" w:rsidRDefault="008F7B0C" w:rsidP="005E1F87">
            <w:pPr>
              <w:cnfStyle w:val="000000000000" w:firstRow="0" w:lastRow="0" w:firstColumn="0" w:lastColumn="0" w:oddVBand="0" w:evenVBand="0" w:oddHBand="0" w:evenHBand="0" w:firstRowFirstColumn="0" w:firstRowLastColumn="0" w:lastRowFirstColumn="0" w:lastRowLastColumn="0"/>
              <w:rPr>
                <w:ins w:id="1614" w:author="Mr Richard P Williams" w:date="2016-10-03T22:42:00Z"/>
                <w:rFonts w:cs="Open Sans"/>
                <w:sz w:val="20"/>
                <w:szCs w:val="20"/>
              </w:rPr>
            </w:pPr>
            <w:ins w:id="1615" w:author="Mr Richard P Williams" w:date="2016-10-03T22:42:00Z">
              <w:del w:id="1616" w:author="Richard Willaims" w:date="2016-10-10T23:48:00Z">
                <w:r w:rsidRPr="00307A4C" w:rsidDel="002E038B">
                  <w:rPr>
                    <w:rFonts w:cs="Open Sans"/>
                    <w:sz w:val="20"/>
                    <w:szCs w:val="20"/>
                  </w:rPr>
                  <w:delText>small</w:delText>
                </w:r>
              </w:del>
              <w:del w:id="1617" w:author="Richard Willaims" w:date="2016-10-10T23:47:00Z">
                <w:r w:rsidRPr="00307A4C" w:rsidDel="002E038B">
                  <w:rPr>
                    <w:rFonts w:cs="Open Sans"/>
                    <w:sz w:val="20"/>
                    <w:szCs w:val="20"/>
                  </w:rPr>
                  <w:delText>int</w:delText>
                </w:r>
              </w:del>
            </w:ins>
            <w:ins w:id="1618" w:author="Richard Willaims" w:date="2016-10-10T23:47:00Z">
              <w:r w:rsidR="002E038B">
                <w:rPr>
                  <w:rFonts w:cs="Open Sans"/>
                  <w:sz w:val="20"/>
                  <w:szCs w:val="20"/>
                </w:rPr>
                <w:t>Numeric</w:t>
              </w:r>
            </w:ins>
          </w:p>
        </w:tc>
        <w:tc>
          <w:tcPr>
            <w:tcW w:w="1175" w:type="dxa"/>
            <w:noWrap/>
            <w:hideMark/>
          </w:tcPr>
          <w:p w14:paraId="606E160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619" w:author="Mr Richard P Williams" w:date="2016-10-03T22:42:00Z"/>
                <w:rFonts w:cs="Open Sans"/>
                <w:sz w:val="20"/>
                <w:szCs w:val="20"/>
              </w:rPr>
            </w:pPr>
            <w:ins w:id="1620" w:author="Mr Richard P Williams" w:date="2016-10-03T22:42:00Z">
              <w:r w:rsidRPr="00307A4C">
                <w:rPr>
                  <w:rFonts w:cs="Open Sans"/>
                  <w:sz w:val="20"/>
                  <w:szCs w:val="20"/>
                </w:rPr>
                <w:t>2</w:t>
              </w:r>
            </w:ins>
          </w:p>
        </w:tc>
        <w:tc>
          <w:tcPr>
            <w:tcW w:w="3990" w:type="dxa"/>
          </w:tcPr>
          <w:p w14:paraId="7A50317B"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621" w:author="Mr Richard P Williams" w:date="2016-10-03T22:42:00Z"/>
                <w:rFonts w:cs="Open Sans"/>
                <w:sz w:val="20"/>
                <w:szCs w:val="20"/>
              </w:rPr>
            </w:pPr>
            <w:ins w:id="1622" w:author="Mr Richard P Williams" w:date="2016-10-03T22:42:00Z">
              <w:r>
                <w:rPr>
                  <w:rFonts w:cs="Open Sans"/>
                  <w:sz w:val="20"/>
                  <w:szCs w:val="20"/>
                </w:rPr>
                <w:t xml:space="preserve">A planogram code for where in the loca           </w:t>
              </w:r>
            </w:ins>
          </w:p>
        </w:tc>
      </w:tr>
      <w:tr w:rsidR="008F7B0C" w:rsidRPr="00307A4C" w14:paraId="0A6F7C54" w14:textId="77777777" w:rsidTr="008F7B0C">
        <w:trPr>
          <w:cnfStyle w:val="000000100000" w:firstRow="0" w:lastRow="0" w:firstColumn="0" w:lastColumn="0" w:oddVBand="0" w:evenVBand="0" w:oddHBand="1" w:evenHBand="0" w:firstRowFirstColumn="0" w:firstRowLastColumn="0" w:lastRowFirstColumn="0" w:lastRowLastColumn="0"/>
          <w:trHeight w:val="300"/>
          <w:ins w:id="162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A50D962" w14:textId="77777777" w:rsidR="008F7B0C" w:rsidRPr="00307A4C" w:rsidRDefault="008F7B0C" w:rsidP="008F7B0C">
            <w:pPr>
              <w:rPr>
                <w:ins w:id="1624" w:author="Mr Richard P Williams" w:date="2016-10-03T22:42:00Z"/>
                <w:rFonts w:cs="Open Sans"/>
                <w:sz w:val="20"/>
                <w:szCs w:val="20"/>
              </w:rPr>
            </w:pPr>
            <w:ins w:id="1625" w:author="Mr Richard P Williams" w:date="2016-10-03T22:42:00Z">
              <w:r w:rsidRPr="00307A4C">
                <w:rPr>
                  <w:rFonts w:cs="Open Sans"/>
                  <w:sz w:val="20"/>
                  <w:szCs w:val="20"/>
                </w:rPr>
                <w:t>Associate</w:t>
              </w:r>
            </w:ins>
          </w:p>
        </w:tc>
        <w:tc>
          <w:tcPr>
            <w:tcW w:w="960" w:type="dxa"/>
            <w:noWrap/>
            <w:hideMark/>
          </w:tcPr>
          <w:p w14:paraId="3AB0821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626" w:author="Mr Richard P Williams" w:date="2016-10-03T22:42:00Z"/>
                <w:rFonts w:cs="Open Sans"/>
                <w:sz w:val="20"/>
                <w:szCs w:val="20"/>
              </w:rPr>
            </w:pPr>
            <w:ins w:id="1627" w:author="Mr Richard P Williams" w:date="2016-10-03T22:42:00Z">
              <w:del w:id="1628" w:author="Richard Willaims" w:date="2016-10-10T21:56:00Z">
                <w:r w:rsidRPr="00307A4C" w:rsidDel="00910F2B">
                  <w:rPr>
                    <w:rFonts w:cs="Open Sans"/>
                    <w:sz w:val="20"/>
                    <w:szCs w:val="20"/>
                  </w:rPr>
                  <w:delText>nvarchar</w:delText>
                </w:r>
              </w:del>
            </w:ins>
            <w:ins w:id="1629" w:author="Richard Willaims" w:date="2016-10-10T21:56:00Z">
              <w:r w:rsidR="00910F2B">
                <w:rPr>
                  <w:rFonts w:cs="Open Sans"/>
                  <w:sz w:val="20"/>
                  <w:szCs w:val="20"/>
                </w:rPr>
                <w:t>String</w:t>
              </w:r>
            </w:ins>
          </w:p>
        </w:tc>
        <w:tc>
          <w:tcPr>
            <w:tcW w:w="1175" w:type="dxa"/>
            <w:noWrap/>
            <w:hideMark/>
          </w:tcPr>
          <w:p w14:paraId="207C292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630" w:author="Mr Richard P Williams" w:date="2016-10-03T22:42:00Z"/>
                <w:rFonts w:cs="Open Sans"/>
                <w:sz w:val="20"/>
                <w:szCs w:val="20"/>
              </w:rPr>
            </w:pPr>
            <w:ins w:id="1631" w:author="Mr Richard P Williams" w:date="2016-10-03T22:42:00Z">
              <w:r w:rsidRPr="00307A4C">
                <w:rPr>
                  <w:rFonts w:cs="Open Sans"/>
                  <w:sz w:val="20"/>
                  <w:szCs w:val="20"/>
                </w:rPr>
                <w:t>8000</w:t>
              </w:r>
            </w:ins>
          </w:p>
        </w:tc>
        <w:tc>
          <w:tcPr>
            <w:tcW w:w="3990" w:type="dxa"/>
          </w:tcPr>
          <w:p w14:paraId="5644048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632" w:author="Mr Richard P Williams" w:date="2016-10-03T22:42:00Z"/>
                <w:rFonts w:cs="Open Sans"/>
                <w:sz w:val="20"/>
                <w:szCs w:val="20"/>
              </w:rPr>
            </w:pPr>
            <w:ins w:id="1633" w:author="Mr Richard P Williams" w:date="2016-10-03T22:42:00Z">
              <w:r>
                <w:rPr>
                  <w:rFonts w:cs="Open Sans"/>
                  <w:sz w:val="20"/>
                  <w:szCs w:val="20"/>
                </w:rPr>
                <w:t>The User or Associate Information of who counted the items</w:t>
              </w:r>
            </w:ins>
          </w:p>
        </w:tc>
      </w:tr>
      <w:tr w:rsidR="008F7B0C" w:rsidRPr="00307A4C" w14:paraId="54369D0A" w14:textId="77777777" w:rsidTr="008F7B0C">
        <w:trPr>
          <w:trHeight w:val="300"/>
          <w:ins w:id="163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2015397" w14:textId="77777777" w:rsidR="008F7B0C" w:rsidRPr="00307A4C" w:rsidRDefault="008F7B0C" w:rsidP="008F7B0C">
            <w:pPr>
              <w:rPr>
                <w:ins w:id="1635" w:author="Mr Richard P Williams" w:date="2016-10-03T22:42:00Z"/>
                <w:rFonts w:cs="Open Sans"/>
                <w:sz w:val="20"/>
                <w:szCs w:val="20"/>
              </w:rPr>
            </w:pPr>
            <w:ins w:id="1636" w:author="Mr Richard P Williams" w:date="2016-10-03T22:42:00Z">
              <w:r w:rsidRPr="00307A4C">
                <w:rPr>
                  <w:rFonts w:cs="Open Sans"/>
                  <w:sz w:val="20"/>
                  <w:szCs w:val="20"/>
                </w:rPr>
                <w:t>SourceOfCount</w:t>
              </w:r>
            </w:ins>
          </w:p>
        </w:tc>
        <w:tc>
          <w:tcPr>
            <w:tcW w:w="960" w:type="dxa"/>
            <w:noWrap/>
            <w:hideMark/>
          </w:tcPr>
          <w:p w14:paraId="37F0C716" w14:textId="77777777" w:rsidR="008F7B0C" w:rsidRPr="00307A4C" w:rsidRDefault="008F7B0C" w:rsidP="005E1F87">
            <w:pPr>
              <w:cnfStyle w:val="000000000000" w:firstRow="0" w:lastRow="0" w:firstColumn="0" w:lastColumn="0" w:oddVBand="0" w:evenVBand="0" w:oddHBand="0" w:evenHBand="0" w:firstRowFirstColumn="0" w:firstRowLastColumn="0" w:lastRowFirstColumn="0" w:lastRowLastColumn="0"/>
              <w:rPr>
                <w:ins w:id="1637" w:author="Mr Richard P Williams" w:date="2016-10-03T22:42:00Z"/>
                <w:rFonts w:cs="Open Sans"/>
                <w:sz w:val="20"/>
                <w:szCs w:val="20"/>
              </w:rPr>
            </w:pPr>
            <w:ins w:id="1638" w:author="Mr Richard P Williams" w:date="2016-10-03T22:42:00Z">
              <w:del w:id="1639" w:author="Richard Willaims" w:date="2016-10-10T23:49:00Z">
                <w:r w:rsidRPr="00307A4C" w:rsidDel="002E038B">
                  <w:rPr>
                    <w:rFonts w:cs="Open Sans"/>
                    <w:sz w:val="20"/>
                    <w:szCs w:val="20"/>
                  </w:rPr>
                  <w:delText>small</w:delText>
                </w:r>
              </w:del>
              <w:del w:id="1640" w:author="Richard Willaims" w:date="2016-10-10T23:47:00Z">
                <w:r w:rsidRPr="00307A4C" w:rsidDel="002E038B">
                  <w:rPr>
                    <w:rFonts w:cs="Open Sans"/>
                    <w:sz w:val="20"/>
                    <w:szCs w:val="20"/>
                  </w:rPr>
                  <w:delText>int</w:delText>
                </w:r>
              </w:del>
            </w:ins>
            <w:ins w:id="1641" w:author="Richard Willaims" w:date="2016-10-10T23:47:00Z">
              <w:r w:rsidR="002E038B">
                <w:rPr>
                  <w:rFonts w:cs="Open Sans"/>
                  <w:sz w:val="20"/>
                  <w:szCs w:val="20"/>
                </w:rPr>
                <w:t>Numeric</w:t>
              </w:r>
            </w:ins>
          </w:p>
        </w:tc>
        <w:tc>
          <w:tcPr>
            <w:tcW w:w="1175" w:type="dxa"/>
            <w:noWrap/>
            <w:hideMark/>
          </w:tcPr>
          <w:p w14:paraId="2B125AF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642" w:author="Mr Richard P Williams" w:date="2016-10-03T22:42:00Z"/>
                <w:rFonts w:cs="Open Sans"/>
                <w:sz w:val="20"/>
                <w:szCs w:val="20"/>
              </w:rPr>
            </w:pPr>
            <w:ins w:id="1643" w:author="Mr Richard P Williams" w:date="2016-10-03T22:42:00Z">
              <w:r w:rsidRPr="00307A4C">
                <w:rPr>
                  <w:rFonts w:cs="Open Sans"/>
                  <w:sz w:val="20"/>
                  <w:szCs w:val="20"/>
                </w:rPr>
                <w:t>2</w:t>
              </w:r>
            </w:ins>
          </w:p>
        </w:tc>
        <w:tc>
          <w:tcPr>
            <w:tcW w:w="3990" w:type="dxa"/>
          </w:tcPr>
          <w:p w14:paraId="7A3812D0"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644" w:author="Mr Richard P Williams" w:date="2016-10-03T22:42:00Z"/>
                <w:rFonts w:cs="Open Sans"/>
                <w:sz w:val="20"/>
                <w:szCs w:val="20"/>
              </w:rPr>
            </w:pPr>
            <w:ins w:id="1645" w:author="Mr Richard P Williams" w:date="2016-10-03T22:42:00Z">
              <w:r>
                <w:rPr>
                  <w:rFonts w:cs="Open Sans"/>
                  <w:sz w:val="20"/>
                  <w:szCs w:val="20"/>
                </w:rPr>
                <w:t>How did the count occur?</w:t>
              </w:r>
            </w:ins>
          </w:p>
        </w:tc>
      </w:tr>
      <w:tr w:rsidR="008F7B0C" w:rsidRPr="00307A4C" w14:paraId="0384C3B5" w14:textId="77777777" w:rsidTr="008F7B0C">
        <w:trPr>
          <w:cnfStyle w:val="000000100000" w:firstRow="0" w:lastRow="0" w:firstColumn="0" w:lastColumn="0" w:oddVBand="0" w:evenVBand="0" w:oddHBand="1" w:evenHBand="0" w:firstRowFirstColumn="0" w:firstRowLastColumn="0" w:lastRowFirstColumn="0" w:lastRowLastColumn="0"/>
          <w:trHeight w:val="300"/>
          <w:ins w:id="164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E335CA0" w14:textId="77777777" w:rsidR="008F7B0C" w:rsidRPr="00307A4C" w:rsidRDefault="008F7B0C" w:rsidP="008F7B0C">
            <w:pPr>
              <w:rPr>
                <w:ins w:id="1647" w:author="Mr Richard P Williams" w:date="2016-10-03T22:42:00Z"/>
                <w:rFonts w:cs="Open Sans"/>
                <w:sz w:val="20"/>
                <w:szCs w:val="20"/>
              </w:rPr>
            </w:pPr>
            <w:ins w:id="1648" w:author="Mr Richard P Williams" w:date="2016-10-03T22:42:00Z">
              <w:r w:rsidRPr="00307A4C">
                <w:rPr>
                  <w:rFonts w:cs="Open Sans"/>
                  <w:sz w:val="20"/>
                  <w:szCs w:val="20"/>
                </w:rPr>
                <w:t>CreationDate</w:t>
              </w:r>
            </w:ins>
          </w:p>
        </w:tc>
        <w:tc>
          <w:tcPr>
            <w:tcW w:w="960" w:type="dxa"/>
            <w:noWrap/>
            <w:hideMark/>
          </w:tcPr>
          <w:p w14:paraId="237557B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649" w:author="Mr Richard P Williams" w:date="2016-10-03T22:42:00Z"/>
                <w:rFonts w:cs="Open Sans"/>
                <w:sz w:val="20"/>
                <w:szCs w:val="20"/>
              </w:rPr>
            </w:pPr>
            <w:ins w:id="1650" w:author="Mr Richard P Williams" w:date="2016-10-03T22:42:00Z">
              <w:r w:rsidRPr="00307A4C">
                <w:rPr>
                  <w:rFonts w:cs="Open Sans"/>
                  <w:sz w:val="20"/>
                  <w:szCs w:val="20"/>
                </w:rPr>
                <w:t>datetime</w:t>
              </w:r>
            </w:ins>
          </w:p>
        </w:tc>
        <w:tc>
          <w:tcPr>
            <w:tcW w:w="1175" w:type="dxa"/>
            <w:noWrap/>
            <w:hideMark/>
          </w:tcPr>
          <w:p w14:paraId="67B2EF67"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651" w:author="Mr Richard P Williams" w:date="2016-10-03T22:42:00Z"/>
                <w:rFonts w:cs="Open Sans"/>
                <w:sz w:val="20"/>
                <w:szCs w:val="20"/>
              </w:rPr>
            </w:pPr>
            <w:ins w:id="1652" w:author="Mr Richard P Williams" w:date="2016-10-03T22:42:00Z">
              <w:r w:rsidRPr="00307A4C">
                <w:rPr>
                  <w:rFonts w:cs="Open Sans"/>
                  <w:sz w:val="20"/>
                  <w:szCs w:val="20"/>
                </w:rPr>
                <w:t>8</w:t>
              </w:r>
            </w:ins>
          </w:p>
        </w:tc>
        <w:tc>
          <w:tcPr>
            <w:tcW w:w="3990" w:type="dxa"/>
          </w:tcPr>
          <w:p w14:paraId="5697402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653" w:author="Mr Richard P Williams" w:date="2016-10-03T22:42:00Z"/>
                <w:rFonts w:cs="Open Sans"/>
                <w:sz w:val="20"/>
                <w:szCs w:val="20"/>
              </w:rPr>
            </w:pPr>
            <w:ins w:id="1654" w:author="Mr Richard P Williams" w:date="2016-10-03T22:42:00Z">
              <w:r>
                <w:rPr>
                  <w:rFonts w:cs="Open Sans"/>
                  <w:sz w:val="20"/>
                  <w:szCs w:val="20"/>
                </w:rPr>
                <w:t>The system date the adjustment was first recorded or created</w:t>
              </w:r>
            </w:ins>
          </w:p>
        </w:tc>
      </w:tr>
      <w:tr w:rsidR="008F7B0C" w:rsidRPr="00307A4C" w14:paraId="79A7F4AC" w14:textId="77777777" w:rsidTr="008F7B0C">
        <w:trPr>
          <w:trHeight w:val="300"/>
          <w:ins w:id="165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17549853" w14:textId="77777777" w:rsidR="008F7B0C" w:rsidRPr="00307A4C" w:rsidRDefault="008F7B0C" w:rsidP="008F7B0C">
            <w:pPr>
              <w:rPr>
                <w:ins w:id="1656" w:author="Mr Richard P Williams" w:date="2016-10-03T22:42:00Z"/>
                <w:rFonts w:cs="Open Sans"/>
                <w:sz w:val="20"/>
                <w:szCs w:val="20"/>
              </w:rPr>
            </w:pPr>
            <w:ins w:id="1657" w:author="Mr Richard P Williams" w:date="2016-10-03T22:42:00Z">
              <w:r>
                <w:rPr>
                  <w:rFonts w:cs="Open Sans"/>
                  <w:sz w:val="20"/>
                  <w:szCs w:val="20"/>
                </w:rPr>
                <w:t>IsUpdate</w:t>
              </w:r>
            </w:ins>
          </w:p>
        </w:tc>
        <w:tc>
          <w:tcPr>
            <w:tcW w:w="960" w:type="dxa"/>
            <w:noWrap/>
          </w:tcPr>
          <w:p w14:paraId="23646A04" w14:textId="77777777" w:rsidR="008F7B0C" w:rsidRPr="00307A4C" w:rsidRDefault="002E038B" w:rsidP="008F7B0C">
            <w:pPr>
              <w:cnfStyle w:val="000000000000" w:firstRow="0" w:lastRow="0" w:firstColumn="0" w:lastColumn="0" w:oddVBand="0" w:evenVBand="0" w:oddHBand="0" w:evenHBand="0" w:firstRowFirstColumn="0" w:firstRowLastColumn="0" w:lastRowFirstColumn="0" w:lastRowLastColumn="0"/>
              <w:rPr>
                <w:ins w:id="1658" w:author="Mr Richard P Williams" w:date="2016-10-03T22:42:00Z"/>
                <w:rFonts w:cs="Open Sans"/>
                <w:sz w:val="20"/>
                <w:szCs w:val="20"/>
              </w:rPr>
            </w:pPr>
            <w:ins w:id="1659" w:author="Mr Richard P Williams" w:date="2016-10-03T22:42:00Z">
              <w:r>
                <w:rPr>
                  <w:rFonts w:cs="Open Sans"/>
                  <w:sz w:val="20"/>
                  <w:szCs w:val="20"/>
                </w:rPr>
                <w:t>B</w:t>
              </w:r>
              <w:r w:rsidR="008F7B0C">
                <w:rPr>
                  <w:rFonts w:cs="Open Sans"/>
                  <w:sz w:val="20"/>
                  <w:szCs w:val="20"/>
                </w:rPr>
                <w:t>it</w:t>
              </w:r>
            </w:ins>
          </w:p>
        </w:tc>
        <w:tc>
          <w:tcPr>
            <w:tcW w:w="1175" w:type="dxa"/>
            <w:noWrap/>
          </w:tcPr>
          <w:p w14:paraId="5E43E85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660" w:author="Mr Richard P Williams" w:date="2016-10-03T22:42:00Z"/>
                <w:rFonts w:cs="Open Sans"/>
                <w:sz w:val="20"/>
                <w:szCs w:val="20"/>
              </w:rPr>
            </w:pPr>
          </w:p>
        </w:tc>
        <w:tc>
          <w:tcPr>
            <w:tcW w:w="3990" w:type="dxa"/>
          </w:tcPr>
          <w:p w14:paraId="6E34C64A"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1661" w:author="Mr Richard P Williams" w:date="2016-10-03T22:42:00Z"/>
                <w:rFonts w:cs="Open Sans"/>
                <w:sz w:val="20"/>
                <w:szCs w:val="20"/>
              </w:rPr>
            </w:pPr>
            <w:ins w:id="1662" w:author="Mr Richard P Williams" w:date="2016-10-03T22:42:00Z">
              <w:r>
                <w:rPr>
                  <w:rFonts w:cs="Open Sans"/>
                  <w:sz w:val="20"/>
                  <w:szCs w:val="20"/>
                </w:rPr>
                <w:t>Is the record an amendament to previously posted count</w:t>
              </w:r>
            </w:ins>
          </w:p>
        </w:tc>
      </w:tr>
    </w:tbl>
    <w:p w14:paraId="3B626AFD" w14:textId="77777777" w:rsidR="008F7B0C" w:rsidRDefault="008F7B0C" w:rsidP="008F7B0C">
      <w:pPr>
        <w:rPr>
          <w:ins w:id="1663" w:author="Mr Richard P Williams" w:date="2016-10-03T22:42:00Z"/>
        </w:rPr>
      </w:pPr>
    </w:p>
    <w:p w14:paraId="49AF332B" w14:textId="77777777" w:rsidR="008F7B0C" w:rsidRDefault="008F7B0C" w:rsidP="008F7B0C">
      <w:pPr>
        <w:pStyle w:val="Heading3"/>
        <w:rPr>
          <w:ins w:id="1664" w:author="Mr Richard P Williams" w:date="2016-10-03T22:42:00Z"/>
        </w:rPr>
      </w:pPr>
      <w:ins w:id="1665" w:author="Mr Richard P Williams" w:date="2016-10-03T22:42:00Z">
        <w:r>
          <w:lastRenderedPageBreak/>
          <w:t xml:space="preserve">Invoice </w:t>
        </w:r>
      </w:ins>
    </w:p>
    <w:p w14:paraId="614AC87E" w14:textId="77777777" w:rsidR="008F7B0C" w:rsidRDefault="008F7B0C" w:rsidP="008F7B0C">
      <w:pPr>
        <w:pStyle w:val="Caption"/>
        <w:keepNext/>
        <w:rPr>
          <w:ins w:id="1666" w:author="Mr Richard P Williams" w:date="2016-10-03T22:42:00Z"/>
        </w:rPr>
      </w:pPr>
      <w:bookmarkStart w:id="1667" w:name="_Toc462933613"/>
      <w:bookmarkStart w:id="1668" w:name="_Toc463298004"/>
      <w:ins w:id="1669" w:author="Mr Richard P Williams" w:date="2016-10-03T22:42:00Z">
        <w:r>
          <w:t xml:space="preserve">Table </w:t>
        </w:r>
        <w:r>
          <w:fldChar w:fldCharType="begin"/>
        </w:r>
        <w:r>
          <w:instrText xml:space="preserve"> SEQ Table \* ARABIC </w:instrText>
        </w:r>
        <w:r>
          <w:fldChar w:fldCharType="separate"/>
        </w:r>
        <w:r>
          <w:rPr>
            <w:noProof/>
          </w:rPr>
          <w:t>12</w:t>
        </w:r>
        <w:r>
          <w:fldChar w:fldCharType="end"/>
        </w:r>
        <w:r>
          <w:t xml:space="preserve"> - Invoice</w:t>
        </w:r>
        <w:bookmarkEnd w:id="1667"/>
        <w:bookmarkEnd w:id="1668"/>
      </w:ins>
    </w:p>
    <w:tbl>
      <w:tblPr>
        <w:tblStyle w:val="GridTable4-Accent4"/>
        <w:tblW w:w="9450" w:type="dxa"/>
        <w:tblLook w:val="04A0" w:firstRow="1" w:lastRow="0" w:firstColumn="1" w:lastColumn="0" w:noHBand="0" w:noVBand="1"/>
      </w:tblPr>
      <w:tblGrid>
        <w:gridCol w:w="3481"/>
        <w:gridCol w:w="1813"/>
        <w:gridCol w:w="639"/>
        <w:gridCol w:w="3517"/>
      </w:tblGrid>
      <w:tr w:rsidR="008F7B0C" w:rsidRPr="0011505E" w14:paraId="4742C014" w14:textId="77777777" w:rsidTr="008F7B0C">
        <w:trPr>
          <w:cnfStyle w:val="100000000000" w:firstRow="1" w:lastRow="0" w:firstColumn="0" w:lastColumn="0" w:oddVBand="0" w:evenVBand="0" w:oddHBand="0" w:evenHBand="0" w:firstRowFirstColumn="0" w:firstRowLastColumn="0" w:lastRowFirstColumn="0" w:lastRowLastColumn="0"/>
          <w:trHeight w:val="525"/>
          <w:ins w:id="167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0CFA7BBE" w14:textId="77777777" w:rsidR="008F7B0C" w:rsidRPr="0011505E" w:rsidRDefault="008F7B0C" w:rsidP="008F7B0C">
            <w:pPr>
              <w:rPr>
                <w:ins w:id="1671" w:author="Mr Richard P Williams" w:date="2016-10-03T22:42:00Z"/>
                <w:rFonts w:eastAsia="Times New Roman" w:cs="Times New Roman"/>
                <w:b w:val="0"/>
                <w:color w:val="000000"/>
                <w:sz w:val="20"/>
                <w:szCs w:val="20"/>
              </w:rPr>
            </w:pPr>
            <w:ins w:id="1672" w:author="Mr Richard P Williams" w:date="2016-10-03T22:42:00Z">
              <w:r w:rsidRPr="0011505E">
                <w:rPr>
                  <w:rFonts w:eastAsia="Times New Roman" w:cs="Times New Roman"/>
                  <w:b w:val="0"/>
                  <w:color w:val="000000"/>
                  <w:sz w:val="20"/>
                  <w:szCs w:val="20"/>
                </w:rPr>
                <w:t>LocationId</w:t>
              </w:r>
            </w:ins>
          </w:p>
        </w:tc>
        <w:tc>
          <w:tcPr>
            <w:tcW w:w="1611" w:type="dxa"/>
            <w:hideMark/>
          </w:tcPr>
          <w:p w14:paraId="0069E611" w14:textId="77777777" w:rsidR="008F7B0C" w:rsidRPr="0011505E" w:rsidRDefault="008F7B0C" w:rsidP="008F7B0C">
            <w:pPr>
              <w:cnfStyle w:val="100000000000" w:firstRow="1" w:lastRow="0" w:firstColumn="0" w:lastColumn="0" w:oddVBand="0" w:evenVBand="0" w:oddHBand="0" w:evenHBand="0" w:firstRowFirstColumn="0" w:firstRowLastColumn="0" w:lastRowFirstColumn="0" w:lastRowLastColumn="0"/>
              <w:rPr>
                <w:ins w:id="1673" w:author="Mr Richard P Williams" w:date="2016-10-03T22:42:00Z"/>
                <w:rFonts w:eastAsia="Times New Roman" w:cs="Times New Roman"/>
                <w:b w:val="0"/>
                <w:color w:val="000000"/>
                <w:sz w:val="20"/>
                <w:szCs w:val="20"/>
              </w:rPr>
            </w:pPr>
            <w:ins w:id="1674" w:author="Mr Richard P Williams" w:date="2016-10-03T22:42:00Z">
              <w:r w:rsidRPr="0011505E">
                <w:rPr>
                  <w:rFonts w:eastAsia="Times New Roman" w:cs="Times New Roman"/>
                  <w:b w:val="0"/>
                  <w:color w:val="000000"/>
                  <w:sz w:val="20"/>
                  <w:szCs w:val="20"/>
                </w:rPr>
                <w:t>SMALL</w:t>
              </w:r>
              <w:del w:id="1675" w:author="Richard Willaims" w:date="2016-10-10T23:47:00Z">
                <w:r w:rsidRPr="0011505E" w:rsidDel="002E038B">
                  <w:rPr>
                    <w:rFonts w:eastAsia="Times New Roman" w:cs="Times New Roman"/>
                    <w:b w:val="0"/>
                    <w:color w:val="000000"/>
                    <w:sz w:val="20"/>
                    <w:szCs w:val="20"/>
                  </w:rPr>
                  <w:delText>INT</w:delText>
                </w:r>
              </w:del>
            </w:ins>
            <w:ins w:id="1676" w:author="Richard Willaims" w:date="2016-10-10T23:47:00Z">
              <w:r w:rsidR="002E038B">
                <w:rPr>
                  <w:rFonts w:eastAsia="Times New Roman" w:cs="Times New Roman"/>
                  <w:b w:val="0"/>
                  <w:color w:val="000000"/>
                  <w:sz w:val="20"/>
                  <w:szCs w:val="20"/>
                </w:rPr>
                <w:t>NUMERIC</w:t>
              </w:r>
            </w:ins>
          </w:p>
        </w:tc>
        <w:tc>
          <w:tcPr>
            <w:tcW w:w="640" w:type="dxa"/>
            <w:hideMark/>
          </w:tcPr>
          <w:p w14:paraId="79ABDCEF" w14:textId="77777777" w:rsidR="008F7B0C" w:rsidRPr="0011505E" w:rsidRDefault="008F7B0C" w:rsidP="008F7B0C">
            <w:pPr>
              <w:cnfStyle w:val="100000000000" w:firstRow="1" w:lastRow="0" w:firstColumn="0" w:lastColumn="0" w:oddVBand="0" w:evenVBand="0" w:oddHBand="0" w:evenHBand="0" w:firstRowFirstColumn="0" w:firstRowLastColumn="0" w:lastRowFirstColumn="0" w:lastRowLastColumn="0"/>
              <w:rPr>
                <w:ins w:id="1677" w:author="Mr Richard P Williams" w:date="2016-10-03T22:42:00Z"/>
                <w:rFonts w:eastAsia="Times New Roman" w:cs="Times New Roman"/>
                <w:b w:val="0"/>
                <w:color w:val="000000"/>
                <w:sz w:val="20"/>
                <w:szCs w:val="20"/>
              </w:rPr>
            </w:pPr>
            <w:ins w:id="1678" w:author="Mr Richard P Williams" w:date="2016-10-03T22:42:00Z">
              <w:r w:rsidRPr="0011505E">
                <w:rPr>
                  <w:rFonts w:eastAsia="Times New Roman" w:cs="Times New Roman"/>
                  <w:b w:val="0"/>
                  <w:color w:val="000000"/>
                  <w:sz w:val="20"/>
                  <w:szCs w:val="20"/>
                </w:rPr>
                <w:t>1</w:t>
              </w:r>
            </w:ins>
          </w:p>
        </w:tc>
        <w:tc>
          <w:tcPr>
            <w:tcW w:w="3627" w:type="dxa"/>
            <w:hideMark/>
          </w:tcPr>
          <w:p w14:paraId="5147B6F5" w14:textId="77777777" w:rsidR="008F7B0C" w:rsidRPr="0011505E" w:rsidRDefault="008F7B0C" w:rsidP="008F7B0C">
            <w:pPr>
              <w:cnfStyle w:val="100000000000" w:firstRow="1" w:lastRow="0" w:firstColumn="0" w:lastColumn="0" w:oddVBand="0" w:evenVBand="0" w:oddHBand="0" w:evenHBand="0" w:firstRowFirstColumn="0" w:firstRowLastColumn="0" w:lastRowFirstColumn="0" w:lastRowLastColumn="0"/>
              <w:rPr>
                <w:ins w:id="1679" w:author="Mr Richard P Williams" w:date="2016-10-03T22:42:00Z"/>
                <w:rFonts w:eastAsia="Times New Roman" w:cs="Times New Roman"/>
                <w:b w:val="0"/>
                <w:color w:val="000000"/>
                <w:sz w:val="20"/>
                <w:szCs w:val="20"/>
              </w:rPr>
            </w:pPr>
            <w:ins w:id="1680" w:author="Mr Richard P Williams" w:date="2016-10-03T22:42:00Z">
              <w:r w:rsidRPr="0011505E">
                <w:rPr>
                  <w:rFonts w:eastAsia="Times New Roman" w:cs="Times New Roman"/>
                  <w:b w:val="0"/>
                  <w:color w:val="000000"/>
                  <w:sz w:val="20"/>
                  <w:szCs w:val="20"/>
                </w:rPr>
                <w:t>Unique identification number of a Winn-Dixie Store.</w:t>
              </w:r>
            </w:ins>
          </w:p>
        </w:tc>
      </w:tr>
      <w:tr w:rsidR="008F7B0C" w:rsidRPr="0011505E" w14:paraId="092E8F75" w14:textId="77777777" w:rsidTr="008F7B0C">
        <w:trPr>
          <w:cnfStyle w:val="000000100000" w:firstRow="0" w:lastRow="0" w:firstColumn="0" w:lastColumn="0" w:oddVBand="0" w:evenVBand="0" w:oddHBand="1" w:evenHBand="0" w:firstRowFirstColumn="0" w:firstRowLastColumn="0" w:lastRowFirstColumn="0" w:lastRowLastColumn="0"/>
          <w:trHeight w:val="525"/>
          <w:ins w:id="168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66CF8865" w14:textId="77777777" w:rsidR="008F7B0C" w:rsidRPr="0011505E" w:rsidRDefault="008F7B0C" w:rsidP="008F7B0C">
            <w:pPr>
              <w:rPr>
                <w:ins w:id="1682" w:author="Mr Richard P Williams" w:date="2016-10-03T22:42:00Z"/>
                <w:rFonts w:eastAsia="Times New Roman" w:cs="Times New Roman"/>
                <w:b w:val="0"/>
                <w:color w:val="000000"/>
                <w:sz w:val="20"/>
                <w:szCs w:val="20"/>
              </w:rPr>
            </w:pPr>
            <w:ins w:id="1683" w:author="Mr Richard P Williams" w:date="2016-10-03T22:42:00Z">
              <w:r w:rsidRPr="0011505E">
                <w:rPr>
                  <w:rFonts w:eastAsia="Times New Roman" w:cs="Times New Roman"/>
                  <w:b w:val="0"/>
                  <w:color w:val="000000"/>
                  <w:sz w:val="20"/>
                  <w:szCs w:val="20"/>
                </w:rPr>
                <w:t>Vendor Id</w:t>
              </w:r>
            </w:ins>
          </w:p>
        </w:tc>
        <w:tc>
          <w:tcPr>
            <w:tcW w:w="1611" w:type="dxa"/>
            <w:hideMark/>
          </w:tcPr>
          <w:p w14:paraId="42B06F52"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684" w:author="Mr Richard P Williams" w:date="2016-10-03T22:42:00Z"/>
                <w:rFonts w:eastAsia="Times New Roman" w:cs="Times New Roman"/>
                <w:color w:val="000000"/>
                <w:sz w:val="20"/>
                <w:szCs w:val="20"/>
              </w:rPr>
            </w:pPr>
            <w:ins w:id="1685" w:author="Mr Richard P Williams" w:date="2016-10-03T22:42:00Z">
              <w:del w:id="1686" w:author="Richard Willaims" w:date="2016-10-10T23:47:00Z">
                <w:r w:rsidRPr="0011505E" w:rsidDel="002E038B">
                  <w:rPr>
                    <w:rFonts w:eastAsia="Times New Roman" w:cs="Times New Roman"/>
                    <w:color w:val="000000"/>
                    <w:sz w:val="20"/>
                    <w:szCs w:val="20"/>
                  </w:rPr>
                  <w:delText>INT</w:delText>
                </w:r>
              </w:del>
            </w:ins>
            <w:ins w:id="1687" w:author="Richard Willaims" w:date="2016-10-10T23:47:00Z">
              <w:r w:rsidR="002E038B">
                <w:rPr>
                  <w:rFonts w:eastAsia="Times New Roman" w:cs="Times New Roman"/>
                  <w:color w:val="000000"/>
                  <w:sz w:val="20"/>
                  <w:szCs w:val="20"/>
                </w:rPr>
                <w:t>NUMERIC</w:t>
              </w:r>
            </w:ins>
            <w:ins w:id="1688" w:author="Mr Richard P Williams" w:date="2016-10-03T22:42:00Z">
              <w:r w:rsidRPr="0011505E">
                <w:rPr>
                  <w:rFonts w:eastAsia="Times New Roman" w:cs="Times New Roman"/>
                  <w:color w:val="000000"/>
                  <w:sz w:val="20"/>
                  <w:szCs w:val="20"/>
                </w:rPr>
                <w:t>EGER</w:t>
              </w:r>
            </w:ins>
          </w:p>
        </w:tc>
        <w:tc>
          <w:tcPr>
            <w:tcW w:w="640" w:type="dxa"/>
            <w:hideMark/>
          </w:tcPr>
          <w:p w14:paraId="05AB7476"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689" w:author="Mr Richard P Williams" w:date="2016-10-03T22:42:00Z"/>
                <w:rFonts w:eastAsia="Times New Roman" w:cs="Times New Roman"/>
                <w:color w:val="000000"/>
                <w:sz w:val="20"/>
                <w:szCs w:val="20"/>
              </w:rPr>
            </w:pPr>
            <w:ins w:id="1690" w:author="Mr Richard P Williams" w:date="2016-10-03T22:42:00Z">
              <w:r w:rsidRPr="0011505E">
                <w:rPr>
                  <w:rFonts w:eastAsia="Times New Roman" w:cs="Times New Roman"/>
                  <w:color w:val="000000"/>
                  <w:sz w:val="20"/>
                  <w:szCs w:val="20"/>
                </w:rPr>
                <w:t>3</w:t>
              </w:r>
            </w:ins>
          </w:p>
        </w:tc>
        <w:tc>
          <w:tcPr>
            <w:tcW w:w="3627" w:type="dxa"/>
            <w:hideMark/>
          </w:tcPr>
          <w:p w14:paraId="1D9F73EA"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691" w:author="Mr Richard P Williams" w:date="2016-10-03T22:42:00Z"/>
                <w:rFonts w:eastAsia="Times New Roman" w:cs="Times New Roman"/>
                <w:color w:val="000000"/>
                <w:sz w:val="20"/>
                <w:szCs w:val="20"/>
              </w:rPr>
            </w:pPr>
            <w:ins w:id="1692" w:author="Mr Richard P Williams" w:date="2016-10-03T22:42:00Z">
              <w:r w:rsidRPr="0011505E">
                <w:rPr>
                  <w:rFonts w:eastAsia="Times New Roman" w:cs="Times New Roman"/>
                  <w:color w:val="000000"/>
                  <w:sz w:val="20"/>
                  <w:szCs w:val="20"/>
                </w:rPr>
                <w:t xml:space="preserve">The Vendor ID Number </w:t>
              </w:r>
            </w:ins>
          </w:p>
        </w:tc>
      </w:tr>
      <w:tr w:rsidR="008F7B0C" w:rsidRPr="0011505E" w14:paraId="535600D8" w14:textId="77777777" w:rsidTr="008F7B0C">
        <w:trPr>
          <w:trHeight w:val="525"/>
          <w:ins w:id="169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A423EDD" w14:textId="77777777" w:rsidR="008F7B0C" w:rsidRPr="0011505E" w:rsidRDefault="008F7B0C" w:rsidP="008F7B0C">
            <w:pPr>
              <w:rPr>
                <w:ins w:id="1694" w:author="Mr Richard P Williams" w:date="2016-10-03T22:42:00Z"/>
                <w:rFonts w:eastAsia="Times New Roman" w:cs="Times New Roman"/>
                <w:b w:val="0"/>
                <w:color w:val="000000"/>
                <w:sz w:val="20"/>
                <w:szCs w:val="20"/>
              </w:rPr>
            </w:pPr>
            <w:ins w:id="1695" w:author="Mr Richard P Williams" w:date="2016-10-03T22:42:00Z">
              <w:r w:rsidRPr="0011505E">
                <w:rPr>
                  <w:rFonts w:eastAsia="Times New Roman" w:cs="Times New Roman"/>
                  <w:b w:val="0"/>
                  <w:color w:val="000000"/>
                  <w:sz w:val="20"/>
                  <w:szCs w:val="20"/>
                </w:rPr>
                <w:t>Invoice Number</w:t>
              </w:r>
            </w:ins>
          </w:p>
        </w:tc>
        <w:tc>
          <w:tcPr>
            <w:tcW w:w="1611" w:type="dxa"/>
            <w:hideMark/>
          </w:tcPr>
          <w:p w14:paraId="3A728970" w14:textId="77777777" w:rsidR="008F7B0C" w:rsidRPr="0011505E" w:rsidRDefault="008F7B0C" w:rsidP="005E1F87">
            <w:pPr>
              <w:cnfStyle w:val="000000000000" w:firstRow="0" w:lastRow="0" w:firstColumn="0" w:lastColumn="0" w:oddVBand="0" w:evenVBand="0" w:oddHBand="0" w:evenHBand="0" w:firstRowFirstColumn="0" w:firstRowLastColumn="0" w:lastRowFirstColumn="0" w:lastRowLastColumn="0"/>
              <w:rPr>
                <w:ins w:id="1696" w:author="Mr Richard P Williams" w:date="2016-10-03T22:42:00Z"/>
                <w:rFonts w:eastAsia="Times New Roman" w:cs="Times New Roman"/>
                <w:color w:val="000000"/>
                <w:sz w:val="20"/>
                <w:szCs w:val="20"/>
              </w:rPr>
            </w:pPr>
            <w:ins w:id="1697" w:author="Mr Richard P Williams" w:date="2016-10-03T22:42:00Z">
              <w:del w:id="1698" w:author="Richard Willaims" w:date="2016-10-10T23:47:00Z">
                <w:r w:rsidRPr="0011505E" w:rsidDel="002E038B">
                  <w:rPr>
                    <w:rFonts w:eastAsia="Times New Roman" w:cs="Times New Roman"/>
                    <w:color w:val="000000"/>
                    <w:sz w:val="20"/>
                    <w:szCs w:val="20"/>
                  </w:rPr>
                  <w:delText>INT</w:delText>
                </w:r>
              </w:del>
            </w:ins>
            <w:ins w:id="1699" w:author="Richard Willaims" w:date="2016-10-10T23:51:00Z">
              <w:r w:rsidR="002E038B">
                <w:rPr>
                  <w:rFonts w:eastAsia="Times New Roman" w:cs="Times New Roman"/>
                  <w:color w:val="000000"/>
                  <w:sz w:val="20"/>
                  <w:szCs w:val="20"/>
                </w:rPr>
                <w:t>Numeric</w:t>
              </w:r>
            </w:ins>
            <w:ins w:id="1700" w:author="Mr Richard P Williams" w:date="2016-10-03T22:42:00Z">
              <w:del w:id="1701" w:author="Richard Willaims" w:date="2016-10-10T23:51:00Z">
                <w:r w:rsidRPr="0011505E" w:rsidDel="002E038B">
                  <w:rPr>
                    <w:rFonts w:eastAsia="Times New Roman" w:cs="Times New Roman"/>
                    <w:color w:val="000000"/>
                    <w:sz w:val="20"/>
                    <w:szCs w:val="20"/>
                  </w:rPr>
                  <w:delText>EGER</w:delText>
                </w:r>
              </w:del>
            </w:ins>
          </w:p>
        </w:tc>
        <w:tc>
          <w:tcPr>
            <w:tcW w:w="640" w:type="dxa"/>
            <w:hideMark/>
          </w:tcPr>
          <w:p w14:paraId="570F6FC4"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02" w:author="Mr Richard P Williams" w:date="2016-10-03T22:42:00Z"/>
                <w:rFonts w:eastAsia="Times New Roman" w:cs="Times New Roman"/>
                <w:color w:val="000000"/>
                <w:sz w:val="20"/>
                <w:szCs w:val="20"/>
              </w:rPr>
            </w:pPr>
            <w:ins w:id="1703" w:author="Mr Richard P Williams" w:date="2016-10-03T22:42:00Z">
              <w:r w:rsidRPr="0011505E">
                <w:rPr>
                  <w:rFonts w:eastAsia="Times New Roman" w:cs="Times New Roman"/>
                  <w:color w:val="000000"/>
                  <w:sz w:val="20"/>
                  <w:szCs w:val="20"/>
                </w:rPr>
                <w:t>4</w:t>
              </w:r>
            </w:ins>
          </w:p>
        </w:tc>
        <w:tc>
          <w:tcPr>
            <w:tcW w:w="3627" w:type="dxa"/>
            <w:hideMark/>
          </w:tcPr>
          <w:p w14:paraId="063FA97E"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04" w:author="Mr Richard P Williams" w:date="2016-10-03T22:42:00Z"/>
                <w:rFonts w:eastAsia="Times New Roman" w:cs="Times New Roman"/>
                <w:color w:val="000000"/>
                <w:sz w:val="20"/>
                <w:szCs w:val="20"/>
              </w:rPr>
            </w:pPr>
            <w:ins w:id="1705" w:author="Mr Richard P Williams" w:date="2016-10-03T22:42:00Z">
              <w:r w:rsidRPr="0011505E">
                <w:rPr>
                  <w:rFonts w:eastAsia="Times New Roman" w:cs="Times New Roman"/>
                  <w:color w:val="000000"/>
                  <w:sz w:val="20"/>
                  <w:szCs w:val="20"/>
                </w:rPr>
                <w:t> Invoice Number</w:t>
              </w:r>
            </w:ins>
          </w:p>
        </w:tc>
      </w:tr>
      <w:tr w:rsidR="008F7B0C" w:rsidRPr="0011505E" w14:paraId="6262A205" w14:textId="77777777" w:rsidTr="008F7B0C">
        <w:trPr>
          <w:cnfStyle w:val="000000100000" w:firstRow="0" w:lastRow="0" w:firstColumn="0" w:lastColumn="0" w:oddVBand="0" w:evenVBand="0" w:oddHBand="1" w:evenHBand="0" w:firstRowFirstColumn="0" w:firstRowLastColumn="0" w:lastRowFirstColumn="0" w:lastRowLastColumn="0"/>
          <w:trHeight w:val="525"/>
          <w:ins w:id="170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256B2F8B" w14:textId="77777777" w:rsidR="008F7B0C" w:rsidRPr="0011505E" w:rsidRDefault="008F7B0C" w:rsidP="008F7B0C">
            <w:pPr>
              <w:rPr>
                <w:ins w:id="1707" w:author="Mr Richard P Williams" w:date="2016-10-03T22:42:00Z"/>
                <w:rFonts w:eastAsia="Times New Roman" w:cs="Times New Roman"/>
                <w:b w:val="0"/>
                <w:color w:val="000000"/>
                <w:sz w:val="20"/>
                <w:szCs w:val="20"/>
              </w:rPr>
            </w:pPr>
            <w:ins w:id="1708" w:author="Mr Richard P Williams" w:date="2016-10-03T22:42:00Z">
              <w:r w:rsidRPr="0011505E">
                <w:rPr>
                  <w:rFonts w:eastAsia="Times New Roman" w:cs="Times New Roman"/>
                  <w:b w:val="0"/>
                  <w:color w:val="000000"/>
                  <w:sz w:val="20"/>
                  <w:szCs w:val="20"/>
                </w:rPr>
                <w:t>Orderable Item</w:t>
              </w:r>
            </w:ins>
          </w:p>
        </w:tc>
        <w:tc>
          <w:tcPr>
            <w:tcW w:w="1611" w:type="dxa"/>
            <w:hideMark/>
          </w:tcPr>
          <w:p w14:paraId="1C0BAF81"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09" w:author="Mr Richard P Williams" w:date="2016-10-03T22:42:00Z"/>
                <w:rFonts w:eastAsia="Times New Roman" w:cs="Times New Roman"/>
                <w:color w:val="000000"/>
                <w:sz w:val="20"/>
                <w:szCs w:val="20"/>
              </w:rPr>
            </w:pPr>
            <w:ins w:id="1710" w:author="Mr Richard P Williams" w:date="2016-10-03T22:42:00Z">
              <w:del w:id="1711" w:author="Richard Willaims" w:date="2016-10-10T23:47:00Z">
                <w:r w:rsidRPr="0011505E" w:rsidDel="002E038B">
                  <w:rPr>
                    <w:rFonts w:eastAsia="Times New Roman" w:cs="Times New Roman"/>
                    <w:color w:val="000000"/>
                    <w:sz w:val="20"/>
                    <w:szCs w:val="20"/>
                  </w:rPr>
                  <w:delText>INT</w:delText>
                </w:r>
              </w:del>
            </w:ins>
            <w:ins w:id="1712" w:author="Richard Willaims" w:date="2016-10-10T23:51:00Z">
              <w:r w:rsidR="002E038B">
                <w:rPr>
                  <w:rFonts w:eastAsia="Times New Roman" w:cs="Times New Roman"/>
                  <w:color w:val="000000"/>
                  <w:sz w:val="20"/>
                  <w:szCs w:val="20"/>
                </w:rPr>
                <w:t>Numeric</w:t>
              </w:r>
            </w:ins>
            <w:ins w:id="1713" w:author="Mr Richard P Williams" w:date="2016-10-03T22:42:00Z">
              <w:del w:id="1714" w:author="Richard Willaims" w:date="2016-10-10T23:51:00Z">
                <w:r w:rsidRPr="0011505E" w:rsidDel="002E038B">
                  <w:rPr>
                    <w:rFonts w:eastAsia="Times New Roman" w:cs="Times New Roman"/>
                    <w:color w:val="000000"/>
                    <w:sz w:val="20"/>
                    <w:szCs w:val="20"/>
                  </w:rPr>
                  <w:delText>EGER</w:delText>
                </w:r>
              </w:del>
            </w:ins>
          </w:p>
        </w:tc>
        <w:tc>
          <w:tcPr>
            <w:tcW w:w="640" w:type="dxa"/>
            <w:hideMark/>
          </w:tcPr>
          <w:p w14:paraId="0758B0B3"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15" w:author="Mr Richard P Williams" w:date="2016-10-03T22:42:00Z"/>
                <w:rFonts w:eastAsia="Times New Roman" w:cs="Times New Roman"/>
                <w:color w:val="000000"/>
                <w:sz w:val="20"/>
                <w:szCs w:val="20"/>
              </w:rPr>
            </w:pPr>
            <w:ins w:id="1716" w:author="Mr Richard P Williams" w:date="2016-10-03T22:42:00Z">
              <w:r w:rsidRPr="0011505E">
                <w:rPr>
                  <w:rFonts w:eastAsia="Times New Roman" w:cs="Times New Roman"/>
                  <w:color w:val="000000"/>
                  <w:sz w:val="20"/>
                  <w:szCs w:val="20"/>
                </w:rPr>
                <w:t>5</w:t>
              </w:r>
            </w:ins>
          </w:p>
        </w:tc>
        <w:tc>
          <w:tcPr>
            <w:tcW w:w="3627" w:type="dxa"/>
            <w:hideMark/>
          </w:tcPr>
          <w:p w14:paraId="707F656B"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17" w:author="Mr Richard P Williams" w:date="2016-10-03T22:42:00Z"/>
                <w:rFonts w:eastAsia="Times New Roman" w:cs="Times New Roman"/>
                <w:color w:val="000000"/>
                <w:sz w:val="20"/>
                <w:szCs w:val="20"/>
              </w:rPr>
            </w:pPr>
            <w:ins w:id="1718" w:author="Mr Richard P Williams" w:date="2016-10-03T22:42:00Z">
              <w:r>
                <w:rPr>
                  <w:rFonts w:eastAsia="Times New Roman" w:cs="Times New Roman"/>
                  <w:color w:val="000000"/>
                  <w:sz w:val="20"/>
                  <w:szCs w:val="20"/>
                </w:rPr>
                <w:t>Pack Id</w:t>
              </w:r>
              <w:r w:rsidRPr="0011505E">
                <w:rPr>
                  <w:rFonts w:eastAsia="Times New Roman" w:cs="Times New Roman"/>
                  <w:color w:val="000000"/>
                  <w:sz w:val="20"/>
                  <w:szCs w:val="20"/>
                </w:rPr>
                <w:t>.</w:t>
              </w:r>
            </w:ins>
          </w:p>
        </w:tc>
      </w:tr>
      <w:tr w:rsidR="008F7B0C" w:rsidRPr="0011505E" w14:paraId="60E6CA25" w14:textId="77777777" w:rsidTr="008F7B0C">
        <w:trPr>
          <w:trHeight w:val="780"/>
          <w:ins w:id="171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CEE863C" w14:textId="77777777" w:rsidR="008F7B0C" w:rsidRPr="0011505E" w:rsidRDefault="008F7B0C" w:rsidP="008F7B0C">
            <w:pPr>
              <w:rPr>
                <w:ins w:id="1720" w:author="Mr Richard P Williams" w:date="2016-10-03T22:42:00Z"/>
                <w:rFonts w:eastAsia="Times New Roman" w:cs="Times New Roman"/>
                <w:b w:val="0"/>
                <w:color w:val="000000"/>
                <w:sz w:val="20"/>
                <w:szCs w:val="20"/>
              </w:rPr>
            </w:pPr>
            <w:ins w:id="1721" w:author="Mr Richard P Williams" w:date="2016-10-03T22:42:00Z">
              <w:r>
                <w:rPr>
                  <w:rFonts w:eastAsia="Times New Roman" w:cs="Times New Roman"/>
                  <w:b w:val="0"/>
                  <w:color w:val="000000"/>
                  <w:sz w:val="20"/>
                  <w:szCs w:val="20"/>
                </w:rPr>
                <w:t>Delivery Date</w:t>
              </w:r>
            </w:ins>
          </w:p>
        </w:tc>
        <w:tc>
          <w:tcPr>
            <w:tcW w:w="1611" w:type="dxa"/>
            <w:hideMark/>
          </w:tcPr>
          <w:p w14:paraId="65A0A5A1"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22" w:author="Mr Richard P Williams" w:date="2016-10-03T22:42:00Z"/>
                <w:rFonts w:eastAsia="Times New Roman" w:cs="Times New Roman"/>
                <w:color w:val="000000"/>
                <w:sz w:val="20"/>
                <w:szCs w:val="20"/>
              </w:rPr>
            </w:pPr>
            <w:ins w:id="1723" w:author="Mr Richard P Williams" w:date="2016-10-03T22:42:00Z">
              <w:del w:id="1724" w:author="Richard Willaims" w:date="2016-10-10T23:51:00Z">
                <w:r w:rsidRPr="0011505E" w:rsidDel="002E038B">
                  <w:rPr>
                    <w:rFonts w:eastAsia="Times New Roman" w:cs="Times New Roman"/>
                    <w:color w:val="000000"/>
                    <w:sz w:val="20"/>
                    <w:szCs w:val="20"/>
                  </w:rPr>
                  <w:delText>DATE</w:delText>
                </w:r>
              </w:del>
            </w:ins>
            <w:ins w:id="1725" w:author="Richard Willaims" w:date="2016-10-10T23:51:00Z">
              <w:r w:rsidR="002E038B">
                <w:rPr>
                  <w:rFonts w:eastAsia="Times New Roman" w:cs="Times New Roman"/>
                  <w:color w:val="000000"/>
                  <w:sz w:val="20"/>
                  <w:szCs w:val="20"/>
                </w:rPr>
                <w:t>Date</w:t>
              </w:r>
            </w:ins>
          </w:p>
        </w:tc>
        <w:tc>
          <w:tcPr>
            <w:tcW w:w="640" w:type="dxa"/>
            <w:hideMark/>
          </w:tcPr>
          <w:p w14:paraId="5EFEF8D0"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26" w:author="Mr Richard P Williams" w:date="2016-10-03T22:42:00Z"/>
                <w:rFonts w:eastAsia="Times New Roman" w:cs="Times New Roman"/>
                <w:color w:val="000000"/>
                <w:sz w:val="20"/>
                <w:szCs w:val="20"/>
              </w:rPr>
            </w:pPr>
            <w:ins w:id="1727" w:author="Mr Richard P Williams" w:date="2016-10-03T22:42:00Z">
              <w:r w:rsidRPr="0011505E">
                <w:rPr>
                  <w:rFonts w:eastAsia="Times New Roman" w:cs="Times New Roman"/>
                  <w:color w:val="000000"/>
                  <w:sz w:val="20"/>
                  <w:szCs w:val="20"/>
                </w:rPr>
                <w:t>7</w:t>
              </w:r>
            </w:ins>
          </w:p>
        </w:tc>
        <w:tc>
          <w:tcPr>
            <w:tcW w:w="3627" w:type="dxa"/>
            <w:hideMark/>
          </w:tcPr>
          <w:p w14:paraId="769C2FE8"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28" w:author="Mr Richard P Williams" w:date="2016-10-03T22:42:00Z"/>
                <w:rFonts w:eastAsia="Times New Roman" w:cs="Times New Roman"/>
                <w:color w:val="000000"/>
                <w:sz w:val="20"/>
                <w:szCs w:val="20"/>
              </w:rPr>
            </w:pPr>
            <w:ins w:id="1729" w:author="Mr Richard P Williams" w:date="2016-10-03T22:42:00Z">
              <w:r w:rsidRPr="0011505E">
                <w:rPr>
                  <w:rFonts w:eastAsia="Times New Roman" w:cs="Times New Roman"/>
                  <w:color w:val="000000"/>
                  <w:sz w:val="20"/>
                  <w:szCs w:val="20"/>
                </w:rPr>
                <w:t>Used for history tracking--The date upon which a vendor record became effective.</w:t>
              </w:r>
            </w:ins>
          </w:p>
        </w:tc>
      </w:tr>
      <w:tr w:rsidR="008F7B0C" w:rsidRPr="0011505E" w14:paraId="3B1ED4D3" w14:textId="77777777" w:rsidTr="008F7B0C">
        <w:trPr>
          <w:cnfStyle w:val="000000100000" w:firstRow="0" w:lastRow="0" w:firstColumn="0" w:lastColumn="0" w:oddVBand="0" w:evenVBand="0" w:oddHBand="1" w:evenHBand="0" w:firstRowFirstColumn="0" w:firstRowLastColumn="0" w:lastRowFirstColumn="0" w:lastRowLastColumn="0"/>
          <w:trHeight w:val="270"/>
          <w:ins w:id="173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10E5D8D1" w14:textId="77777777" w:rsidR="008F7B0C" w:rsidRPr="0011505E" w:rsidRDefault="008F7B0C" w:rsidP="008F7B0C">
            <w:pPr>
              <w:rPr>
                <w:ins w:id="1731" w:author="Mr Richard P Williams" w:date="2016-10-03T22:42:00Z"/>
                <w:rFonts w:eastAsia="Times New Roman" w:cs="Times New Roman"/>
                <w:b w:val="0"/>
                <w:color w:val="000000"/>
                <w:sz w:val="20"/>
                <w:szCs w:val="20"/>
              </w:rPr>
            </w:pPr>
            <w:ins w:id="1732" w:author="Mr Richard P Williams" w:date="2016-10-03T22:42:00Z">
              <w:r w:rsidRPr="0011505E">
                <w:rPr>
                  <w:rFonts w:eastAsia="Times New Roman" w:cs="Times New Roman"/>
                  <w:b w:val="0"/>
                  <w:color w:val="000000"/>
                  <w:sz w:val="20"/>
                  <w:szCs w:val="20"/>
                </w:rPr>
                <w:t> </w:t>
              </w:r>
            </w:ins>
          </w:p>
        </w:tc>
        <w:tc>
          <w:tcPr>
            <w:tcW w:w="1611" w:type="dxa"/>
            <w:hideMark/>
          </w:tcPr>
          <w:p w14:paraId="5CBB8890"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33" w:author="Mr Richard P Williams" w:date="2016-10-03T22:42:00Z"/>
                <w:rFonts w:eastAsia="Times New Roman" w:cs="Times New Roman"/>
                <w:color w:val="000000"/>
                <w:sz w:val="20"/>
                <w:szCs w:val="20"/>
              </w:rPr>
            </w:pPr>
            <w:ins w:id="1734" w:author="Mr Richard P Williams" w:date="2016-10-03T22:42:00Z">
              <w:r w:rsidRPr="0011505E">
                <w:rPr>
                  <w:rFonts w:eastAsia="Times New Roman" w:cs="Times New Roman"/>
                  <w:color w:val="000000"/>
                  <w:sz w:val="20"/>
                  <w:szCs w:val="20"/>
                </w:rPr>
                <w:t> </w:t>
              </w:r>
            </w:ins>
          </w:p>
        </w:tc>
        <w:tc>
          <w:tcPr>
            <w:tcW w:w="640" w:type="dxa"/>
            <w:hideMark/>
          </w:tcPr>
          <w:p w14:paraId="2172F6D3"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35" w:author="Mr Richard P Williams" w:date="2016-10-03T22:42:00Z"/>
                <w:rFonts w:eastAsia="Times New Roman" w:cs="Times New Roman"/>
                <w:color w:val="000000"/>
                <w:sz w:val="20"/>
                <w:szCs w:val="20"/>
              </w:rPr>
            </w:pPr>
            <w:ins w:id="1736" w:author="Mr Richard P Williams" w:date="2016-10-03T22:42:00Z">
              <w:r w:rsidRPr="0011505E">
                <w:rPr>
                  <w:rFonts w:eastAsia="Times New Roman" w:cs="Times New Roman"/>
                  <w:color w:val="000000"/>
                  <w:sz w:val="20"/>
                  <w:szCs w:val="20"/>
                </w:rPr>
                <w:t> </w:t>
              </w:r>
            </w:ins>
          </w:p>
        </w:tc>
        <w:tc>
          <w:tcPr>
            <w:tcW w:w="3627" w:type="dxa"/>
            <w:hideMark/>
          </w:tcPr>
          <w:p w14:paraId="5273AF74"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37" w:author="Mr Richard P Williams" w:date="2016-10-03T22:42:00Z"/>
                <w:rFonts w:eastAsia="Times New Roman" w:cs="Arial"/>
                <w:sz w:val="20"/>
                <w:szCs w:val="20"/>
              </w:rPr>
            </w:pPr>
            <w:ins w:id="1738" w:author="Mr Richard P Williams" w:date="2016-10-03T22:42:00Z">
              <w:r w:rsidRPr="0011505E">
                <w:rPr>
                  <w:rFonts w:eastAsia="Times New Roman" w:cs="Arial"/>
                  <w:sz w:val="20"/>
                  <w:szCs w:val="20"/>
                </w:rPr>
                <w:t> </w:t>
              </w:r>
            </w:ins>
          </w:p>
        </w:tc>
      </w:tr>
      <w:tr w:rsidR="008F7B0C" w:rsidRPr="0011505E" w14:paraId="31AA09E5" w14:textId="77777777" w:rsidTr="008F7B0C">
        <w:trPr>
          <w:trHeight w:val="525"/>
          <w:ins w:id="173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28D77AC5" w14:textId="77777777" w:rsidR="008F7B0C" w:rsidRPr="0011505E" w:rsidRDefault="008F7B0C" w:rsidP="008F7B0C">
            <w:pPr>
              <w:rPr>
                <w:ins w:id="1740" w:author="Mr Richard P Williams" w:date="2016-10-03T22:42:00Z"/>
                <w:rFonts w:eastAsia="Times New Roman" w:cs="Times New Roman"/>
                <w:b w:val="0"/>
                <w:color w:val="000000"/>
                <w:sz w:val="20"/>
                <w:szCs w:val="20"/>
              </w:rPr>
            </w:pPr>
            <w:ins w:id="1741" w:author="Mr Richard P Williams" w:date="2016-10-03T22:42:00Z">
              <w:r w:rsidRPr="0011505E">
                <w:rPr>
                  <w:rFonts w:eastAsia="Times New Roman" w:cs="Times New Roman"/>
                  <w:b w:val="0"/>
                  <w:color w:val="000000"/>
                  <w:sz w:val="20"/>
                  <w:szCs w:val="20"/>
                </w:rPr>
                <w:t>Invoice Source</w:t>
              </w:r>
            </w:ins>
          </w:p>
        </w:tc>
        <w:tc>
          <w:tcPr>
            <w:tcW w:w="1611" w:type="dxa"/>
            <w:hideMark/>
          </w:tcPr>
          <w:p w14:paraId="6D8DA26B"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42" w:author="Mr Richard P Williams" w:date="2016-10-03T22:42:00Z"/>
                <w:rFonts w:eastAsia="Times New Roman" w:cs="Times New Roman"/>
                <w:color w:val="000000"/>
                <w:sz w:val="20"/>
                <w:szCs w:val="20"/>
              </w:rPr>
            </w:pPr>
            <w:ins w:id="1743" w:author="Mr Richard P Williams" w:date="2016-10-03T22:42:00Z">
              <w:del w:id="1744" w:author="Richard Willaims" w:date="2016-10-10T23:52:00Z">
                <w:r w:rsidRPr="0011505E" w:rsidDel="002E038B">
                  <w:rPr>
                    <w:rFonts w:eastAsia="Times New Roman" w:cs="Times New Roman"/>
                    <w:color w:val="000000"/>
                    <w:sz w:val="20"/>
                    <w:szCs w:val="20"/>
                  </w:rPr>
                  <w:delText>BYTE</w:delText>
                </w:r>
              </w:del>
              <w:del w:id="1745" w:author="Richard Willaims" w:date="2016-10-10T23:47:00Z">
                <w:r w:rsidRPr="0011505E" w:rsidDel="002E038B">
                  <w:rPr>
                    <w:rFonts w:eastAsia="Times New Roman" w:cs="Times New Roman"/>
                    <w:color w:val="000000"/>
                    <w:sz w:val="20"/>
                    <w:szCs w:val="20"/>
                  </w:rPr>
                  <w:delText>INT</w:delText>
                </w:r>
              </w:del>
            </w:ins>
            <w:ins w:id="1746" w:author="Richard Willaims" w:date="2016-10-10T23:52:00Z">
              <w:r w:rsidR="002E038B">
                <w:rPr>
                  <w:rFonts w:eastAsia="Times New Roman" w:cs="Times New Roman"/>
                  <w:color w:val="000000"/>
                  <w:sz w:val="20"/>
                  <w:szCs w:val="20"/>
                </w:rPr>
                <w:t>Numeric</w:t>
              </w:r>
            </w:ins>
          </w:p>
        </w:tc>
        <w:tc>
          <w:tcPr>
            <w:tcW w:w="640" w:type="dxa"/>
            <w:hideMark/>
          </w:tcPr>
          <w:p w14:paraId="6D9CCE51"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47" w:author="Mr Richard P Williams" w:date="2016-10-03T22:42:00Z"/>
                <w:rFonts w:eastAsia="Times New Roman" w:cs="Times New Roman"/>
                <w:color w:val="000000"/>
                <w:sz w:val="20"/>
                <w:szCs w:val="20"/>
              </w:rPr>
            </w:pPr>
            <w:ins w:id="1748" w:author="Mr Richard P Williams" w:date="2016-10-03T22:42:00Z">
              <w:r w:rsidRPr="0011505E">
                <w:rPr>
                  <w:rFonts w:eastAsia="Times New Roman" w:cs="Times New Roman"/>
                  <w:color w:val="000000"/>
                  <w:sz w:val="20"/>
                  <w:szCs w:val="20"/>
                </w:rPr>
                <w:t>9</w:t>
              </w:r>
            </w:ins>
          </w:p>
        </w:tc>
        <w:tc>
          <w:tcPr>
            <w:tcW w:w="3627" w:type="dxa"/>
            <w:hideMark/>
          </w:tcPr>
          <w:p w14:paraId="33A3E58C"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49" w:author="Mr Richard P Williams" w:date="2016-10-03T22:42:00Z"/>
                <w:rFonts w:eastAsia="Times New Roman" w:cs="Times New Roman"/>
                <w:color w:val="000000"/>
                <w:sz w:val="20"/>
                <w:szCs w:val="20"/>
              </w:rPr>
            </w:pPr>
            <w:ins w:id="1750" w:author="Mr Richard P Williams" w:date="2016-10-03T22:42:00Z">
              <w:r w:rsidRPr="0011505E">
                <w:rPr>
                  <w:rFonts w:eastAsia="Times New Roman" w:cs="Times New Roman"/>
                  <w:color w:val="000000"/>
                  <w:sz w:val="20"/>
                  <w:szCs w:val="20"/>
                </w:rPr>
                <w:t>Defines the type of host system that the invoice came from (Manual, self-bill, Invoice Matching etc)</w:t>
              </w:r>
            </w:ins>
          </w:p>
        </w:tc>
      </w:tr>
      <w:tr w:rsidR="008F7B0C" w:rsidRPr="0011505E" w14:paraId="5CFB528E" w14:textId="77777777" w:rsidTr="008F7B0C">
        <w:trPr>
          <w:cnfStyle w:val="000000100000" w:firstRow="0" w:lastRow="0" w:firstColumn="0" w:lastColumn="0" w:oddVBand="0" w:evenVBand="0" w:oddHBand="1" w:evenHBand="0" w:firstRowFirstColumn="0" w:firstRowLastColumn="0" w:lastRowFirstColumn="0" w:lastRowLastColumn="0"/>
          <w:trHeight w:val="525"/>
          <w:ins w:id="175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634A6E75" w14:textId="77777777" w:rsidR="008F7B0C" w:rsidRPr="0011505E" w:rsidRDefault="008F7B0C" w:rsidP="008F7B0C">
            <w:pPr>
              <w:rPr>
                <w:ins w:id="1752" w:author="Mr Richard P Williams" w:date="2016-10-03T22:42:00Z"/>
                <w:rFonts w:eastAsia="Times New Roman" w:cs="Times New Roman"/>
                <w:b w:val="0"/>
                <w:color w:val="000000"/>
                <w:sz w:val="20"/>
                <w:szCs w:val="20"/>
              </w:rPr>
            </w:pPr>
            <w:ins w:id="1753" w:author="Mr Richard P Williams" w:date="2016-10-03T22:42:00Z">
              <w:r w:rsidRPr="0011505E">
                <w:rPr>
                  <w:rFonts w:eastAsia="Times New Roman" w:cs="Times New Roman"/>
                  <w:b w:val="0"/>
                  <w:color w:val="000000"/>
                  <w:sz w:val="20"/>
                  <w:szCs w:val="20"/>
                </w:rPr>
                <w:t>Order Item UOM</w:t>
              </w:r>
            </w:ins>
          </w:p>
        </w:tc>
        <w:tc>
          <w:tcPr>
            <w:tcW w:w="1611" w:type="dxa"/>
            <w:hideMark/>
          </w:tcPr>
          <w:p w14:paraId="397C574B"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54" w:author="Mr Richard P Williams" w:date="2016-10-03T22:42:00Z"/>
                <w:rFonts w:eastAsia="Times New Roman" w:cs="Times New Roman"/>
                <w:color w:val="000000"/>
                <w:sz w:val="20"/>
                <w:szCs w:val="20"/>
              </w:rPr>
            </w:pPr>
          </w:p>
        </w:tc>
        <w:tc>
          <w:tcPr>
            <w:tcW w:w="640" w:type="dxa"/>
            <w:hideMark/>
          </w:tcPr>
          <w:p w14:paraId="722DBB73"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55" w:author="Mr Richard P Williams" w:date="2016-10-03T22:42:00Z"/>
                <w:rFonts w:eastAsia="Times New Roman" w:cs="Times New Roman"/>
                <w:color w:val="000000"/>
                <w:sz w:val="20"/>
                <w:szCs w:val="20"/>
              </w:rPr>
            </w:pPr>
          </w:p>
        </w:tc>
        <w:tc>
          <w:tcPr>
            <w:tcW w:w="3627" w:type="dxa"/>
            <w:hideMark/>
          </w:tcPr>
          <w:p w14:paraId="5F7D177F"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56" w:author="Mr Richard P Williams" w:date="2016-10-03T22:42:00Z"/>
                <w:rFonts w:eastAsia="Times New Roman" w:cs="Times New Roman"/>
                <w:color w:val="000000"/>
                <w:sz w:val="20"/>
                <w:szCs w:val="20"/>
              </w:rPr>
            </w:pPr>
            <w:ins w:id="1757" w:author="Mr Richard P Williams" w:date="2016-10-03T22:42:00Z">
              <w:r w:rsidRPr="0011505E">
                <w:rPr>
                  <w:rFonts w:eastAsia="Times New Roman" w:cs="Times New Roman"/>
                  <w:color w:val="000000"/>
                  <w:sz w:val="20"/>
                  <w:szCs w:val="20"/>
                </w:rPr>
                <w:t>The Unit of Measure of the Item. Example Weight or Each etc</w:t>
              </w:r>
            </w:ins>
          </w:p>
        </w:tc>
      </w:tr>
      <w:tr w:rsidR="008F7B0C" w:rsidRPr="0011505E" w14:paraId="51B24581" w14:textId="77777777" w:rsidTr="008F7B0C">
        <w:trPr>
          <w:trHeight w:val="525"/>
          <w:ins w:id="175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309AEF3F" w14:textId="77777777" w:rsidR="008F7B0C" w:rsidRPr="0011505E" w:rsidRDefault="008F7B0C" w:rsidP="008F7B0C">
            <w:pPr>
              <w:rPr>
                <w:ins w:id="1759" w:author="Mr Richard P Williams" w:date="2016-10-03T22:42:00Z"/>
                <w:rFonts w:eastAsia="Times New Roman" w:cs="Times New Roman"/>
                <w:b w:val="0"/>
                <w:color w:val="000000"/>
                <w:sz w:val="20"/>
                <w:szCs w:val="20"/>
              </w:rPr>
            </w:pPr>
            <w:ins w:id="1760" w:author="Mr Richard P Williams" w:date="2016-10-03T22:42:00Z">
              <w:r w:rsidRPr="0011505E">
                <w:rPr>
                  <w:rFonts w:eastAsia="Times New Roman" w:cs="Times New Roman"/>
                  <w:b w:val="0"/>
                  <w:color w:val="000000"/>
                  <w:sz w:val="20"/>
                  <w:szCs w:val="20"/>
                </w:rPr>
                <w:t>Pack or Case Type</w:t>
              </w:r>
            </w:ins>
          </w:p>
        </w:tc>
        <w:tc>
          <w:tcPr>
            <w:tcW w:w="1611" w:type="dxa"/>
            <w:hideMark/>
          </w:tcPr>
          <w:p w14:paraId="42D91FAD"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61" w:author="Mr Richard P Williams" w:date="2016-10-03T22:42:00Z"/>
                <w:rFonts w:eastAsia="Times New Roman" w:cs="Times New Roman"/>
                <w:color w:val="000000"/>
                <w:sz w:val="20"/>
                <w:szCs w:val="20"/>
              </w:rPr>
            </w:pPr>
            <w:ins w:id="1762" w:author="Mr Richard P Williams" w:date="2016-10-03T22:42:00Z">
              <w:del w:id="1763" w:author="Richard Willaims" w:date="2016-10-10T21:56:00Z">
                <w:r w:rsidRPr="0011505E" w:rsidDel="00910F2B">
                  <w:rPr>
                    <w:rFonts w:eastAsia="Times New Roman" w:cs="Times New Roman"/>
                    <w:color w:val="000000"/>
                    <w:sz w:val="20"/>
                    <w:szCs w:val="20"/>
                  </w:rPr>
                  <w:delText>nvarchar</w:delText>
                </w:r>
              </w:del>
            </w:ins>
            <w:ins w:id="1764" w:author="Richard Willaims" w:date="2016-10-10T21:56:00Z">
              <w:r w:rsidR="00910F2B">
                <w:rPr>
                  <w:rFonts w:eastAsia="Times New Roman" w:cs="Times New Roman"/>
                  <w:color w:val="000000"/>
                  <w:sz w:val="20"/>
                  <w:szCs w:val="20"/>
                </w:rPr>
                <w:t>String</w:t>
              </w:r>
            </w:ins>
          </w:p>
        </w:tc>
        <w:tc>
          <w:tcPr>
            <w:tcW w:w="640" w:type="dxa"/>
            <w:hideMark/>
          </w:tcPr>
          <w:p w14:paraId="1EA0F6E2"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65" w:author="Mr Richard P Williams" w:date="2016-10-03T22:42:00Z"/>
                <w:rFonts w:eastAsia="Times New Roman" w:cs="Times New Roman"/>
                <w:color w:val="000000"/>
                <w:sz w:val="20"/>
                <w:szCs w:val="20"/>
              </w:rPr>
            </w:pPr>
            <w:ins w:id="1766" w:author="Mr Richard P Williams" w:date="2016-10-03T22:42:00Z">
              <w:r w:rsidRPr="0011505E">
                <w:rPr>
                  <w:rFonts w:eastAsia="Times New Roman" w:cs="Times New Roman"/>
                  <w:color w:val="000000"/>
                  <w:sz w:val="20"/>
                  <w:szCs w:val="20"/>
                </w:rPr>
                <w:t>8000</w:t>
              </w:r>
            </w:ins>
          </w:p>
        </w:tc>
        <w:tc>
          <w:tcPr>
            <w:tcW w:w="3627" w:type="dxa"/>
            <w:hideMark/>
          </w:tcPr>
          <w:p w14:paraId="202BF713"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67" w:author="Mr Richard P Williams" w:date="2016-10-03T22:42:00Z"/>
                <w:rFonts w:eastAsia="Times New Roman" w:cs="Times New Roman"/>
                <w:color w:val="000000"/>
                <w:sz w:val="20"/>
                <w:szCs w:val="20"/>
              </w:rPr>
            </w:pPr>
            <w:ins w:id="1768" w:author="Mr Richard P Williams" w:date="2016-10-03T22:42:00Z">
              <w:r w:rsidRPr="0011505E">
                <w:rPr>
                  <w:rFonts w:eastAsia="Times New Roman" w:cs="Times New Roman"/>
                  <w:color w:val="000000"/>
                  <w:sz w:val="20"/>
                  <w:szCs w:val="20"/>
                </w:rPr>
                <w:t>Each, Pack / Case or Pallet</w:t>
              </w:r>
            </w:ins>
          </w:p>
        </w:tc>
      </w:tr>
      <w:tr w:rsidR="008F7B0C" w:rsidRPr="0011505E" w14:paraId="7EC79D03" w14:textId="77777777" w:rsidTr="008F7B0C">
        <w:trPr>
          <w:cnfStyle w:val="000000100000" w:firstRow="0" w:lastRow="0" w:firstColumn="0" w:lastColumn="0" w:oddVBand="0" w:evenVBand="0" w:oddHBand="1" w:evenHBand="0" w:firstRowFirstColumn="0" w:firstRowLastColumn="0" w:lastRowFirstColumn="0" w:lastRowLastColumn="0"/>
          <w:trHeight w:val="525"/>
          <w:ins w:id="176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3F214925" w14:textId="77777777" w:rsidR="008F7B0C" w:rsidRPr="0011505E" w:rsidRDefault="008F7B0C" w:rsidP="008F7B0C">
            <w:pPr>
              <w:rPr>
                <w:ins w:id="1770" w:author="Mr Richard P Williams" w:date="2016-10-03T22:42:00Z"/>
                <w:rFonts w:eastAsia="Times New Roman" w:cs="Times New Roman"/>
                <w:b w:val="0"/>
                <w:color w:val="000000"/>
                <w:sz w:val="20"/>
                <w:szCs w:val="20"/>
              </w:rPr>
            </w:pPr>
            <w:ins w:id="1771" w:author="Mr Richard P Williams" w:date="2016-10-03T22:42:00Z">
              <w:r w:rsidRPr="0011505E">
                <w:rPr>
                  <w:rFonts w:eastAsia="Times New Roman" w:cs="Times New Roman"/>
                  <w:b w:val="0"/>
                  <w:color w:val="000000"/>
                  <w:sz w:val="20"/>
                  <w:szCs w:val="20"/>
                </w:rPr>
                <w:t>Pack Size</w:t>
              </w:r>
            </w:ins>
          </w:p>
        </w:tc>
        <w:tc>
          <w:tcPr>
            <w:tcW w:w="1611" w:type="dxa"/>
            <w:hideMark/>
          </w:tcPr>
          <w:p w14:paraId="7AFFDDC4"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72" w:author="Mr Richard P Williams" w:date="2016-10-03T22:42:00Z"/>
                <w:rFonts w:eastAsia="Times New Roman" w:cs="Times New Roman"/>
                <w:color w:val="000000"/>
                <w:sz w:val="20"/>
                <w:szCs w:val="20"/>
              </w:rPr>
            </w:pPr>
            <w:ins w:id="1773" w:author="Mr Richard P Williams" w:date="2016-10-03T22:42:00Z">
              <w:r w:rsidRPr="0011505E">
                <w:rPr>
                  <w:rFonts w:eastAsia="Times New Roman" w:cs="Times New Roman"/>
                  <w:color w:val="000000"/>
                  <w:sz w:val="20"/>
                  <w:szCs w:val="20"/>
                </w:rPr>
                <w:t>decimal</w:t>
              </w:r>
            </w:ins>
          </w:p>
        </w:tc>
        <w:tc>
          <w:tcPr>
            <w:tcW w:w="640" w:type="dxa"/>
            <w:hideMark/>
          </w:tcPr>
          <w:p w14:paraId="44EB936D"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74" w:author="Mr Richard P Williams" w:date="2016-10-03T22:42:00Z"/>
                <w:rFonts w:eastAsia="Times New Roman" w:cs="Times New Roman"/>
                <w:color w:val="000000"/>
                <w:sz w:val="20"/>
                <w:szCs w:val="20"/>
              </w:rPr>
            </w:pPr>
            <w:ins w:id="1775" w:author="Mr Richard P Williams" w:date="2016-10-03T22:42:00Z">
              <w:r w:rsidRPr="0011505E">
                <w:rPr>
                  <w:rFonts w:eastAsia="Times New Roman" w:cs="Times New Roman"/>
                  <w:color w:val="000000"/>
                  <w:sz w:val="20"/>
                  <w:szCs w:val="20"/>
                </w:rPr>
                <w:t>17</w:t>
              </w:r>
            </w:ins>
          </w:p>
        </w:tc>
        <w:tc>
          <w:tcPr>
            <w:tcW w:w="3627" w:type="dxa"/>
            <w:hideMark/>
          </w:tcPr>
          <w:p w14:paraId="1C8393BE"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76" w:author="Mr Richard P Williams" w:date="2016-10-03T22:42:00Z"/>
                <w:rFonts w:eastAsia="Times New Roman" w:cs="Times New Roman"/>
                <w:color w:val="000000"/>
                <w:sz w:val="20"/>
                <w:szCs w:val="20"/>
              </w:rPr>
            </w:pPr>
            <w:ins w:id="1777" w:author="Mr Richard P Williams" w:date="2016-10-03T22:42:00Z">
              <w:r w:rsidRPr="0011505E">
                <w:rPr>
                  <w:rFonts w:eastAsia="Times New Roman" w:cs="Times New Roman"/>
                  <w:color w:val="000000"/>
                  <w:sz w:val="20"/>
                  <w:szCs w:val="20"/>
                </w:rPr>
                <w:t>The Size of cases</w:t>
              </w:r>
            </w:ins>
          </w:p>
        </w:tc>
      </w:tr>
      <w:tr w:rsidR="008F7B0C" w:rsidRPr="0011505E" w14:paraId="7B7903E6" w14:textId="77777777" w:rsidTr="008F7B0C">
        <w:trPr>
          <w:trHeight w:val="780"/>
          <w:ins w:id="17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4ADF76BF" w14:textId="77777777" w:rsidR="008F7B0C" w:rsidRPr="0011505E" w:rsidRDefault="008F7B0C" w:rsidP="008F7B0C">
            <w:pPr>
              <w:rPr>
                <w:ins w:id="1779" w:author="Mr Richard P Williams" w:date="2016-10-03T22:42:00Z"/>
                <w:rFonts w:eastAsia="Times New Roman" w:cs="Times New Roman"/>
                <w:b w:val="0"/>
                <w:color w:val="000000"/>
                <w:sz w:val="20"/>
                <w:szCs w:val="20"/>
              </w:rPr>
            </w:pPr>
            <w:ins w:id="1780" w:author="Mr Richard P Williams" w:date="2016-10-03T22:42:00Z">
              <w:r w:rsidRPr="0011505E">
                <w:rPr>
                  <w:rFonts w:eastAsia="Times New Roman" w:cs="Times New Roman"/>
                  <w:b w:val="0"/>
                  <w:color w:val="000000"/>
                  <w:sz w:val="20"/>
                  <w:szCs w:val="20"/>
                </w:rPr>
                <w:t>Shipped Quantity</w:t>
              </w:r>
            </w:ins>
          </w:p>
        </w:tc>
        <w:tc>
          <w:tcPr>
            <w:tcW w:w="1611" w:type="dxa"/>
            <w:hideMark/>
          </w:tcPr>
          <w:p w14:paraId="79DB648F" w14:textId="77777777" w:rsidR="008F7B0C" w:rsidRPr="0011505E" w:rsidRDefault="008F7B0C" w:rsidP="005E1F87">
            <w:pPr>
              <w:cnfStyle w:val="000000000000" w:firstRow="0" w:lastRow="0" w:firstColumn="0" w:lastColumn="0" w:oddVBand="0" w:evenVBand="0" w:oddHBand="0" w:evenHBand="0" w:firstRowFirstColumn="0" w:firstRowLastColumn="0" w:lastRowFirstColumn="0" w:lastRowLastColumn="0"/>
              <w:rPr>
                <w:ins w:id="1781" w:author="Mr Richard P Williams" w:date="2016-10-03T22:42:00Z"/>
                <w:rFonts w:eastAsia="Times New Roman" w:cs="Times New Roman"/>
                <w:color w:val="000000"/>
                <w:sz w:val="20"/>
                <w:szCs w:val="20"/>
              </w:rPr>
            </w:pPr>
            <w:ins w:id="1782" w:author="Mr Richard P Williams" w:date="2016-10-03T22:42:00Z">
              <w:del w:id="1783" w:author="Richard Willaims" w:date="2016-10-10T23:47:00Z">
                <w:r w:rsidRPr="0011505E" w:rsidDel="002E038B">
                  <w:rPr>
                    <w:rFonts w:eastAsia="Times New Roman" w:cs="Times New Roman"/>
                    <w:color w:val="000000"/>
                    <w:sz w:val="20"/>
                    <w:szCs w:val="20"/>
                  </w:rPr>
                  <w:delText>INT</w:delText>
                </w:r>
              </w:del>
            </w:ins>
            <w:ins w:id="1784" w:author="Richard Willaims" w:date="2016-10-10T23:52:00Z">
              <w:r w:rsidR="002E038B">
                <w:rPr>
                  <w:rFonts w:eastAsia="Times New Roman" w:cs="Times New Roman"/>
                  <w:color w:val="000000"/>
                  <w:sz w:val="20"/>
                  <w:szCs w:val="20"/>
                </w:rPr>
                <w:t>Numeric</w:t>
              </w:r>
            </w:ins>
            <w:ins w:id="1785" w:author="Mr Richard P Williams" w:date="2016-10-03T22:42:00Z">
              <w:del w:id="1786" w:author="Richard Willaims" w:date="2016-10-10T23:52:00Z">
                <w:r w:rsidRPr="0011505E" w:rsidDel="002E038B">
                  <w:rPr>
                    <w:rFonts w:eastAsia="Times New Roman" w:cs="Times New Roman"/>
                    <w:color w:val="000000"/>
                    <w:sz w:val="20"/>
                    <w:szCs w:val="20"/>
                  </w:rPr>
                  <w:delText>EGER</w:delText>
                </w:r>
              </w:del>
            </w:ins>
          </w:p>
        </w:tc>
        <w:tc>
          <w:tcPr>
            <w:tcW w:w="640" w:type="dxa"/>
            <w:hideMark/>
          </w:tcPr>
          <w:p w14:paraId="70ADC6B8"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87" w:author="Mr Richard P Williams" w:date="2016-10-03T22:42:00Z"/>
                <w:rFonts w:eastAsia="Times New Roman" w:cs="Times New Roman"/>
                <w:color w:val="000000"/>
                <w:sz w:val="20"/>
                <w:szCs w:val="20"/>
              </w:rPr>
            </w:pPr>
            <w:ins w:id="1788" w:author="Mr Richard P Williams" w:date="2016-10-03T22:42:00Z">
              <w:r w:rsidRPr="0011505E">
                <w:rPr>
                  <w:rFonts w:eastAsia="Times New Roman" w:cs="Times New Roman"/>
                  <w:color w:val="000000"/>
                  <w:sz w:val="20"/>
                  <w:szCs w:val="20"/>
                </w:rPr>
                <w:t>12</w:t>
              </w:r>
            </w:ins>
          </w:p>
        </w:tc>
        <w:tc>
          <w:tcPr>
            <w:tcW w:w="3627" w:type="dxa"/>
            <w:hideMark/>
          </w:tcPr>
          <w:p w14:paraId="55AD7BF3"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789" w:author="Mr Richard P Williams" w:date="2016-10-03T22:42:00Z"/>
                <w:rFonts w:eastAsia="Times New Roman" w:cs="Times New Roman"/>
                <w:color w:val="000000"/>
                <w:sz w:val="20"/>
                <w:szCs w:val="20"/>
              </w:rPr>
            </w:pPr>
            <w:ins w:id="1790" w:author="Mr Richard P Williams" w:date="2016-10-03T22:42:00Z">
              <w:r w:rsidRPr="0011505E">
                <w:rPr>
                  <w:rFonts w:eastAsia="Times New Roman" w:cs="Times New Roman"/>
                  <w:color w:val="000000"/>
                  <w:sz w:val="20"/>
                  <w:szCs w:val="20"/>
                </w:rPr>
                <w:t>The number of ordered items. This is used to check the difference between ordered and shipped. Average weight of the product(s) shipped</w:t>
              </w:r>
            </w:ins>
          </w:p>
        </w:tc>
      </w:tr>
      <w:tr w:rsidR="008F7B0C" w:rsidRPr="0011505E" w14:paraId="299CA51E" w14:textId="77777777" w:rsidTr="008F7B0C">
        <w:trPr>
          <w:cnfStyle w:val="000000100000" w:firstRow="0" w:lastRow="0" w:firstColumn="0" w:lastColumn="0" w:oddVBand="0" w:evenVBand="0" w:oddHBand="1" w:evenHBand="0" w:firstRowFirstColumn="0" w:firstRowLastColumn="0" w:lastRowFirstColumn="0" w:lastRowLastColumn="0"/>
          <w:trHeight w:val="525"/>
          <w:ins w:id="179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6C977A99" w14:textId="77777777" w:rsidR="008F7B0C" w:rsidRPr="0011505E" w:rsidRDefault="008F7B0C" w:rsidP="008F7B0C">
            <w:pPr>
              <w:rPr>
                <w:ins w:id="1792" w:author="Mr Richard P Williams" w:date="2016-10-03T22:42:00Z"/>
                <w:rFonts w:eastAsia="Times New Roman" w:cs="Times New Roman"/>
                <w:b w:val="0"/>
                <w:color w:val="000000"/>
                <w:sz w:val="20"/>
                <w:szCs w:val="20"/>
              </w:rPr>
            </w:pPr>
            <w:ins w:id="1793" w:author="Mr Richard P Williams" w:date="2016-10-03T22:42:00Z">
              <w:r>
                <w:rPr>
                  <w:rFonts w:eastAsia="Times New Roman" w:cs="Times New Roman"/>
                  <w:b w:val="0"/>
                  <w:color w:val="000000"/>
                  <w:sz w:val="20"/>
                  <w:szCs w:val="20"/>
                </w:rPr>
                <w:t xml:space="preserve">Cost Amount </w:t>
              </w:r>
            </w:ins>
          </w:p>
        </w:tc>
        <w:tc>
          <w:tcPr>
            <w:tcW w:w="1611" w:type="dxa"/>
            <w:hideMark/>
          </w:tcPr>
          <w:p w14:paraId="0A473D17"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94" w:author="Mr Richard P Williams" w:date="2016-10-03T22:42:00Z"/>
                <w:rFonts w:eastAsia="Times New Roman" w:cs="Times New Roman"/>
                <w:color w:val="000000"/>
                <w:sz w:val="20"/>
                <w:szCs w:val="20"/>
              </w:rPr>
            </w:pPr>
            <w:ins w:id="1795" w:author="Mr Richard P Williams" w:date="2016-10-03T22:42:00Z">
              <w:r w:rsidRPr="0011505E">
                <w:rPr>
                  <w:rFonts w:eastAsia="Times New Roman" w:cs="Times New Roman"/>
                  <w:color w:val="000000"/>
                  <w:sz w:val="20"/>
                  <w:szCs w:val="20"/>
                </w:rPr>
                <w:t>DECIMAL</w:t>
              </w:r>
              <w:del w:id="1796" w:author="Richard Willaims" w:date="2016-10-10T23:52:00Z">
                <w:r w:rsidRPr="0011505E" w:rsidDel="002E038B">
                  <w:rPr>
                    <w:rFonts w:eastAsia="Times New Roman" w:cs="Times New Roman"/>
                    <w:color w:val="000000"/>
                    <w:sz w:val="20"/>
                    <w:szCs w:val="20"/>
                  </w:rPr>
                  <w:delText>(9,4)</w:delText>
                </w:r>
              </w:del>
            </w:ins>
          </w:p>
        </w:tc>
        <w:tc>
          <w:tcPr>
            <w:tcW w:w="640" w:type="dxa"/>
            <w:hideMark/>
          </w:tcPr>
          <w:p w14:paraId="69FF586B"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97" w:author="Mr Richard P Williams" w:date="2016-10-03T22:42:00Z"/>
                <w:rFonts w:eastAsia="Times New Roman" w:cs="Times New Roman"/>
                <w:color w:val="000000"/>
                <w:sz w:val="20"/>
                <w:szCs w:val="20"/>
              </w:rPr>
            </w:pPr>
            <w:ins w:id="1798" w:author="Mr Richard P Williams" w:date="2016-10-03T22:42:00Z">
              <w:r w:rsidRPr="0011505E">
                <w:rPr>
                  <w:rFonts w:eastAsia="Times New Roman" w:cs="Times New Roman"/>
                  <w:color w:val="000000"/>
                  <w:sz w:val="20"/>
                  <w:szCs w:val="20"/>
                </w:rPr>
                <w:t>16</w:t>
              </w:r>
            </w:ins>
          </w:p>
        </w:tc>
        <w:tc>
          <w:tcPr>
            <w:tcW w:w="3627" w:type="dxa"/>
            <w:hideMark/>
          </w:tcPr>
          <w:p w14:paraId="03F00280"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799" w:author="Mr Richard P Williams" w:date="2016-10-03T22:42:00Z"/>
                <w:rFonts w:eastAsia="Times New Roman" w:cs="Times New Roman"/>
                <w:color w:val="000000"/>
                <w:sz w:val="20"/>
                <w:szCs w:val="20"/>
              </w:rPr>
            </w:pPr>
            <w:ins w:id="1800" w:author="Mr Richard P Williams" w:date="2016-10-03T22:42:00Z">
              <w:r w:rsidRPr="0011505E">
                <w:rPr>
                  <w:rFonts w:eastAsia="Times New Roman" w:cs="Times New Roman"/>
                  <w:color w:val="000000"/>
                  <w:sz w:val="20"/>
                  <w:szCs w:val="20"/>
                </w:rPr>
                <w:t xml:space="preserve">The cost associated with either a unit or a package of a </w:t>
              </w:r>
              <w:proofErr w:type="gramStart"/>
              <w:r w:rsidRPr="0011505E">
                <w:rPr>
                  <w:rFonts w:eastAsia="Times New Roman" w:cs="Times New Roman"/>
                  <w:color w:val="000000"/>
                  <w:sz w:val="20"/>
                  <w:szCs w:val="20"/>
                </w:rPr>
                <w:t>particular item</w:t>
              </w:r>
              <w:proofErr w:type="gramEnd"/>
              <w:r w:rsidRPr="0011505E">
                <w:rPr>
                  <w:rFonts w:eastAsia="Times New Roman" w:cs="Times New Roman"/>
                  <w:color w:val="000000"/>
                  <w:sz w:val="20"/>
                  <w:szCs w:val="20"/>
                </w:rPr>
                <w:t>.</w:t>
              </w:r>
            </w:ins>
          </w:p>
        </w:tc>
      </w:tr>
      <w:tr w:rsidR="008F7B0C" w:rsidRPr="0011505E" w14:paraId="52D51FCC" w14:textId="77777777" w:rsidTr="008F7B0C">
        <w:trPr>
          <w:trHeight w:val="1800"/>
          <w:ins w:id="180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97747B6" w14:textId="77777777" w:rsidR="008F7B0C" w:rsidRPr="0011505E" w:rsidRDefault="008F7B0C" w:rsidP="008F7B0C">
            <w:pPr>
              <w:rPr>
                <w:ins w:id="1802" w:author="Mr Richard P Williams" w:date="2016-10-03T22:42:00Z"/>
                <w:rFonts w:eastAsia="Times New Roman" w:cs="Times New Roman"/>
                <w:b w:val="0"/>
                <w:color w:val="000000"/>
                <w:sz w:val="20"/>
                <w:szCs w:val="20"/>
              </w:rPr>
            </w:pPr>
            <w:ins w:id="1803" w:author="Mr Richard P Williams" w:date="2016-10-03T22:42:00Z">
              <w:r>
                <w:rPr>
                  <w:rFonts w:eastAsia="Times New Roman" w:cs="Times New Roman"/>
                  <w:b w:val="0"/>
                  <w:color w:val="000000"/>
                  <w:sz w:val="20"/>
                  <w:szCs w:val="20"/>
                </w:rPr>
                <w:t>Unit Retail Price</w:t>
              </w:r>
            </w:ins>
          </w:p>
        </w:tc>
        <w:tc>
          <w:tcPr>
            <w:tcW w:w="1611" w:type="dxa"/>
            <w:hideMark/>
          </w:tcPr>
          <w:p w14:paraId="70070CD2"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04" w:author="Mr Richard P Williams" w:date="2016-10-03T22:42:00Z"/>
                <w:rFonts w:eastAsia="Times New Roman" w:cs="Times New Roman"/>
                <w:color w:val="000000"/>
                <w:sz w:val="20"/>
                <w:szCs w:val="20"/>
              </w:rPr>
            </w:pPr>
            <w:ins w:id="1805" w:author="Mr Richard P Williams" w:date="2016-10-03T22:42:00Z">
              <w:r w:rsidRPr="0011505E">
                <w:rPr>
                  <w:rFonts w:eastAsia="Times New Roman" w:cs="Times New Roman"/>
                  <w:color w:val="000000"/>
                  <w:sz w:val="20"/>
                  <w:szCs w:val="20"/>
                </w:rPr>
                <w:t>DECIMAL</w:t>
              </w:r>
              <w:del w:id="1806" w:author="Richard Willaims" w:date="2016-10-10T23:52:00Z">
                <w:r w:rsidRPr="0011505E" w:rsidDel="002E038B">
                  <w:rPr>
                    <w:rFonts w:eastAsia="Times New Roman" w:cs="Times New Roman"/>
                    <w:color w:val="000000"/>
                    <w:sz w:val="20"/>
                    <w:szCs w:val="20"/>
                  </w:rPr>
                  <w:delText>(9,2)</w:delText>
                </w:r>
              </w:del>
            </w:ins>
          </w:p>
        </w:tc>
        <w:tc>
          <w:tcPr>
            <w:tcW w:w="640" w:type="dxa"/>
            <w:hideMark/>
          </w:tcPr>
          <w:p w14:paraId="5983D04B"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07" w:author="Mr Richard P Williams" w:date="2016-10-03T22:42:00Z"/>
                <w:rFonts w:eastAsia="Times New Roman" w:cs="Times New Roman"/>
                <w:color w:val="000000"/>
                <w:sz w:val="20"/>
                <w:szCs w:val="20"/>
              </w:rPr>
            </w:pPr>
            <w:ins w:id="1808" w:author="Mr Richard P Williams" w:date="2016-10-03T22:42:00Z">
              <w:r w:rsidRPr="0011505E">
                <w:rPr>
                  <w:rFonts w:eastAsia="Times New Roman" w:cs="Times New Roman"/>
                  <w:color w:val="000000"/>
                  <w:sz w:val="20"/>
                  <w:szCs w:val="20"/>
                </w:rPr>
                <w:t>22</w:t>
              </w:r>
            </w:ins>
          </w:p>
        </w:tc>
        <w:tc>
          <w:tcPr>
            <w:tcW w:w="3627" w:type="dxa"/>
            <w:hideMark/>
          </w:tcPr>
          <w:p w14:paraId="30DABEC4"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09" w:author="Mr Richard P Williams" w:date="2016-10-03T22:42:00Z"/>
                <w:rFonts w:eastAsia="Times New Roman" w:cs="Times New Roman"/>
                <w:color w:val="000000"/>
                <w:sz w:val="20"/>
                <w:szCs w:val="20"/>
              </w:rPr>
            </w:pPr>
            <w:ins w:id="1810" w:author="Mr Richard P Williams" w:date="2016-10-03T22:42:00Z">
              <w:r w:rsidRPr="0011505E">
                <w:rPr>
                  <w:rFonts w:eastAsia="Times New Roman" w:cs="Times New Roman"/>
                  <w:color w:val="000000"/>
                  <w:sz w:val="20"/>
                  <w:szCs w:val="20"/>
                </w:rPr>
                <w:t xml:space="preserve">Unit retail price of the item. Note: in deal </w:t>
              </w:r>
              <w:proofErr w:type="gramStart"/>
              <w:r w:rsidRPr="0011505E">
                <w:rPr>
                  <w:rFonts w:eastAsia="Times New Roman" w:cs="Times New Roman"/>
                  <w:color w:val="000000"/>
                  <w:sz w:val="20"/>
                  <w:szCs w:val="20"/>
                </w:rPr>
                <w:t>cases</w:t>
              </w:r>
              <w:proofErr w:type="gramEnd"/>
              <w:r w:rsidRPr="0011505E">
                <w:rPr>
                  <w:rFonts w:eastAsia="Times New Roman" w:cs="Times New Roman"/>
                  <w:color w:val="000000"/>
                  <w:sz w:val="20"/>
                  <w:szCs w:val="20"/>
                </w:rPr>
                <w:t xml:space="preserve"> this must be used in conjunction with the Shipped Unit Retail </w:t>
              </w:r>
              <w:r>
                <w:rPr>
                  <w:rFonts w:eastAsia="Times New Roman" w:cs="Times New Roman"/>
                  <w:color w:val="000000"/>
                  <w:sz w:val="20"/>
                  <w:szCs w:val="20"/>
                </w:rPr>
                <w:t>multiple</w:t>
              </w:r>
              <w:r w:rsidRPr="0011505E">
                <w:rPr>
                  <w:rFonts w:eastAsia="Times New Roman" w:cs="Times New Roman"/>
                  <w:color w:val="000000"/>
                  <w:sz w:val="20"/>
                  <w:szCs w:val="20"/>
                </w:rPr>
                <w:t>. In cases where the price is 2/1.09 or 3/1.00. The unit price wo</w:t>
              </w:r>
              <w:r>
                <w:rPr>
                  <w:rFonts w:eastAsia="Times New Roman" w:cs="Times New Roman"/>
                  <w:color w:val="000000"/>
                  <w:sz w:val="20"/>
                  <w:szCs w:val="20"/>
                </w:rPr>
                <w:t>uld be 1.09 and 1.00 with a multiple</w:t>
              </w:r>
              <w:r w:rsidRPr="0011505E">
                <w:rPr>
                  <w:rFonts w:eastAsia="Times New Roman" w:cs="Times New Roman"/>
                  <w:color w:val="000000"/>
                  <w:sz w:val="20"/>
                  <w:szCs w:val="20"/>
                </w:rPr>
                <w:t xml:space="preserve"> of 2 and 3 respectively.</w:t>
              </w:r>
            </w:ins>
          </w:p>
        </w:tc>
      </w:tr>
      <w:tr w:rsidR="008F7B0C" w:rsidRPr="0011505E" w14:paraId="5CFD4A12" w14:textId="77777777" w:rsidTr="008F7B0C">
        <w:trPr>
          <w:cnfStyle w:val="000000100000" w:firstRow="0" w:lastRow="0" w:firstColumn="0" w:lastColumn="0" w:oddVBand="0" w:evenVBand="0" w:oddHBand="1" w:evenHBand="0" w:firstRowFirstColumn="0" w:firstRowLastColumn="0" w:lastRowFirstColumn="0" w:lastRowLastColumn="0"/>
          <w:trHeight w:val="525"/>
          <w:ins w:id="181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531B099" w14:textId="77777777" w:rsidR="008F7B0C" w:rsidRPr="0011505E" w:rsidRDefault="008F7B0C" w:rsidP="008F7B0C">
            <w:pPr>
              <w:rPr>
                <w:ins w:id="1812" w:author="Mr Richard P Williams" w:date="2016-10-03T22:42:00Z"/>
                <w:rFonts w:eastAsia="Times New Roman" w:cs="Times New Roman"/>
                <w:b w:val="0"/>
                <w:color w:val="000000"/>
                <w:sz w:val="20"/>
                <w:szCs w:val="20"/>
              </w:rPr>
            </w:pPr>
            <w:ins w:id="1813" w:author="Mr Richard P Williams" w:date="2016-10-03T22:42:00Z">
              <w:r w:rsidRPr="00C63F9B">
                <w:rPr>
                  <w:rFonts w:eastAsia="Times New Roman" w:cs="Times New Roman"/>
                  <w:b w:val="0"/>
                  <w:color w:val="000000"/>
                  <w:sz w:val="20"/>
                  <w:szCs w:val="20"/>
                </w:rPr>
                <w:t>Retail multiplie</w:t>
              </w:r>
            </w:ins>
          </w:p>
        </w:tc>
        <w:tc>
          <w:tcPr>
            <w:tcW w:w="1611" w:type="dxa"/>
            <w:hideMark/>
          </w:tcPr>
          <w:p w14:paraId="6E50AF1A"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814" w:author="Mr Richard P Williams" w:date="2016-10-03T22:42:00Z"/>
                <w:rFonts w:eastAsia="Times New Roman" w:cs="Times New Roman"/>
                <w:color w:val="000000"/>
                <w:sz w:val="20"/>
                <w:szCs w:val="20"/>
              </w:rPr>
            </w:pPr>
            <w:ins w:id="1815" w:author="Mr Richard P Williams" w:date="2016-10-03T22:42:00Z">
              <w:del w:id="1816" w:author="Richard Willaims" w:date="2016-10-10T23:52:00Z">
                <w:r w:rsidRPr="0011505E" w:rsidDel="002E038B">
                  <w:rPr>
                    <w:rFonts w:eastAsia="Times New Roman" w:cs="Times New Roman"/>
                    <w:color w:val="000000"/>
                    <w:sz w:val="20"/>
                    <w:szCs w:val="20"/>
                  </w:rPr>
                  <w:delText>SMALL</w:delText>
                </w:r>
              </w:del>
              <w:del w:id="1817" w:author="Richard Willaims" w:date="2016-10-10T23:47:00Z">
                <w:r w:rsidRPr="0011505E" w:rsidDel="002E038B">
                  <w:rPr>
                    <w:rFonts w:eastAsia="Times New Roman" w:cs="Times New Roman"/>
                    <w:color w:val="000000"/>
                    <w:sz w:val="20"/>
                    <w:szCs w:val="20"/>
                  </w:rPr>
                  <w:delText>INT</w:delText>
                </w:r>
              </w:del>
            </w:ins>
            <w:ins w:id="1818" w:author="Richard Willaims" w:date="2016-10-10T23:52:00Z">
              <w:r w:rsidR="002E038B">
                <w:rPr>
                  <w:rFonts w:eastAsia="Times New Roman" w:cs="Times New Roman"/>
                  <w:color w:val="000000"/>
                  <w:sz w:val="20"/>
                  <w:szCs w:val="20"/>
                </w:rPr>
                <w:t>Numeric</w:t>
              </w:r>
            </w:ins>
          </w:p>
        </w:tc>
        <w:tc>
          <w:tcPr>
            <w:tcW w:w="640" w:type="dxa"/>
            <w:hideMark/>
          </w:tcPr>
          <w:p w14:paraId="285A6A43"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819" w:author="Mr Richard P Williams" w:date="2016-10-03T22:42:00Z"/>
                <w:rFonts w:eastAsia="Times New Roman" w:cs="Times New Roman"/>
                <w:color w:val="000000"/>
                <w:sz w:val="20"/>
                <w:szCs w:val="20"/>
              </w:rPr>
            </w:pPr>
            <w:ins w:id="1820" w:author="Mr Richard P Williams" w:date="2016-10-03T22:42:00Z">
              <w:r w:rsidRPr="0011505E">
                <w:rPr>
                  <w:rFonts w:eastAsia="Times New Roman" w:cs="Times New Roman"/>
                  <w:color w:val="000000"/>
                  <w:sz w:val="20"/>
                  <w:szCs w:val="20"/>
                </w:rPr>
                <w:t>23</w:t>
              </w:r>
            </w:ins>
          </w:p>
        </w:tc>
        <w:tc>
          <w:tcPr>
            <w:tcW w:w="3627" w:type="dxa"/>
            <w:hideMark/>
          </w:tcPr>
          <w:p w14:paraId="2FAB62E2"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821" w:author="Mr Richard P Williams" w:date="2016-10-03T22:42:00Z"/>
                <w:rFonts w:eastAsia="Times New Roman" w:cs="Times New Roman"/>
                <w:color w:val="000000"/>
                <w:sz w:val="20"/>
                <w:szCs w:val="20"/>
              </w:rPr>
            </w:pPr>
            <w:ins w:id="1822" w:author="Mr Richard P Williams" w:date="2016-10-03T22:42:00Z">
              <w:r w:rsidRPr="0011505E">
                <w:rPr>
                  <w:rFonts w:eastAsia="Times New Roman" w:cs="Times New Roman"/>
                  <w:color w:val="000000"/>
                  <w:sz w:val="20"/>
                  <w:szCs w:val="20"/>
                </w:rPr>
                <w:t>Retail multiplier associated with the item.</w:t>
              </w:r>
            </w:ins>
          </w:p>
        </w:tc>
      </w:tr>
      <w:tr w:rsidR="008F7B0C" w:rsidRPr="0011505E" w14:paraId="2CED3BD0" w14:textId="77777777" w:rsidTr="008F7B0C">
        <w:trPr>
          <w:trHeight w:val="780"/>
          <w:ins w:id="182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C0F89CC" w14:textId="77777777" w:rsidR="008F7B0C" w:rsidRPr="0011505E" w:rsidRDefault="008F7B0C" w:rsidP="008F7B0C">
            <w:pPr>
              <w:rPr>
                <w:ins w:id="1824" w:author="Mr Richard P Williams" w:date="2016-10-03T22:42:00Z"/>
                <w:rFonts w:eastAsia="Times New Roman" w:cs="Times New Roman"/>
                <w:b w:val="0"/>
                <w:color w:val="000000"/>
                <w:sz w:val="20"/>
                <w:szCs w:val="20"/>
              </w:rPr>
            </w:pPr>
            <w:ins w:id="1825" w:author="Mr Richard P Williams" w:date="2016-10-03T22:42:00Z">
              <w:r>
                <w:rPr>
                  <w:rFonts w:eastAsia="Times New Roman" w:cs="Times New Roman"/>
                  <w:b w:val="0"/>
                  <w:color w:val="000000"/>
                  <w:sz w:val="20"/>
                  <w:szCs w:val="20"/>
                </w:rPr>
                <w:t>FinalShippingCost</w:t>
              </w:r>
            </w:ins>
          </w:p>
        </w:tc>
        <w:tc>
          <w:tcPr>
            <w:tcW w:w="1611" w:type="dxa"/>
            <w:hideMark/>
          </w:tcPr>
          <w:p w14:paraId="7B266193"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26" w:author="Mr Richard P Williams" w:date="2016-10-03T22:42:00Z"/>
                <w:rFonts w:eastAsia="Times New Roman" w:cs="Times New Roman"/>
                <w:color w:val="000000"/>
                <w:sz w:val="20"/>
                <w:szCs w:val="20"/>
              </w:rPr>
            </w:pPr>
            <w:proofErr w:type="gramStart"/>
            <w:ins w:id="1827" w:author="Mr Richard P Williams" w:date="2016-10-03T22:42:00Z">
              <w:r w:rsidRPr="0011505E">
                <w:rPr>
                  <w:rFonts w:eastAsia="Times New Roman" w:cs="Times New Roman"/>
                  <w:color w:val="000000"/>
                  <w:sz w:val="20"/>
                  <w:szCs w:val="20"/>
                </w:rPr>
                <w:t>DECIMAL(</w:t>
              </w:r>
              <w:proofErr w:type="gramEnd"/>
              <w:r w:rsidRPr="0011505E">
                <w:rPr>
                  <w:rFonts w:eastAsia="Times New Roman" w:cs="Times New Roman"/>
                  <w:color w:val="000000"/>
                  <w:sz w:val="20"/>
                  <w:szCs w:val="20"/>
                </w:rPr>
                <w:t>9,2)</w:t>
              </w:r>
            </w:ins>
          </w:p>
        </w:tc>
        <w:tc>
          <w:tcPr>
            <w:tcW w:w="640" w:type="dxa"/>
            <w:hideMark/>
          </w:tcPr>
          <w:p w14:paraId="0A7A3805"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28" w:author="Mr Richard P Williams" w:date="2016-10-03T22:42:00Z"/>
                <w:rFonts w:eastAsia="Times New Roman" w:cs="Times New Roman"/>
                <w:color w:val="000000"/>
                <w:sz w:val="20"/>
                <w:szCs w:val="20"/>
              </w:rPr>
            </w:pPr>
            <w:ins w:id="1829" w:author="Mr Richard P Williams" w:date="2016-10-03T22:42:00Z">
              <w:r w:rsidRPr="0011505E">
                <w:rPr>
                  <w:rFonts w:eastAsia="Times New Roman" w:cs="Times New Roman"/>
                  <w:color w:val="000000"/>
                  <w:sz w:val="20"/>
                  <w:szCs w:val="20"/>
                </w:rPr>
                <w:t>25</w:t>
              </w:r>
            </w:ins>
          </w:p>
        </w:tc>
        <w:tc>
          <w:tcPr>
            <w:tcW w:w="3627" w:type="dxa"/>
            <w:hideMark/>
          </w:tcPr>
          <w:p w14:paraId="0DC3D5C9"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30" w:author="Mr Richard P Williams" w:date="2016-10-03T22:42:00Z"/>
                <w:rFonts w:eastAsia="Times New Roman" w:cs="Times New Roman"/>
                <w:color w:val="000000"/>
                <w:sz w:val="20"/>
                <w:szCs w:val="20"/>
              </w:rPr>
            </w:pPr>
            <w:ins w:id="1831" w:author="Mr Richard P Williams" w:date="2016-10-03T22:42:00Z">
              <w:r w:rsidRPr="0011505E">
                <w:rPr>
                  <w:rFonts w:eastAsia="Times New Roman" w:cs="Times New Roman"/>
                  <w:color w:val="000000"/>
                  <w:sz w:val="20"/>
                  <w:szCs w:val="20"/>
                </w:rPr>
                <w:t xml:space="preserve">The final cost associated with shipping products to the store, taking </w:t>
              </w:r>
              <w:del w:id="1832" w:author="Richard Willaims" w:date="2016-10-10T23:47:00Z">
                <w:r w:rsidRPr="0011505E" w:rsidDel="002E038B">
                  <w:rPr>
                    <w:rFonts w:eastAsia="Times New Roman" w:cs="Times New Roman"/>
                    <w:color w:val="000000"/>
                    <w:sz w:val="20"/>
                    <w:szCs w:val="20"/>
                  </w:rPr>
                  <w:delText>int</w:delText>
                </w:r>
              </w:del>
            </w:ins>
            <w:ins w:id="1833" w:author="Richard Willaims" w:date="2016-10-10T23:47:00Z">
              <w:r w:rsidR="002E038B">
                <w:rPr>
                  <w:rFonts w:eastAsia="Times New Roman" w:cs="Times New Roman"/>
                  <w:color w:val="000000"/>
                  <w:sz w:val="20"/>
                  <w:szCs w:val="20"/>
                </w:rPr>
                <w:t>Numeric</w:t>
              </w:r>
            </w:ins>
            <w:ins w:id="1834" w:author="Mr Richard P Williams" w:date="2016-10-03T22:42:00Z">
              <w:r w:rsidRPr="0011505E">
                <w:rPr>
                  <w:rFonts w:eastAsia="Times New Roman" w:cs="Times New Roman"/>
                  <w:color w:val="000000"/>
                  <w:sz w:val="20"/>
                  <w:szCs w:val="20"/>
                </w:rPr>
                <w:t>o account adjustments.</w:t>
              </w:r>
            </w:ins>
          </w:p>
        </w:tc>
      </w:tr>
      <w:tr w:rsidR="008F7B0C" w:rsidRPr="0011505E" w14:paraId="4A71C810" w14:textId="77777777" w:rsidTr="008F7B0C">
        <w:trPr>
          <w:cnfStyle w:val="000000100000" w:firstRow="0" w:lastRow="0" w:firstColumn="0" w:lastColumn="0" w:oddVBand="0" w:evenVBand="0" w:oddHBand="1" w:evenHBand="0" w:firstRowFirstColumn="0" w:firstRowLastColumn="0" w:lastRowFirstColumn="0" w:lastRowLastColumn="0"/>
          <w:trHeight w:val="525"/>
          <w:ins w:id="183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241C7275" w14:textId="77777777" w:rsidR="008F7B0C" w:rsidRPr="0011505E" w:rsidRDefault="008F7B0C" w:rsidP="008F7B0C">
            <w:pPr>
              <w:rPr>
                <w:ins w:id="1836" w:author="Mr Richard P Williams" w:date="2016-10-03T22:42:00Z"/>
                <w:rFonts w:eastAsia="Times New Roman" w:cs="Times New Roman"/>
                <w:b w:val="0"/>
                <w:color w:val="000000"/>
                <w:sz w:val="20"/>
                <w:szCs w:val="20"/>
              </w:rPr>
            </w:pPr>
            <w:ins w:id="1837" w:author="Mr Richard P Williams" w:date="2016-10-03T22:42:00Z">
              <w:r>
                <w:rPr>
                  <w:rFonts w:eastAsia="Times New Roman" w:cs="Times New Roman"/>
                  <w:b w:val="0"/>
                  <w:color w:val="000000"/>
                  <w:sz w:val="20"/>
                  <w:szCs w:val="20"/>
                </w:rPr>
                <w:t>WarehouseCost</w:t>
              </w:r>
            </w:ins>
          </w:p>
        </w:tc>
        <w:tc>
          <w:tcPr>
            <w:tcW w:w="1611" w:type="dxa"/>
            <w:hideMark/>
          </w:tcPr>
          <w:p w14:paraId="725FA873"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838" w:author="Mr Richard P Williams" w:date="2016-10-03T22:42:00Z"/>
                <w:rFonts w:eastAsia="Times New Roman" w:cs="Times New Roman"/>
                <w:color w:val="000000"/>
                <w:sz w:val="20"/>
                <w:szCs w:val="20"/>
              </w:rPr>
            </w:pPr>
            <w:proofErr w:type="gramStart"/>
            <w:ins w:id="1839" w:author="Mr Richard P Williams" w:date="2016-10-03T22:42:00Z">
              <w:r w:rsidRPr="0011505E">
                <w:rPr>
                  <w:rFonts w:eastAsia="Times New Roman" w:cs="Times New Roman"/>
                  <w:color w:val="000000"/>
                  <w:sz w:val="20"/>
                  <w:szCs w:val="20"/>
                </w:rPr>
                <w:t>DECIMAL(</w:t>
              </w:r>
              <w:proofErr w:type="gramEnd"/>
              <w:r w:rsidRPr="0011505E">
                <w:rPr>
                  <w:rFonts w:eastAsia="Times New Roman" w:cs="Times New Roman"/>
                  <w:color w:val="000000"/>
                  <w:sz w:val="20"/>
                  <w:szCs w:val="20"/>
                </w:rPr>
                <w:t>9,2)</w:t>
              </w:r>
            </w:ins>
          </w:p>
        </w:tc>
        <w:tc>
          <w:tcPr>
            <w:tcW w:w="640" w:type="dxa"/>
            <w:hideMark/>
          </w:tcPr>
          <w:p w14:paraId="5ACE3B96"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840" w:author="Mr Richard P Williams" w:date="2016-10-03T22:42:00Z"/>
                <w:rFonts w:eastAsia="Times New Roman" w:cs="Times New Roman"/>
                <w:color w:val="000000"/>
                <w:sz w:val="20"/>
                <w:szCs w:val="20"/>
              </w:rPr>
            </w:pPr>
            <w:ins w:id="1841" w:author="Mr Richard P Williams" w:date="2016-10-03T22:42:00Z">
              <w:r w:rsidRPr="0011505E">
                <w:rPr>
                  <w:rFonts w:eastAsia="Times New Roman" w:cs="Times New Roman"/>
                  <w:color w:val="000000"/>
                  <w:sz w:val="20"/>
                  <w:szCs w:val="20"/>
                </w:rPr>
                <w:t>26</w:t>
              </w:r>
            </w:ins>
          </w:p>
        </w:tc>
        <w:tc>
          <w:tcPr>
            <w:tcW w:w="3627" w:type="dxa"/>
            <w:hideMark/>
          </w:tcPr>
          <w:p w14:paraId="34D0D46A"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842" w:author="Mr Richard P Williams" w:date="2016-10-03T22:42:00Z"/>
                <w:rFonts w:eastAsia="Times New Roman" w:cs="Times New Roman"/>
                <w:color w:val="000000"/>
                <w:sz w:val="20"/>
                <w:szCs w:val="20"/>
              </w:rPr>
            </w:pPr>
            <w:ins w:id="1843" w:author="Mr Richard P Williams" w:date="2016-10-03T22:42:00Z">
              <w:r w:rsidRPr="0011505E">
                <w:rPr>
                  <w:rFonts w:eastAsia="Times New Roman" w:cs="Times New Roman"/>
                  <w:color w:val="000000"/>
                  <w:sz w:val="20"/>
                  <w:szCs w:val="20"/>
                </w:rPr>
                <w:t>Total warehousing costs related to this shipment.</w:t>
              </w:r>
            </w:ins>
          </w:p>
        </w:tc>
      </w:tr>
      <w:tr w:rsidR="008F7B0C" w:rsidRPr="0011505E" w14:paraId="488F4EC3" w14:textId="77777777" w:rsidTr="008F7B0C">
        <w:trPr>
          <w:trHeight w:val="525"/>
          <w:ins w:id="184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0A14FAB0" w14:textId="77777777" w:rsidR="008F7B0C" w:rsidRPr="0011505E" w:rsidRDefault="008F7B0C" w:rsidP="008F7B0C">
            <w:pPr>
              <w:rPr>
                <w:ins w:id="1845" w:author="Mr Richard P Williams" w:date="2016-10-03T22:42:00Z"/>
                <w:rFonts w:eastAsia="Times New Roman" w:cs="Times New Roman"/>
                <w:b w:val="0"/>
                <w:color w:val="000000"/>
                <w:sz w:val="20"/>
                <w:szCs w:val="20"/>
              </w:rPr>
            </w:pPr>
            <w:ins w:id="1846" w:author="Mr Richard P Williams" w:date="2016-10-03T22:42:00Z">
              <w:r>
                <w:rPr>
                  <w:rFonts w:eastAsia="Times New Roman" w:cs="Times New Roman"/>
                  <w:b w:val="0"/>
                  <w:color w:val="000000"/>
                  <w:sz w:val="20"/>
                  <w:szCs w:val="20"/>
                </w:rPr>
                <w:t>RetailCostAmount</w:t>
              </w:r>
            </w:ins>
          </w:p>
        </w:tc>
        <w:tc>
          <w:tcPr>
            <w:tcW w:w="1611" w:type="dxa"/>
            <w:hideMark/>
          </w:tcPr>
          <w:p w14:paraId="61E1E27D"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47" w:author="Mr Richard P Williams" w:date="2016-10-03T22:42:00Z"/>
                <w:rFonts w:eastAsia="Times New Roman" w:cs="Times New Roman"/>
                <w:color w:val="000000"/>
                <w:sz w:val="20"/>
                <w:szCs w:val="20"/>
              </w:rPr>
            </w:pPr>
            <w:proofErr w:type="gramStart"/>
            <w:ins w:id="1848" w:author="Mr Richard P Williams" w:date="2016-10-03T22:42:00Z">
              <w:r w:rsidRPr="0011505E">
                <w:rPr>
                  <w:rFonts w:eastAsia="Times New Roman" w:cs="Times New Roman"/>
                  <w:color w:val="000000"/>
                  <w:sz w:val="20"/>
                  <w:szCs w:val="20"/>
                </w:rPr>
                <w:t>DECIMAL(</w:t>
              </w:r>
              <w:proofErr w:type="gramEnd"/>
              <w:r w:rsidRPr="0011505E">
                <w:rPr>
                  <w:rFonts w:eastAsia="Times New Roman" w:cs="Times New Roman"/>
                  <w:color w:val="000000"/>
                  <w:sz w:val="20"/>
                  <w:szCs w:val="20"/>
                </w:rPr>
                <w:t>9,2)</w:t>
              </w:r>
            </w:ins>
          </w:p>
        </w:tc>
        <w:tc>
          <w:tcPr>
            <w:tcW w:w="640" w:type="dxa"/>
            <w:hideMark/>
          </w:tcPr>
          <w:p w14:paraId="31BACA39"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49" w:author="Mr Richard P Williams" w:date="2016-10-03T22:42:00Z"/>
                <w:rFonts w:eastAsia="Times New Roman" w:cs="Times New Roman"/>
                <w:color w:val="000000"/>
                <w:sz w:val="20"/>
                <w:szCs w:val="20"/>
              </w:rPr>
            </w:pPr>
            <w:ins w:id="1850" w:author="Mr Richard P Williams" w:date="2016-10-03T22:42:00Z">
              <w:r w:rsidRPr="0011505E">
                <w:rPr>
                  <w:rFonts w:eastAsia="Times New Roman" w:cs="Times New Roman"/>
                  <w:color w:val="000000"/>
                  <w:sz w:val="20"/>
                  <w:szCs w:val="20"/>
                </w:rPr>
                <w:t>27</w:t>
              </w:r>
            </w:ins>
          </w:p>
        </w:tc>
        <w:tc>
          <w:tcPr>
            <w:tcW w:w="3627" w:type="dxa"/>
            <w:hideMark/>
          </w:tcPr>
          <w:p w14:paraId="65ECCD5D"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51" w:author="Mr Richard P Williams" w:date="2016-10-03T22:42:00Z"/>
                <w:rFonts w:eastAsia="Times New Roman" w:cs="Times New Roman"/>
                <w:color w:val="000000"/>
                <w:sz w:val="20"/>
                <w:szCs w:val="20"/>
              </w:rPr>
            </w:pPr>
            <w:ins w:id="1852" w:author="Mr Richard P Williams" w:date="2016-10-03T22:42:00Z">
              <w:r w:rsidRPr="0011505E">
                <w:rPr>
                  <w:rFonts w:eastAsia="Times New Roman" w:cs="Times New Roman"/>
                  <w:color w:val="000000"/>
                  <w:sz w:val="20"/>
                  <w:szCs w:val="20"/>
                </w:rPr>
                <w:t>The retail cost amount of the specific product.</w:t>
              </w:r>
            </w:ins>
          </w:p>
        </w:tc>
      </w:tr>
      <w:tr w:rsidR="008F7B0C" w:rsidRPr="0011505E" w14:paraId="786079F8" w14:textId="77777777" w:rsidTr="008F7B0C">
        <w:trPr>
          <w:cnfStyle w:val="000000100000" w:firstRow="0" w:lastRow="0" w:firstColumn="0" w:lastColumn="0" w:oddVBand="0" w:evenVBand="0" w:oddHBand="1" w:evenHBand="0" w:firstRowFirstColumn="0" w:firstRowLastColumn="0" w:lastRowFirstColumn="0" w:lastRowLastColumn="0"/>
          <w:trHeight w:val="525"/>
          <w:ins w:id="185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3CCD70D9" w14:textId="77777777" w:rsidR="008F7B0C" w:rsidRPr="0011505E" w:rsidRDefault="008F7B0C" w:rsidP="008F7B0C">
            <w:pPr>
              <w:rPr>
                <w:ins w:id="1854" w:author="Mr Richard P Williams" w:date="2016-10-03T22:42:00Z"/>
                <w:rFonts w:eastAsia="Times New Roman" w:cs="Times New Roman"/>
                <w:b w:val="0"/>
                <w:color w:val="000000"/>
                <w:sz w:val="20"/>
                <w:szCs w:val="20"/>
              </w:rPr>
            </w:pPr>
            <w:ins w:id="1855" w:author="Mr Richard P Williams" w:date="2016-10-03T22:42:00Z">
              <w:r>
                <w:rPr>
                  <w:rFonts w:eastAsia="Times New Roman" w:cs="Times New Roman"/>
                  <w:b w:val="0"/>
                  <w:color w:val="000000"/>
                  <w:sz w:val="20"/>
                  <w:szCs w:val="20"/>
                </w:rPr>
                <w:t>Original Order Unit Quantity</w:t>
              </w:r>
            </w:ins>
          </w:p>
        </w:tc>
        <w:tc>
          <w:tcPr>
            <w:tcW w:w="1611" w:type="dxa"/>
            <w:hideMark/>
          </w:tcPr>
          <w:p w14:paraId="306EFECA" w14:textId="77777777" w:rsidR="008F7B0C" w:rsidRPr="0011505E" w:rsidRDefault="008F7B0C" w:rsidP="005E1F87">
            <w:pPr>
              <w:cnfStyle w:val="000000100000" w:firstRow="0" w:lastRow="0" w:firstColumn="0" w:lastColumn="0" w:oddVBand="0" w:evenVBand="0" w:oddHBand="1" w:evenHBand="0" w:firstRowFirstColumn="0" w:firstRowLastColumn="0" w:lastRowFirstColumn="0" w:lastRowLastColumn="0"/>
              <w:rPr>
                <w:ins w:id="1856" w:author="Mr Richard P Williams" w:date="2016-10-03T22:42:00Z"/>
                <w:rFonts w:eastAsia="Times New Roman" w:cs="Times New Roman"/>
                <w:color w:val="000000"/>
                <w:sz w:val="20"/>
                <w:szCs w:val="20"/>
              </w:rPr>
            </w:pPr>
            <w:ins w:id="1857" w:author="Mr Richard P Williams" w:date="2016-10-03T22:42:00Z">
              <w:del w:id="1858" w:author="Richard Willaims" w:date="2016-10-10T23:47:00Z">
                <w:r w:rsidRPr="0011505E" w:rsidDel="002E038B">
                  <w:rPr>
                    <w:rFonts w:eastAsia="Times New Roman" w:cs="Times New Roman"/>
                    <w:color w:val="000000"/>
                    <w:sz w:val="20"/>
                    <w:szCs w:val="20"/>
                  </w:rPr>
                  <w:delText>INT</w:delText>
                </w:r>
              </w:del>
            </w:ins>
            <w:ins w:id="1859" w:author="Richard Willaims" w:date="2016-10-10T23:52:00Z">
              <w:r w:rsidR="002E038B">
                <w:rPr>
                  <w:rFonts w:eastAsia="Times New Roman" w:cs="Times New Roman"/>
                  <w:color w:val="000000"/>
                  <w:sz w:val="20"/>
                  <w:szCs w:val="20"/>
                </w:rPr>
                <w:t>Numeric</w:t>
              </w:r>
            </w:ins>
            <w:ins w:id="1860" w:author="Mr Richard P Williams" w:date="2016-10-03T22:42:00Z">
              <w:del w:id="1861" w:author="Richard Willaims" w:date="2016-10-10T23:52:00Z">
                <w:r w:rsidRPr="0011505E" w:rsidDel="002E038B">
                  <w:rPr>
                    <w:rFonts w:eastAsia="Times New Roman" w:cs="Times New Roman"/>
                    <w:color w:val="000000"/>
                    <w:sz w:val="20"/>
                    <w:szCs w:val="20"/>
                  </w:rPr>
                  <w:delText>EGER</w:delText>
                </w:r>
              </w:del>
            </w:ins>
          </w:p>
        </w:tc>
        <w:tc>
          <w:tcPr>
            <w:tcW w:w="640" w:type="dxa"/>
            <w:hideMark/>
          </w:tcPr>
          <w:p w14:paraId="2D314993"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862" w:author="Mr Richard P Williams" w:date="2016-10-03T22:42:00Z"/>
                <w:rFonts w:eastAsia="Times New Roman" w:cs="Times New Roman"/>
                <w:color w:val="000000"/>
                <w:sz w:val="20"/>
                <w:szCs w:val="20"/>
              </w:rPr>
            </w:pPr>
            <w:ins w:id="1863" w:author="Mr Richard P Williams" w:date="2016-10-03T22:42:00Z">
              <w:r w:rsidRPr="0011505E">
                <w:rPr>
                  <w:rFonts w:eastAsia="Times New Roman" w:cs="Times New Roman"/>
                  <w:color w:val="000000"/>
                  <w:sz w:val="20"/>
                  <w:szCs w:val="20"/>
                </w:rPr>
                <w:t>32</w:t>
              </w:r>
            </w:ins>
          </w:p>
        </w:tc>
        <w:tc>
          <w:tcPr>
            <w:tcW w:w="3627" w:type="dxa"/>
            <w:hideMark/>
          </w:tcPr>
          <w:p w14:paraId="56E05D19"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864" w:author="Mr Richard P Williams" w:date="2016-10-03T22:42:00Z"/>
                <w:rFonts w:eastAsia="Times New Roman" w:cs="Times New Roman"/>
                <w:color w:val="000000"/>
                <w:sz w:val="20"/>
                <w:szCs w:val="20"/>
              </w:rPr>
            </w:pPr>
            <w:ins w:id="1865" w:author="Mr Richard P Williams" w:date="2016-10-03T22:42:00Z">
              <w:r w:rsidRPr="0011505E">
                <w:rPr>
                  <w:rFonts w:eastAsia="Times New Roman" w:cs="Times New Roman"/>
                  <w:color w:val="000000"/>
                  <w:sz w:val="20"/>
                  <w:szCs w:val="20"/>
                </w:rPr>
                <w:t>The number of items that was on the invoice for the original order.</w:t>
              </w:r>
            </w:ins>
          </w:p>
        </w:tc>
      </w:tr>
      <w:tr w:rsidR="008F7B0C" w:rsidRPr="0011505E" w14:paraId="5C73E166" w14:textId="77777777" w:rsidTr="008F7B0C">
        <w:trPr>
          <w:trHeight w:val="525"/>
          <w:ins w:id="186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283422E5" w14:textId="77777777" w:rsidR="008F7B0C" w:rsidRPr="0011505E" w:rsidRDefault="008F7B0C" w:rsidP="008F7B0C">
            <w:pPr>
              <w:rPr>
                <w:ins w:id="1867" w:author="Mr Richard P Williams" w:date="2016-10-03T22:42:00Z"/>
                <w:rFonts w:eastAsia="Times New Roman" w:cs="Times New Roman"/>
                <w:b w:val="0"/>
                <w:color w:val="000000"/>
                <w:sz w:val="20"/>
                <w:szCs w:val="20"/>
              </w:rPr>
            </w:pPr>
            <w:ins w:id="1868" w:author="Mr Richard P Williams" w:date="2016-10-03T22:42:00Z">
              <w:r>
                <w:rPr>
                  <w:rFonts w:eastAsia="Times New Roman" w:cs="Times New Roman"/>
                  <w:b w:val="0"/>
                  <w:color w:val="000000"/>
                  <w:sz w:val="20"/>
                  <w:szCs w:val="20"/>
                </w:rPr>
                <w:lastRenderedPageBreak/>
                <w:t>Net Item Cost for DSD</w:t>
              </w:r>
            </w:ins>
          </w:p>
        </w:tc>
        <w:tc>
          <w:tcPr>
            <w:tcW w:w="1611" w:type="dxa"/>
            <w:hideMark/>
          </w:tcPr>
          <w:p w14:paraId="732B7225"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69" w:author="Mr Richard P Williams" w:date="2016-10-03T22:42:00Z"/>
                <w:rFonts w:eastAsia="Times New Roman" w:cs="Times New Roman"/>
                <w:color w:val="000000"/>
                <w:sz w:val="20"/>
                <w:szCs w:val="20"/>
              </w:rPr>
            </w:pPr>
            <w:proofErr w:type="gramStart"/>
            <w:ins w:id="1870" w:author="Mr Richard P Williams" w:date="2016-10-03T22:42:00Z">
              <w:r w:rsidRPr="0011505E">
                <w:rPr>
                  <w:rFonts w:eastAsia="Times New Roman" w:cs="Times New Roman"/>
                  <w:color w:val="000000"/>
                  <w:sz w:val="20"/>
                  <w:szCs w:val="20"/>
                </w:rPr>
                <w:t>DECIMAL(</w:t>
              </w:r>
              <w:proofErr w:type="gramEnd"/>
              <w:r w:rsidRPr="0011505E">
                <w:rPr>
                  <w:rFonts w:eastAsia="Times New Roman" w:cs="Times New Roman"/>
                  <w:color w:val="000000"/>
                  <w:sz w:val="20"/>
                  <w:szCs w:val="20"/>
                </w:rPr>
                <w:t>10,4)</w:t>
              </w:r>
            </w:ins>
          </w:p>
        </w:tc>
        <w:tc>
          <w:tcPr>
            <w:tcW w:w="640" w:type="dxa"/>
            <w:hideMark/>
          </w:tcPr>
          <w:p w14:paraId="64C6F62B"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71" w:author="Mr Richard P Williams" w:date="2016-10-03T22:42:00Z"/>
                <w:rFonts w:eastAsia="Times New Roman" w:cs="Times New Roman"/>
                <w:color w:val="000000"/>
                <w:sz w:val="20"/>
                <w:szCs w:val="20"/>
              </w:rPr>
            </w:pPr>
            <w:ins w:id="1872" w:author="Mr Richard P Williams" w:date="2016-10-03T22:42:00Z">
              <w:r w:rsidRPr="0011505E">
                <w:rPr>
                  <w:rFonts w:eastAsia="Times New Roman" w:cs="Times New Roman"/>
                  <w:color w:val="000000"/>
                  <w:sz w:val="20"/>
                  <w:szCs w:val="20"/>
                </w:rPr>
                <w:t>36</w:t>
              </w:r>
            </w:ins>
          </w:p>
        </w:tc>
        <w:tc>
          <w:tcPr>
            <w:tcW w:w="3627" w:type="dxa"/>
            <w:hideMark/>
          </w:tcPr>
          <w:p w14:paraId="3FDEABDC"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73" w:author="Mr Richard P Williams" w:date="2016-10-03T22:42:00Z"/>
                <w:rFonts w:eastAsia="Times New Roman" w:cs="Times New Roman"/>
                <w:color w:val="000000"/>
                <w:sz w:val="20"/>
                <w:szCs w:val="20"/>
              </w:rPr>
            </w:pPr>
            <w:ins w:id="1874" w:author="Mr Richard P Williams" w:date="2016-10-03T22:42:00Z">
              <w:r w:rsidRPr="0011505E">
                <w:rPr>
                  <w:rFonts w:eastAsia="Times New Roman" w:cs="Times New Roman"/>
                  <w:color w:val="000000"/>
                  <w:sz w:val="20"/>
                  <w:szCs w:val="20"/>
                </w:rPr>
                <w:t>Item net cost for DSD items</w:t>
              </w:r>
            </w:ins>
          </w:p>
        </w:tc>
      </w:tr>
      <w:tr w:rsidR="008F7B0C" w:rsidRPr="0011505E" w14:paraId="472779B6" w14:textId="77777777" w:rsidTr="008F7B0C">
        <w:trPr>
          <w:cnfStyle w:val="000000100000" w:firstRow="0" w:lastRow="0" w:firstColumn="0" w:lastColumn="0" w:oddVBand="0" w:evenVBand="0" w:oddHBand="1" w:evenHBand="0" w:firstRowFirstColumn="0" w:firstRowLastColumn="0" w:lastRowFirstColumn="0" w:lastRowLastColumn="0"/>
          <w:trHeight w:val="525"/>
          <w:ins w:id="187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649AF506" w14:textId="77777777" w:rsidR="008F7B0C" w:rsidRPr="0011505E" w:rsidRDefault="008F7B0C" w:rsidP="008F7B0C">
            <w:pPr>
              <w:rPr>
                <w:ins w:id="1876" w:author="Mr Richard P Williams" w:date="2016-10-03T22:42:00Z"/>
                <w:rFonts w:eastAsia="Times New Roman" w:cs="Times New Roman"/>
                <w:b w:val="0"/>
                <w:color w:val="000000"/>
                <w:sz w:val="20"/>
                <w:szCs w:val="20"/>
              </w:rPr>
            </w:pPr>
            <w:ins w:id="1877" w:author="Mr Richard P Williams" w:date="2016-10-03T22:42:00Z">
              <w:r>
                <w:rPr>
                  <w:rFonts w:eastAsia="Times New Roman" w:cs="Times New Roman"/>
                  <w:b w:val="0"/>
                  <w:color w:val="000000"/>
                  <w:sz w:val="20"/>
                  <w:szCs w:val="20"/>
                </w:rPr>
                <w:t>Invoice Has Changed Flag</w:t>
              </w:r>
            </w:ins>
          </w:p>
        </w:tc>
        <w:tc>
          <w:tcPr>
            <w:tcW w:w="1611" w:type="dxa"/>
            <w:hideMark/>
          </w:tcPr>
          <w:p w14:paraId="27B6C165" w14:textId="77777777" w:rsidR="008F7B0C" w:rsidRPr="0011505E" w:rsidRDefault="002E038B" w:rsidP="008F7B0C">
            <w:pPr>
              <w:cnfStyle w:val="000000100000" w:firstRow="0" w:lastRow="0" w:firstColumn="0" w:lastColumn="0" w:oddVBand="0" w:evenVBand="0" w:oddHBand="1" w:evenHBand="0" w:firstRowFirstColumn="0" w:firstRowLastColumn="0" w:lastRowFirstColumn="0" w:lastRowLastColumn="0"/>
              <w:rPr>
                <w:ins w:id="1878" w:author="Mr Richard P Williams" w:date="2016-10-03T22:42:00Z"/>
                <w:rFonts w:eastAsia="Times New Roman" w:cs="Times New Roman"/>
                <w:color w:val="000000"/>
                <w:sz w:val="20"/>
                <w:szCs w:val="20"/>
              </w:rPr>
            </w:pPr>
            <w:ins w:id="1879" w:author="Richard Willaims" w:date="2016-10-10T23:52:00Z">
              <w:r>
                <w:rPr>
                  <w:rFonts w:eastAsia="Times New Roman" w:cs="Times New Roman"/>
                  <w:color w:val="000000"/>
                  <w:sz w:val="20"/>
                  <w:szCs w:val="20"/>
                </w:rPr>
                <w:t>String</w:t>
              </w:r>
            </w:ins>
            <w:ins w:id="1880" w:author="Mr Richard P Williams" w:date="2016-10-03T22:42:00Z">
              <w:del w:id="1881" w:author="Richard Willaims" w:date="2016-10-10T23:52:00Z">
                <w:r w:rsidR="008F7B0C" w:rsidRPr="0011505E" w:rsidDel="002E038B">
                  <w:rPr>
                    <w:rFonts w:eastAsia="Times New Roman" w:cs="Times New Roman"/>
                    <w:color w:val="000000"/>
                    <w:sz w:val="20"/>
                    <w:szCs w:val="20"/>
                  </w:rPr>
                  <w:delText>CHAR(1)</w:delText>
                </w:r>
              </w:del>
            </w:ins>
          </w:p>
        </w:tc>
        <w:tc>
          <w:tcPr>
            <w:tcW w:w="640" w:type="dxa"/>
            <w:hideMark/>
          </w:tcPr>
          <w:p w14:paraId="29260DD8"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882" w:author="Mr Richard P Williams" w:date="2016-10-03T22:42:00Z"/>
                <w:rFonts w:eastAsia="Times New Roman" w:cs="Times New Roman"/>
                <w:color w:val="000000"/>
                <w:sz w:val="20"/>
                <w:szCs w:val="20"/>
              </w:rPr>
            </w:pPr>
            <w:ins w:id="1883" w:author="Mr Richard P Williams" w:date="2016-10-03T22:42:00Z">
              <w:r w:rsidRPr="0011505E">
                <w:rPr>
                  <w:rFonts w:eastAsia="Times New Roman" w:cs="Times New Roman"/>
                  <w:color w:val="000000"/>
                  <w:sz w:val="20"/>
                  <w:szCs w:val="20"/>
                </w:rPr>
                <w:t>38</w:t>
              </w:r>
            </w:ins>
          </w:p>
        </w:tc>
        <w:tc>
          <w:tcPr>
            <w:tcW w:w="3627" w:type="dxa"/>
            <w:hideMark/>
          </w:tcPr>
          <w:p w14:paraId="33EDDC41"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884" w:author="Mr Richard P Williams" w:date="2016-10-03T22:42:00Z"/>
                <w:rFonts w:eastAsia="Times New Roman" w:cs="Times New Roman"/>
                <w:color w:val="000000"/>
                <w:sz w:val="20"/>
                <w:szCs w:val="20"/>
              </w:rPr>
            </w:pPr>
            <w:ins w:id="1885" w:author="Mr Richard P Williams" w:date="2016-10-03T22:42:00Z">
              <w:r w:rsidRPr="0011505E">
                <w:rPr>
                  <w:rFonts w:eastAsia="Times New Roman" w:cs="Times New Roman"/>
                  <w:color w:val="000000"/>
                  <w:sz w:val="20"/>
                  <w:szCs w:val="20"/>
                </w:rPr>
                <w:t>Invoice cost change flag</w:t>
              </w:r>
            </w:ins>
          </w:p>
        </w:tc>
      </w:tr>
      <w:tr w:rsidR="008F7B0C" w:rsidRPr="0011505E" w14:paraId="4A63DD8F" w14:textId="77777777" w:rsidTr="008F7B0C">
        <w:trPr>
          <w:trHeight w:val="525"/>
          <w:ins w:id="188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0751BA0" w14:textId="77777777" w:rsidR="008F7B0C" w:rsidRPr="0011505E" w:rsidRDefault="008F7B0C" w:rsidP="008F7B0C">
            <w:pPr>
              <w:rPr>
                <w:ins w:id="1887" w:author="Mr Richard P Williams" w:date="2016-10-03T22:42:00Z"/>
                <w:rFonts w:eastAsia="Times New Roman" w:cs="Times New Roman"/>
                <w:b w:val="0"/>
                <w:color w:val="000000"/>
                <w:sz w:val="20"/>
                <w:szCs w:val="20"/>
              </w:rPr>
            </w:pPr>
            <w:ins w:id="1888" w:author="Mr Richard P Williams" w:date="2016-10-03T22:42:00Z">
              <w:r>
                <w:rPr>
                  <w:rFonts w:eastAsia="Times New Roman" w:cs="Times New Roman"/>
                  <w:b w:val="0"/>
                  <w:color w:val="000000"/>
                  <w:sz w:val="20"/>
                  <w:szCs w:val="20"/>
                </w:rPr>
                <w:t>Item Dispute Flag</w:t>
              </w:r>
            </w:ins>
          </w:p>
        </w:tc>
        <w:tc>
          <w:tcPr>
            <w:tcW w:w="1611" w:type="dxa"/>
            <w:hideMark/>
          </w:tcPr>
          <w:p w14:paraId="37B1A12B"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89" w:author="Mr Richard P Williams" w:date="2016-10-03T22:42:00Z"/>
                <w:rFonts w:eastAsia="Times New Roman" w:cs="Times New Roman"/>
                <w:color w:val="000000"/>
                <w:sz w:val="20"/>
                <w:szCs w:val="20"/>
              </w:rPr>
            </w:pPr>
            <w:ins w:id="1890" w:author="Mr Richard P Williams" w:date="2016-10-03T22:42:00Z">
              <w:del w:id="1891" w:author="Richard Willaims" w:date="2016-10-10T23:52:00Z">
                <w:r w:rsidRPr="0011505E" w:rsidDel="002E038B">
                  <w:rPr>
                    <w:rFonts w:eastAsia="Times New Roman" w:cs="Times New Roman"/>
                    <w:color w:val="000000"/>
                    <w:sz w:val="20"/>
                    <w:szCs w:val="20"/>
                  </w:rPr>
                  <w:delText>CHAR(1)</w:delText>
                </w:r>
              </w:del>
            </w:ins>
            <w:ins w:id="1892" w:author="Richard Willaims" w:date="2016-10-10T23:52:00Z">
              <w:r w:rsidR="002E038B">
                <w:rPr>
                  <w:rFonts w:eastAsia="Times New Roman" w:cs="Times New Roman"/>
                  <w:color w:val="000000"/>
                  <w:sz w:val="20"/>
                  <w:szCs w:val="20"/>
                </w:rPr>
                <w:t>String</w:t>
              </w:r>
            </w:ins>
          </w:p>
        </w:tc>
        <w:tc>
          <w:tcPr>
            <w:tcW w:w="640" w:type="dxa"/>
            <w:hideMark/>
          </w:tcPr>
          <w:p w14:paraId="3480B282"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93" w:author="Mr Richard P Williams" w:date="2016-10-03T22:42:00Z"/>
                <w:rFonts w:eastAsia="Times New Roman" w:cs="Times New Roman"/>
                <w:color w:val="000000"/>
                <w:sz w:val="20"/>
                <w:szCs w:val="20"/>
              </w:rPr>
            </w:pPr>
            <w:ins w:id="1894" w:author="Mr Richard P Williams" w:date="2016-10-03T22:42:00Z">
              <w:r w:rsidRPr="0011505E">
                <w:rPr>
                  <w:rFonts w:eastAsia="Times New Roman" w:cs="Times New Roman"/>
                  <w:color w:val="000000"/>
                  <w:sz w:val="20"/>
                  <w:szCs w:val="20"/>
                </w:rPr>
                <w:t>39</w:t>
              </w:r>
            </w:ins>
          </w:p>
        </w:tc>
        <w:tc>
          <w:tcPr>
            <w:tcW w:w="3627" w:type="dxa"/>
            <w:hideMark/>
          </w:tcPr>
          <w:p w14:paraId="484CEE6E"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895" w:author="Mr Richard P Williams" w:date="2016-10-03T22:42:00Z"/>
                <w:rFonts w:eastAsia="Times New Roman" w:cs="Times New Roman"/>
                <w:color w:val="000000"/>
                <w:sz w:val="20"/>
                <w:szCs w:val="20"/>
              </w:rPr>
            </w:pPr>
            <w:ins w:id="1896" w:author="Mr Richard P Williams" w:date="2016-10-03T22:42:00Z">
              <w:r w:rsidRPr="0011505E">
                <w:rPr>
                  <w:rFonts w:eastAsia="Times New Roman" w:cs="Times New Roman"/>
                  <w:color w:val="000000"/>
                  <w:sz w:val="20"/>
                  <w:szCs w:val="20"/>
                </w:rPr>
                <w:t>Invoice difference flag</w:t>
              </w:r>
            </w:ins>
          </w:p>
        </w:tc>
      </w:tr>
      <w:tr w:rsidR="008F7B0C" w:rsidRPr="0011505E" w14:paraId="7AF8F265" w14:textId="77777777" w:rsidTr="008F7B0C">
        <w:trPr>
          <w:cnfStyle w:val="000000100000" w:firstRow="0" w:lastRow="0" w:firstColumn="0" w:lastColumn="0" w:oddVBand="0" w:evenVBand="0" w:oddHBand="1" w:evenHBand="0" w:firstRowFirstColumn="0" w:firstRowLastColumn="0" w:lastRowFirstColumn="0" w:lastRowLastColumn="0"/>
          <w:trHeight w:val="525"/>
          <w:ins w:id="189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4378A7E" w14:textId="77777777" w:rsidR="008F7B0C" w:rsidRPr="0011505E" w:rsidRDefault="008F7B0C" w:rsidP="008F7B0C">
            <w:pPr>
              <w:rPr>
                <w:ins w:id="1898" w:author="Mr Richard P Williams" w:date="2016-10-03T22:42:00Z"/>
                <w:rFonts w:eastAsia="Times New Roman" w:cs="Times New Roman"/>
                <w:b w:val="0"/>
                <w:color w:val="000000"/>
                <w:sz w:val="20"/>
                <w:szCs w:val="20"/>
              </w:rPr>
            </w:pPr>
            <w:proofErr w:type="gramStart"/>
            <w:ins w:id="1899" w:author="Mr Richard P Williams" w:date="2016-10-03T22:42:00Z">
              <w:r>
                <w:rPr>
                  <w:rFonts w:eastAsia="Times New Roman" w:cs="Times New Roman"/>
                  <w:b w:val="0"/>
                  <w:color w:val="000000"/>
                  <w:sz w:val="20"/>
                  <w:szCs w:val="20"/>
                </w:rPr>
                <w:t>B</w:t>
              </w:r>
              <w:r w:rsidRPr="0011505E">
                <w:rPr>
                  <w:rFonts w:eastAsia="Times New Roman" w:cs="Times New Roman"/>
                  <w:b w:val="0"/>
                  <w:color w:val="000000"/>
                  <w:sz w:val="20"/>
                  <w:szCs w:val="20"/>
                </w:rPr>
                <w:t xml:space="preserve">illing </w:t>
              </w:r>
              <w:r>
                <w:rPr>
                  <w:rFonts w:eastAsia="Times New Roman" w:cs="Times New Roman"/>
                  <w:b w:val="0"/>
                  <w:color w:val="000000"/>
                  <w:sz w:val="20"/>
                  <w:szCs w:val="20"/>
                </w:rPr>
                <w:t xml:space="preserve"> </w:t>
              </w:r>
              <w:r w:rsidRPr="0011505E">
                <w:rPr>
                  <w:rFonts w:eastAsia="Times New Roman" w:cs="Times New Roman"/>
                  <w:b w:val="0"/>
                  <w:color w:val="000000"/>
                  <w:sz w:val="20"/>
                  <w:szCs w:val="20"/>
                </w:rPr>
                <w:t>Dept</w:t>
              </w:r>
              <w:proofErr w:type="gramEnd"/>
              <w:r>
                <w:rPr>
                  <w:rFonts w:eastAsia="Times New Roman" w:cs="Times New Roman"/>
                  <w:b w:val="0"/>
                  <w:color w:val="000000"/>
                  <w:sz w:val="20"/>
                  <w:szCs w:val="20"/>
                </w:rPr>
                <w:t xml:space="preserve"> i</w:t>
              </w:r>
              <w:r w:rsidRPr="0011505E">
                <w:rPr>
                  <w:rFonts w:eastAsia="Times New Roman" w:cs="Times New Roman"/>
                  <w:b w:val="0"/>
                  <w:color w:val="000000"/>
                  <w:sz w:val="20"/>
                  <w:szCs w:val="20"/>
                </w:rPr>
                <w:t>d</w:t>
              </w:r>
            </w:ins>
          </w:p>
        </w:tc>
        <w:tc>
          <w:tcPr>
            <w:tcW w:w="1611" w:type="dxa"/>
            <w:hideMark/>
          </w:tcPr>
          <w:p w14:paraId="11C8F1EC" w14:textId="77777777" w:rsidR="008F7B0C" w:rsidRPr="0011505E" w:rsidRDefault="008F7B0C" w:rsidP="005E1F87">
            <w:pPr>
              <w:cnfStyle w:val="000000100000" w:firstRow="0" w:lastRow="0" w:firstColumn="0" w:lastColumn="0" w:oddVBand="0" w:evenVBand="0" w:oddHBand="1" w:evenHBand="0" w:firstRowFirstColumn="0" w:firstRowLastColumn="0" w:lastRowFirstColumn="0" w:lastRowLastColumn="0"/>
              <w:rPr>
                <w:ins w:id="1900" w:author="Mr Richard P Williams" w:date="2016-10-03T22:42:00Z"/>
                <w:rFonts w:eastAsia="Times New Roman" w:cs="Times New Roman"/>
                <w:color w:val="000000"/>
                <w:sz w:val="20"/>
                <w:szCs w:val="20"/>
              </w:rPr>
            </w:pPr>
            <w:ins w:id="1901" w:author="Mr Richard P Williams" w:date="2016-10-03T22:42:00Z">
              <w:del w:id="1902" w:author="Richard Willaims" w:date="2016-10-10T23:47:00Z">
                <w:r w:rsidRPr="0011505E" w:rsidDel="002E038B">
                  <w:rPr>
                    <w:rFonts w:eastAsia="Times New Roman" w:cs="Times New Roman"/>
                    <w:color w:val="000000"/>
                    <w:sz w:val="20"/>
                    <w:szCs w:val="20"/>
                  </w:rPr>
                  <w:delText>INT</w:delText>
                </w:r>
              </w:del>
            </w:ins>
            <w:ins w:id="1903" w:author="Richard Willaims" w:date="2016-10-10T23:53:00Z">
              <w:r w:rsidR="002E038B">
                <w:rPr>
                  <w:rFonts w:eastAsia="Times New Roman" w:cs="Times New Roman"/>
                  <w:color w:val="000000"/>
                  <w:sz w:val="20"/>
                  <w:szCs w:val="20"/>
                </w:rPr>
                <w:t>Numeric</w:t>
              </w:r>
            </w:ins>
            <w:ins w:id="1904" w:author="Mr Richard P Williams" w:date="2016-10-03T22:42:00Z">
              <w:del w:id="1905" w:author="Richard Willaims" w:date="2016-10-10T23:53:00Z">
                <w:r w:rsidRPr="0011505E" w:rsidDel="002E038B">
                  <w:rPr>
                    <w:rFonts w:eastAsia="Times New Roman" w:cs="Times New Roman"/>
                    <w:color w:val="000000"/>
                    <w:sz w:val="20"/>
                    <w:szCs w:val="20"/>
                  </w:rPr>
                  <w:delText>EGER</w:delText>
                </w:r>
              </w:del>
            </w:ins>
          </w:p>
        </w:tc>
        <w:tc>
          <w:tcPr>
            <w:tcW w:w="640" w:type="dxa"/>
            <w:hideMark/>
          </w:tcPr>
          <w:p w14:paraId="64F59ECF"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906" w:author="Mr Richard P Williams" w:date="2016-10-03T22:42:00Z"/>
                <w:rFonts w:eastAsia="Times New Roman" w:cs="Times New Roman"/>
                <w:color w:val="000000"/>
                <w:sz w:val="20"/>
                <w:szCs w:val="20"/>
              </w:rPr>
            </w:pPr>
            <w:ins w:id="1907" w:author="Mr Richard P Williams" w:date="2016-10-03T22:42:00Z">
              <w:r w:rsidRPr="0011505E">
                <w:rPr>
                  <w:rFonts w:eastAsia="Times New Roman" w:cs="Times New Roman"/>
                  <w:color w:val="000000"/>
                  <w:sz w:val="20"/>
                  <w:szCs w:val="20"/>
                </w:rPr>
                <w:t>47</w:t>
              </w:r>
            </w:ins>
          </w:p>
        </w:tc>
        <w:tc>
          <w:tcPr>
            <w:tcW w:w="3627" w:type="dxa"/>
            <w:hideMark/>
          </w:tcPr>
          <w:p w14:paraId="3DDA4E41"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1908" w:author="Mr Richard P Williams" w:date="2016-10-03T22:42:00Z"/>
                <w:rFonts w:eastAsia="Times New Roman" w:cs="Times New Roman"/>
                <w:color w:val="000000"/>
                <w:sz w:val="20"/>
                <w:szCs w:val="20"/>
              </w:rPr>
            </w:pPr>
            <w:ins w:id="1909" w:author="Mr Richard P Williams" w:date="2016-10-03T22:42:00Z">
              <w:r w:rsidRPr="0011505E">
                <w:rPr>
                  <w:rFonts w:eastAsia="Times New Roman" w:cs="Times New Roman"/>
                  <w:color w:val="000000"/>
                  <w:sz w:val="20"/>
                  <w:szCs w:val="20"/>
                </w:rPr>
                <w:t>Department used by billing system for invoice pr</w:t>
              </w:r>
              <w:del w:id="1910" w:author="Richard Willaims" w:date="2016-10-10T23:47:00Z">
                <w:r w:rsidRPr="0011505E" w:rsidDel="002E038B">
                  <w:rPr>
                    <w:rFonts w:eastAsia="Times New Roman" w:cs="Times New Roman"/>
                    <w:color w:val="000000"/>
                    <w:sz w:val="20"/>
                    <w:szCs w:val="20"/>
                  </w:rPr>
                  <w:delText>int</w:delText>
                </w:r>
              </w:del>
            </w:ins>
            <w:ins w:id="1911" w:author="Richard Willaims" w:date="2016-10-10T23:47:00Z">
              <w:r w:rsidR="002E038B">
                <w:rPr>
                  <w:rFonts w:eastAsia="Times New Roman" w:cs="Times New Roman"/>
                  <w:color w:val="000000"/>
                  <w:sz w:val="20"/>
                  <w:szCs w:val="20"/>
                </w:rPr>
                <w:t>Numeric</w:t>
              </w:r>
            </w:ins>
            <w:ins w:id="1912" w:author="Mr Richard P Williams" w:date="2016-10-03T22:42:00Z">
              <w:r w:rsidRPr="0011505E">
                <w:rPr>
                  <w:rFonts w:eastAsia="Times New Roman" w:cs="Times New Roman"/>
                  <w:color w:val="000000"/>
                  <w:sz w:val="20"/>
                  <w:szCs w:val="20"/>
                </w:rPr>
                <w:t>.</w:t>
              </w:r>
            </w:ins>
          </w:p>
        </w:tc>
      </w:tr>
      <w:tr w:rsidR="008F7B0C" w:rsidRPr="0011505E" w14:paraId="07663939" w14:textId="77777777" w:rsidTr="008F7B0C">
        <w:trPr>
          <w:trHeight w:val="270"/>
          <w:ins w:id="191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3B780447" w14:textId="77777777" w:rsidR="008F7B0C" w:rsidRPr="0011505E" w:rsidRDefault="008F7B0C" w:rsidP="008F7B0C">
            <w:pPr>
              <w:rPr>
                <w:ins w:id="1914" w:author="Mr Richard P Williams" w:date="2016-10-03T22:42:00Z"/>
                <w:rFonts w:eastAsia="Times New Roman" w:cs="Times New Roman"/>
                <w:b w:val="0"/>
                <w:color w:val="000000"/>
                <w:sz w:val="20"/>
                <w:szCs w:val="20"/>
              </w:rPr>
            </w:pPr>
            <w:ins w:id="1915" w:author="Mr Richard P Williams" w:date="2016-10-03T22:42:00Z">
              <w:r w:rsidRPr="0011505E">
                <w:rPr>
                  <w:rFonts w:eastAsia="Times New Roman" w:cs="Times New Roman"/>
                  <w:b w:val="0"/>
                  <w:color w:val="000000"/>
                  <w:sz w:val="20"/>
                  <w:szCs w:val="20"/>
                </w:rPr>
                <w:t> </w:t>
              </w:r>
            </w:ins>
          </w:p>
        </w:tc>
        <w:tc>
          <w:tcPr>
            <w:tcW w:w="1611" w:type="dxa"/>
            <w:hideMark/>
          </w:tcPr>
          <w:p w14:paraId="0648EDBD"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916" w:author="Mr Richard P Williams" w:date="2016-10-03T22:42:00Z"/>
                <w:rFonts w:eastAsia="Times New Roman" w:cs="Times New Roman"/>
                <w:color w:val="000000"/>
                <w:sz w:val="20"/>
                <w:szCs w:val="20"/>
              </w:rPr>
            </w:pPr>
            <w:ins w:id="1917" w:author="Mr Richard P Williams" w:date="2016-10-03T22:42:00Z">
              <w:r w:rsidRPr="0011505E">
                <w:rPr>
                  <w:rFonts w:eastAsia="Times New Roman" w:cs="Times New Roman"/>
                  <w:color w:val="000000"/>
                  <w:sz w:val="20"/>
                  <w:szCs w:val="20"/>
                </w:rPr>
                <w:t> </w:t>
              </w:r>
            </w:ins>
          </w:p>
        </w:tc>
        <w:tc>
          <w:tcPr>
            <w:tcW w:w="640" w:type="dxa"/>
            <w:hideMark/>
          </w:tcPr>
          <w:p w14:paraId="36D52C40"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918" w:author="Mr Richard P Williams" w:date="2016-10-03T22:42:00Z"/>
                <w:rFonts w:eastAsia="Times New Roman" w:cs="Times New Roman"/>
                <w:color w:val="000000"/>
                <w:sz w:val="20"/>
                <w:szCs w:val="20"/>
              </w:rPr>
            </w:pPr>
            <w:ins w:id="1919" w:author="Mr Richard P Williams" w:date="2016-10-03T22:42:00Z">
              <w:r w:rsidRPr="0011505E">
                <w:rPr>
                  <w:rFonts w:eastAsia="Times New Roman" w:cs="Times New Roman"/>
                  <w:color w:val="000000"/>
                  <w:sz w:val="20"/>
                  <w:szCs w:val="20"/>
                </w:rPr>
                <w:t> </w:t>
              </w:r>
            </w:ins>
          </w:p>
        </w:tc>
        <w:tc>
          <w:tcPr>
            <w:tcW w:w="3627" w:type="dxa"/>
            <w:hideMark/>
          </w:tcPr>
          <w:p w14:paraId="2B0F5CC2"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1920" w:author="Mr Richard P Williams" w:date="2016-10-03T22:42:00Z"/>
                <w:rFonts w:eastAsia="Times New Roman" w:cs="Times New Roman"/>
                <w:color w:val="000000"/>
                <w:sz w:val="20"/>
                <w:szCs w:val="20"/>
              </w:rPr>
            </w:pPr>
            <w:ins w:id="1921" w:author="Mr Richard P Williams" w:date="2016-10-03T22:42:00Z">
              <w:r w:rsidRPr="0011505E">
                <w:rPr>
                  <w:rFonts w:eastAsia="Times New Roman" w:cs="Times New Roman"/>
                  <w:color w:val="000000"/>
                  <w:sz w:val="20"/>
                  <w:szCs w:val="20"/>
                </w:rPr>
                <w:t> </w:t>
              </w:r>
            </w:ins>
          </w:p>
        </w:tc>
      </w:tr>
    </w:tbl>
    <w:p w14:paraId="77AE02C4" w14:textId="77777777" w:rsidR="008F7B0C" w:rsidRDefault="008F7B0C" w:rsidP="008F7B0C">
      <w:pPr>
        <w:rPr>
          <w:ins w:id="1922" w:author="Mr Richard P Williams" w:date="2016-10-03T22:42:00Z"/>
        </w:rPr>
      </w:pPr>
    </w:p>
    <w:p w14:paraId="69AD08D8" w14:textId="77777777" w:rsidR="008F7B0C" w:rsidRDefault="008F7B0C" w:rsidP="008F7B0C">
      <w:pPr>
        <w:rPr>
          <w:ins w:id="1923" w:author="Mr Richard P Williams" w:date="2016-10-03T22:42:00Z"/>
        </w:rPr>
      </w:pPr>
    </w:p>
    <w:p w14:paraId="2E39392F" w14:textId="77777777" w:rsidR="008F7B0C" w:rsidRDefault="008F7B0C" w:rsidP="008F7B0C">
      <w:pPr>
        <w:pStyle w:val="Heading3"/>
        <w:rPr>
          <w:ins w:id="1924" w:author="Richard Willaims" w:date="2016-10-12T14:16:00Z"/>
        </w:rPr>
      </w:pPr>
      <w:ins w:id="1925" w:author="Mr Richard P Williams" w:date="2016-10-03T22:42:00Z">
        <w:r>
          <w:t>Orders</w:t>
        </w:r>
      </w:ins>
    </w:p>
    <w:p w14:paraId="64539D6F" w14:textId="77777777" w:rsidR="00033A4C" w:rsidRPr="00033A4C" w:rsidRDefault="00033A4C">
      <w:pPr>
        <w:rPr>
          <w:ins w:id="1926" w:author="Mr Richard P Williams" w:date="2016-10-03T22:42:00Z"/>
        </w:rPr>
        <w:pPrChange w:id="1927" w:author="Richard Willaims" w:date="2016-10-12T14:16:00Z">
          <w:pPr>
            <w:pStyle w:val="Heading3"/>
          </w:pPr>
        </w:pPrChange>
      </w:pPr>
      <w:ins w:id="1928" w:author="Richard Willaims" w:date="2016-10-12T14:16:00Z">
        <w:r>
          <w:t xml:space="preserve">Contains information about orders raised against a given item. </w:t>
        </w:r>
      </w:ins>
    </w:p>
    <w:p w14:paraId="76CB9199" w14:textId="77777777" w:rsidR="008F7B0C" w:rsidRDefault="008F7B0C" w:rsidP="008F7B0C">
      <w:pPr>
        <w:pStyle w:val="Caption"/>
        <w:keepNext/>
        <w:rPr>
          <w:ins w:id="1929" w:author="Mr Richard P Williams" w:date="2016-10-03T22:42:00Z"/>
        </w:rPr>
      </w:pPr>
      <w:bookmarkStart w:id="1930" w:name="_Toc462933614"/>
      <w:bookmarkStart w:id="1931" w:name="_Toc463298005"/>
      <w:ins w:id="1932" w:author="Mr Richard P Williams" w:date="2016-10-03T22:42:00Z">
        <w:r>
          <w:t xml:space="preserve">Table </w:t>
        </w:r>
        <w:r>
          <w:fldChar w:fldCharType="begin"/>
        </w:r>
        <w:r>
          <w:instrText xml:space="preserve"> SEQ Table \* ARABIC </w:instrText>
        </w:r>
        <w:r>
          <w:fldChar w:fldCharType="separate"/>
        </w:r>
        <w:r>
          <w:rPr>
            <w:noProof/>
          </w:rPr>
          <w:t>13</w:t>
        </w:r>
        <w:r>
          <w:fldChar w:fldCharType="end"/>
        </w:r>
        <w:r>
          <w:t xml:space="preserve"> - orders</w:t>
        </w:r>
        <w:bookmarkEnd w:id="1930"/>
        <w:bookmarkEnd w:id="1931"/>
      </w:ins>
    </w:p>
    <w:tbl>
      <w:tblPr>
        <w:tblStyle w:val="GridTable4-Accent4"/>
        <w:tblW w:w="9450" w:type="dxa"/>
        <w:tblLook w:val="04A0" w:firstRow="1" w:lastRow="0" w:firstColumn="1" w:lastColumn="0" w:noHBand="0" w:noVBand="1"/>
      </w:tblPr>
      <w:tblGrid>
        <w:gridCol w:w="3320"/>
        <w:gridCol w:w="1391"/>
        <w:gridCol w:w="1175"/>
        <w:gridCol w:w="3564"/>
      </w:tblGrid>
      <w:tr w:rsidR="008F7B0C" w:rsidRPr="00307A4C" w14:paraId="5AB2E13F" w14:textId="77777777" w:rsidTr="008F7B0C">
        <w:trPr>
          <w:cnfStyle w:val="100000000000" w:firstRow="1" w:lastRow="0" w:firstColumn="0" w:lastColumn="0" w:oddVBand="0" w:evenVBand="0" w:oddHBand="0" w:evenHBand="0" w:firstRowFirstColumn="0" w:firstRowLastColumn="0" w:lastRowFirstColumn="0" w:lastRowLastColumn="0"/>
          <w:trHeight w:val="300"/>
          <w:ins w:id="193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A9D9875" w14:textId="77777777" w:rsidR="008F7B0C" w:rsidRPr="00307A4C" w:rsidRDefault="008F7B0C" w:rsidP="008F7B0C">
            <w:pPr>
              <w:rPr>
                <w:ins w:id="1934" w:author="Mr Richard P Williams" w:date="2016-10-03T22:42:00Z"/>
                <w:rFonts w:cs="Open Sans"/>
                <w:sz w:val="20"/>
                <w:szCs w:val="20"/>
              </w:rPr>
            </w:pPr>
            <w:ins w:id="1935" w:author="Mr Richard P Williams" w:date="2016-10-03T22:42:00Z">
              <w:r>
                <w:rPr>
                  <w:rFonts w:cs="Open Sans"/>
                  <w:sz w:val="20"/>
                  <w:szCs w:val="20"/>
                </w:rPr>
                <w:t>Name</w:t>
              </w:r>
            </w:ins>
          </w:p>
        </w:tc>
        <w:tc>
          <w:tcPr>
            <w:tcW w:w="960" w:type="dxa"/>
            <w:noWrap/>
            <w:hideMark/>
          </w:tcPr>
          <w:p w14:paraId="0AEEC6B4"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1936" w:author="Mr Richard P Williams" w:date="2016-10-03T22:42:00Z"/>
                <w:rFonts w:cs="Open Sans"/>
                <w:sz w:val="20"/>
                <w:szCs w:val="20"/>
              </w:rPr>
            </w:pPr>
            <w:ins w:id="1937" w:author="Mr Richard P Williams" w:date="2016-10-03T22:42:00Z">
              <w:r>
                <w:rPr>
                  <w:rFonts w:cs="Open Sans"/>
                  <w:sz w:val="20"/>
                  <w:szCs w:val="20"/>
                </w:rPr>
                <w:t>Data Type</w:t>
              </w:r>
            </w:ins>
          </w:p>
        </w:tc>
        <w:tc>
          <w:tcPr>
            <w:tcW w:w="1175" w:type="dxa"/>
            <w:noWrap/>
            <w:hideMark/>
          </w:tcPr>
          <w:p w14:paraId="0549A729"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1938" w:author="Mr Richard P Williams" w:date="2016-10-03T22:42:00Z"/>
                <w:rFonts w:cs="Open Sans"/>
                <w:sz w:val="20"/>
                <w:szCs w:val="20"/>
              </w:rPr>
            </w:pPr>
            <w:ins w:id="1939" w:author="Mr Richard P Williams" w:date="2016-10-03T22:42:00Z">
              <w:r>
                <w:rPr>
                  <w:rFonts w:cs="Open Sans"/>
                  <w:sz w:val="20"/>
                  <w:szCs w:val="20"/>
                </w:rPr>
                <w:t>Size</w:t>
              </w:r>
            </w:ins>
          </w:p>
        </w:tc>
        <w:tc>
          <w:tcPr>
            <w:tcW w:w="3995" w:type="dxa"/>
          </w:tcPr>
          <w:p w14:paraId="759E731C"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1940" w:author="Mr Richard P Williams" w:date="2016-10-03T22:42:00Z"/>
                <w:rFonts w:cs="Open Sans"/>
                <w:sz w:val="20"/>
                <w:szCs w:val="20"/>
              </w:rPr>
            </w:pPr>
            <w:ins w:id="1941" w:author="Mr Richard P Williams" w:date="2016-10-03T22:42:00Z">
              <w:r>
                <w:rPr>
                  <w:rFonts w:cs="Open Sans"/>
                  <w:sz w:val="20"/>
                  <w:szCs w:val="20"/>
                </w:rPr>
                <w:t>Description</w:t>
              </w:r>
            </w:ins>
          </w:p>
        </w:tc>
      </w:tr>
      <w:tr w:rsidR="008F7B0C" w:rsidRPr="00307A4C" w14:paraId="19700261" w14:textId="77777777" w:rsidTr="008F7B0C">
        <w:trPr>
          <w:cnfStyle w:val="000000100000" w:firstRow="0" w:lastRow="0" w:firstColumn="0" w:lastColumn="0" w:oddVBand="0" w:evenVBand="0" w:oddHBand="1" w:evenHBand="0" w:firstRowFirstColumn="0" w:firstRowLastColumn="0" w:lastRowFirstColumn="0" w:lastRowLastColumn="0"/>
          <w:trHeight w:val="300"/>
          <w:ins w:id="194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B781344" w14:textId="77777777" w:rsidR="008F7B0C" w:rsidRPr="00307A4C" w:rsidRDefault="008F7B0C" w:rsidP="008F7B0C">
            <w:pPr>
              <w:rPr>
                <w:ins w:id="1943" w:author="Mr Richard P Williams" w:date="2016-10-03T22:42:00Z"/>
                <w:rFonts w:cs="Open Sans"/>
                <w:sz w:val="20"/>
                <w:szCs w:val="20"/>
              </w:rPr>
            </w:pPr>
            <w:ins w:id="1944" w:author="Mr Richard P Williams" w:date="2016-10-03T22:42:00Z">
              <w:r w:rsidRPr="00307A4C">
                <w:rPr>
                  <w:rFonts w:cs="Open Sans"/>
                  <w:sz w:val="20"/>
                  <w:szCs w:val="20"/>
                </w:rPr>
                <w:t>Location</w:t>
              </w:r>
            </w:ins>
          </w:p>
        </w:tc>
        <w:tc>
          <w:tcPr>
            <w:tcW w:w="960" w:type="dxa"/>
            <w:noWrap/>
            <w:hideMark/>
          </w:tcPr>
          <w:p w14:paraId="6887E85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945" w:author="Mr Richard P Williams" w:date="2016-10-03T22:42:00Z"/>
                <w:rFonts w:cs="Open Sans"/>
                <w:sz w:val="20"/>
                <w:szCs w:val="20"/>
              </w:rPr>
            </w:pPr>
            <w:ins w:id="1946" w:author="Mr Richard P Williams" w:date="2016-10-03T22:42:00Z">
              <w:del w:id="1947" w:author="Richard Willaims" w:date="2016-10-10T23:47:00Z">
                <w:r w:rsidRPr="00307A4C" w:rsidDel="002E038B">
                  <w:rPr>
                    <w:rFonts w:cs="Open Sans"/>
                    <w:sz w:val="20"/>
                    <w:szCs w:val="20"/>
                  </w:rPr>
                  <w:delText>int</w:delText>
                </w:r>
              </w:del>
            </w:ins>
            <w:ins w:id="1948" w:author="Richard Willaims" w:date="2016-10-10T23:47:00Z">
              <w:r w:rsidR="002E038B">
                <w:rPr>
                  <w:rFonts w:cs="Open Sans"/>
                  <w:sz w:val="20"/>
                  <w:szCs w:val="20"/>
                </w:rPr>
                <w:t>Numeric</w:t>
              </w:r>
            </w:ins>
          </w:p>
        </w:tc>
        <w:tc>
          <w:tcPr>
            <w:tcW w:w="1175" w:type="dxa"/>
            <w:noWrap/>
            <w:hideMark/>
          </w:tcPr>
          <w:p w14:paraId="40E8A31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949" w:author="Mr Richard P Williams" w:date="2016-10-03T22:42:00Z"/>
                <w:rFonts w:cs="Open Sans"/>
                <w:sz w:val="20"/>
                <w:szCs w:val="20"/>
              </w:rPr>
            </w:pPr>
            <w:ins w:id="1950" w:author="Mr Richard P Williams" w:date="2016-10-03T22:42:00Z">
              <w:r w:rsidRPr="00307A4C">
                <w:rPr>
                  <w:rFonts w:cs="Open Sans"/>
                  <w:sz w:val="20"/>
                  <w:szCs w:val="20"/>
                </w:rPr>
                <w:t>4</w:t>
              </w:r>
            </w:ins>
          </w:p>
        </w:tc>
        <w:tc>
          <w:tcPr>
            <w:tcW w:w="3995" w:type="dxa"/>
          </w:tcPr>
          <w:p w14:paraId="37C4F17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951" w:author="Mr Richard P Williams" w:date="2016-10-03T22:42:00Z"/>
                <w:rFonts w:cs="Open Sans"/>
                <w:sz w:val="20"/>
                <w:szCs w:val="20"/>
              </w:rPr>
            </w:pPr>
            <w:ins w:id="1952" w:author="Mr Richard P Williams" w:date="2016-10-03T22:42:00Z">
              <w:r>
                <w:rPr>
                  <w:rFonts w:cs="Open Sans"/>
                  <w:sz w:val="20"/>
                  <w:szCs w:val="20"/>
                </w:rPr>
                <w:t>Location of Item, example Store or Warehouse</w:t>
              </w:r>
            </w:ins>
          </w:p>
        </w:tc>
      </w:tr>
      <w:tr w:rsidR="008F7B0C" w:rsidRPr="00307A4C" w14:paraId="674DF5BF" w14:textId="77777777" w:rsidTr="008F7B0C">
        <w:trPr>
          <w:trHeight w:val="300"/>
          <w:ins w:id="195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917F3CA" w14:textId="77777777" w:rsidR="008F7B0C" w:rsidRPr="00307A4C" w:rsidRDefault="008F7B0C" w:rsidP="008F7B0C">
            <w:pPr>
              <w:rPr>
                <w:ins w:id="1954" w:author="Mr Richard P Williams" w:date="2016-10-03T22:42:00Z"/>
                <w:rFonts w:cs="Open Sans"/>
                <w:sz w:val="20"/>
                <w:szCs w:val="20"/>
              </w:rPr>
            </w:pPr>
            <w:ins w:id="1955" w:author="Mr Richard P Williams" w:date="2016-10-03T22:42:00Z">
              <w:r w:rsidRPr="00307A4C">
                <w:rPr>
                  <w:rFonts w:cs="Open Sans"/>
                  <w:sz w:val="20"/>
                  <w:szCs w:val="20"/>
                </w:rPr>
                <w:t>Orderable</w:t>
              </w:r>
              <w:r>
                <w:rPr>
                  <w:rFonts w:cs="Open Sans"/>
                  <w:sz w:val="20"/>
                  <w:szCs w:val="20"/>
                </w:rPr>
                <w:t xml:space="preserve"> </w:t>
              </w:r>
              <w:r w:rsidRPr="00307A4C">
                <w:rPr>
                  <w:rFonts w:cs="Open Sans"/>
                  <w:sz w:val="20"/>
                  <w:szCs w:val="20"/>
                </w:rPr>
                <w:t>Item</w:t>
              </w:r>
            </w:ins>
          </w:p>
        </w:tc>
        <w:tc>
          <w:tcPr>
            <w:tcW w:w="960" w:type="dxa"/>
            <w:noWrap/>
            <w:hideMark/>
          </w:tcPr>
          <w:p w14:paraId="26F0813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956" w:author="Mr Richard P Williams" w:date="2016-10-03T22:42:00Z"/>
                <w:rFonts w:cs="Open Sans"/>
                <w:sz w:val="20"/>
                <w:szCs w:val="20"/>
              </w:rPr>
            </w:pPr>
            <w:ins w:id="1957" w:author="Mr Richard P Williams" w:date="2016-10-03T22:42:00Z">
              <w:del w:id="1958" w:author="Richard Willaims" w:date="2016-10-10T21:56:00Z">
                <w:r w:rsidRPr="00307A4C" w:rsidDel="00910F2B">
                  <w:rPr>
                    <w:rFonts w:cs="Open Sans"/>
                    <w:sz w:val="20"/>
                    <w:szCs w:val="20"/>
                  </w:rPr>
                  <w:delText>nvarchar</w:delText>
                </w:r>
              </w:del>
            </w:ins>
            <w:ins w:id="1959" w:author="Richard Willaims" w:date="2016-10-10T21:56:00Z">
              <w:r w:rsidR="00910F2B">
                <w:rPr>
                  <w:rFonts w:cs="Open Sans"/>
                  <w:sz w:val="20"/>
                  <w:szCs w:val="20"/>
                </w:rPr>
                <w:t>String</w:t>
              </w:r>
            </w:ins>
          </w:p>
        </w:tc>
        <w:tc>
          <w:tcPr>
            <w:tcW w:w="1175" w:type="dxa"/>
            <w:noWrap/>
            <w:hideMark/>
          </w:tcPr>
          <w:p w14:paraId="73993BE5"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960" w:author="Mr Richard P Williams" w:date="2016-10-03T22:42:00Z"/>
                <w:rFonts w:cs="Open Sans"/>
                <w:sz w:val="20"/>
                <w:szCs w:val="20"/>
              </w:rPr>
            </w:pPr>
            <w:ins w:id="1961" w:author="Mr Richard P Williams" w:date="2016-10-03T22:42:00Z">
              <w:r w:rsidRPr="00307A4C">
                <w:rPr>
                  <w:rFonts w:cs="Open Sans"/>
                  <w:sz w:val="20"/>
                  <w:szCs w:val="20"/>
                </w:rPr>
                <w:t>8000</w:t>
              </w:r>
            </w:ins>
          </w:p>
        </w:tc>
        <w:tc>
          <w:tcPr>
            <w:tcW w:w="3995" w:type="dxa"/>
          </w:tcPr>
          <w:p w14:paraId="589BAD2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962" w:author="Mr Richard P Williams" w:date="2016-10-03T22:42:00Z"/>
                <w:rFonts w:cs="Open Sans"/>
                <w:sz w:val="20"/>
                <w:szCs w:val="20"/>
              </w:rPr>
            </w:pPr>
            <w:ins w:id="1963" w:author="Mr Richard P Williams" w:date="2016-10-03T22:42:00Z">
              <w:r>
                <w:rPr>
                  <w:rFonts w:cs="Open Sans"/>
                  <w:sz w:val="20"/>
                  <w:szCs w:val="20"/>
                </w:rPr>
                <w:t>The Item used to order</w:t>
              </w:r>
            </w:ins>
          </w:p>
        </w:tc>
      </w:tr>
      <w:tr w:rsidR="008F7B0C" w:rsidRPr="00307A4C" w14:paraId="50CB803A" w14:textId="77777777" w:rsidTr="008F7B0C">
        <w:trPr>
          <w:cnfStyle w:val="000000100000" w:firstRow="0" w:lastRow="0" w:firstColumn="0" w:lastColumn="0" w:oddVBand="0" w:evenVBand="0" w:oddHBand="1" w:evenHBand="0" w:firstRowFirstColumn="0" w:firstRowLastColumn="0" w:lastRowFirstColumn="0" w:lastRowLastColumn="0"/>
          <w:trHeight w:val="300"/>
          <w:ins w:id="196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4D99F04" w14:textId="77777777" w:rsidR="008F7B0C" w:rsidRPr="00307A4C" w:rsidRDefault="008F7B0C" w:rsidP="008F7B0C">
            <w:pPr>
              <w:rPr>
                <w:ins w:id="1965" w:author="Mr Richard P Williams" w:date="2016-10-03T22:42:00Z"/>
                <w:rFonts w:cs="Open Sans"/>
                <w:sz w:val="20"/>
                <w:szCs w:val="20"/>
              </w:rPr>
            </w:pPr>
            <w:ins w:id="1966" w:author="Mr Richard P Williams" w:date="2016-10-03T22:42:00Z">
              <w:r w:rsidRPr="00307A4C">
                <w:rPr>
                  <w:rFonts w:cs="Open Sans"/>
                  <w:sz w:val="20"/>
                  <w:szCs w:val="20"/>
                </w:rPr>
                <w:t>Day</w:t>
              </w:r>
            </w:ins>
          </w:p>
        </w:tc>
        <w:tc>
          <w:tcPr>
            <w:tcW w:w="960" w:type="dxa"/>
            <w:noWrap/>
            <w:hideMark/>
          </w:tcPr>
          <w:p w14:paraId="1BB6353F" w14:textId="77777777" w:rsidR="008F7B0C" w:rsidRPr="00307A4C" w:rsidRDefault="002E038B" w:rsidP="008F7B0C">
            <w:pPr>
              <w:cnfStyle w:val="000000100000" w:firstRow="0" w:lastRow="0" w:firstColumn="0" w:lastColumn="0" w:oddVBand="0" w:evenVBand="0" w:oddHBand="1" w:evenHBand="0" w:firstRowFirstColumn="0" w:firstRowLastColumn="0" w:lastRowFirstColumn="0" w:lastRowLastColumn="0"/>
              <w:rPr>
                <w:ins w:id="1967" w:author="Mr Richard P Williams" w:date="2016-10-03T22:42:00Z"/>
                <w:rFonts w:cs="Open Sans"/>
                <w:sz w:val="20"/>
                <w:szCs w:val="20"/>
              </w:rPr>
            </w:pPr>
            <w:ins w:id="1968" w:author="Mr Richard P Williams" w:date="2016-10-03T22:42:00Z">
              <w:r w:rsidRPr="00307A4C">
                <w:rPr>
                  <w:rFonts w:cs="Open Sans"/>
                  <w:sz w:val="20"/>
                  <w:szCs w:val="20"/>
                </w:rPr>
                <w:t>D</w:t>
              </w:r>
              <w:r w:rsidR="008F7B0C" w:rsidRPr="00307A4C">
                <w:rPr>
                  <w:rFonts w:cs="Open Sans"/>
                  <w:sz w:val="20"/>
                  <w:szCs w:val="20"/>
                </w:rPr>
                <w:t>atetime</w:t>
              </w:r>
            </w:ins>
          </w:p>
        </w:tc>
        <w:tc>
          <w:tcPr>
            <w:tcW w:w="1175" w:type="dxa"/>
            <w:noWrap/>
            <w:hideMark/>
          </w:tcPr>
          <w:p w14:paraId="38256EB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969" w:author="Mr Richard P Williams" w:date="2016-10-03T22:42:00Z"/>
                <w:rFonts w:cs="Open Sans"/>
                <w:sz w:val="20"/>
                <w:szCs w:val="20"/>
              </w:rPr>
            </w:pPr>
            <w:ins w:id="1970" w:author="Mr Richard P Williams" w:date="2016-10-03T22:42:00Z">
              <w:r w:rsidRPr="00307A4C">
                <w:rPr>
                  <w:rFonts w:cs="Open Sans"/>
                  <w:sz w:val="20"/>
                  <w:szCs w:val="20"/>
                </w:rPr>
                <w:t>8</w:t>
              </w:r>
            </w:ins>
          </w:p>
        </w:tc>
        <w:tc>
          <w:tcPr>
            <w:tcW w:w="3995" w:type="dxa"/>
          </w:tcPr>
          <w:p w14:paraId="0F15C24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971" w:author="Mr Richard P Williams" w:date="2016-10-03T22:42:00Z"/>
                <w:rFonts w:cs="Open Sans"/>
                <w:sz w:val="20"/>
                <w:szCs w:val="20"/>
              </w:rPr>
            </w:pPr>
          </w:p>
        </w:tc>
      </w:tr>
      <w:tr w:rsidR="008F7B0C" w:rsidRPr="00307A4C" w14:paraId="3970A06C" w14:textId="77777777" w:rsidTr="008F7B0C">
        <w:trPr>
          <w:trHeight w:val="300"/>
          <w:ins w:id="197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A0307C4" w14:textId="77777777" w:rsidR="008F7B0C" w:rsidRPr="00307A4C" w:rsidRDefault="008F7B0C" w:rsidP="008F7B0C">
            <w:pPr>
              <w:rPr>
                <w:ins w:id="1973" w:author="Mr Richard P Williams" w:date="2016-10-03T22:42:00Z"/>
                <w:rFonts w:cs="Open Sans"/>
                <w:sz w:val="20"/>
                <w:szCs w:val="20"/>
              </w:rPr>
            </w:pPr>
            <w:ins w:id="1974" w:author="Mr Richard P Williams" w:date="2016-10-03T22:42:00Z">
              <w:r w:rsidRPr="00307A4C">
                <w:rPr>
                  <w:rFonts w:cs="Open Sans"/>
                  <w:sz w:val="20"/>
                  <w:szCs w:val="20"/>
                </w:rPr>
                <w:t>OrderNo</w:t>
              </w:r>
            </w:ins>
          </w:p>
        </w:tc>
        <w:tc>
          <w:tcPr>
            <w:tcW w:w="960" w:type="dxa"/>
            <w:noWrap/>
            <w:hideMark/>
          </w:tcPr>
          <w:p w14:paraId="514DA3B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975" w:author="Mr Richard P Williams" w:date="2016-10-03T22:42:00Z"/>
                <w:rFonts w:cs="Open Sans"/>
                <w:sz w:val="20"/>
                <w:szCs w:val="20"/>
              </w:rPr>
            </w:pPr>
            <w:ins w:id="1976" w:author="Mr Richard P Williams" w:date="2016-10-03T22:42:00Z">
              <w:del w:id="1977" w:author="Richard Willaims" w:date="2016-10-10T23:53:00Z">
                <w:r w:rsidRPr="00307A4C" w:rsidDel="002E038B">
                  <w:rPr>
                    <w:rFonts w:cs="Open Sans"/>
                    <w:sz w:val="20"/>
                    <w:szCs w:val="20"/>
                  </w:rPr>
                  <w:delText>big</w:delText>
                </w:r>
              </w:del>
              <w:del w:id="1978" w:author="Richard Willaims" w:date="2016-10-10T23:47:00Z">
                <w:r w:rsidRPr="00307A4C" w:rsidDel="002E038B">
                  <w:rPr>
                    <w:rFonts w:cs="Open Sans"/>
                    <w:sz w:val="20"/>
                    <w:szCs w:val="20"/>
                  </w:rPr>
                  <w:delText>int</w:delText>
                </w:r>
              </w:del>
            </w:ins>
            <w:ins w:id="1979" w:author="Richard Willaims" w:date="2016-10-10T23:47:00Z">
              <w:r w:rsidR="002E038B">
                <w:rPr>
                  <w:rFonts w:cs="Open Sans"/>
                  <w:sz w:val="20"/>
                  <w:szCs w:val="20"/>
                </w:rPr>
                <w:t>Numeric</w:t>
              </w:r>
            </w:ins>
          </w:p>
        </w:tc>
        <w:tc>
          <w:tcPr>
            <w:tcW w:w="1175" w:type="dxa"/>
            <w:noWrap/>
            <w:hideMark/>
          </w:tcPr>
          <w:p w14:paraId="2A8FC36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980" w:author="Mr Richard P Williams" w:date="2016-10-03T22:42:00Z"/>
                <w:rFonts w:cs="Open Sans"/>
                <w:sz w:val="20"/>
                <w:szCs w:val="20"/>
              </w:rPr>
            </w:pPr>
            <w:ins w:id="1981" w:author="Mr Richard P Williams" w:date="2016-10-03T22:42:00Z">
              <w:r w:rsidRPr="00307A4C">
                <w:rPr>
                  <w:rFonts w:cs="Open Sans"/>
                  <w:sz w:val="20"/>
                  <w:szCs w:val="20"/>
                </w:rPr>
                <w:t>8</w:t>
              </w:r>
            </w:ins>
          </w:p>
        </w:tc>
        <w:tc>
          <w:tcPr>
            <w:tcW w:w="3995" w:type="dxa"/>
          </w:tcPr>
          <w:p w14:paraId="684851A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982" w:author="Mr Richard P Williams" w:date="2016-10-03T22:42:00Z"/>
                <w:rFonts w:cs="Open Sans"/>
                <w:sz w:val="20"/>
                <w:szCs w:val="20"/>
              </w:rPr>
            </w:pPr>
            <w:ins w:id="1983" w:author="Mr Richard P Williams" w:date="2016-10-03T22:42:00Z">
              <w:r>
                <w:rPr>
                  <w:rFonts w:cs="Open Sans"/>
                  <w:sz w:val="20"/>
                  <w:szCs w:val="20"/>
                </w:rPr>
                <w:t>PO Order number</w:t>
              </w:r>
            </w:ins>
          </w:p>
        </w:tc>
      </w:tr>
      <w:tr w:rsidR="008F7B0C" w:rsidRPr="00307A4C" w14:paraId="25C8747B" w14:textId="77777777" w:rsidTr="008F7B0C">
        <w:trPr>
          <w:cnfStyle w:val="000000100000" w:firstRow="0" w:lastRow="0" w:firstColumn="0" w:lastColumn="0" w:oddVBand="0" w:evenVBand="0" w:oddHBand="1" w:evenHBand="0" w:firstRowFirstColumn="0" w:firstRowLastColumn="0" w:lastRowFirstColumn="0" w:lastRowLastColumn="0"/>
          <w:trHeight w:val="300"/>
          <w:ins w:id="198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0C730A4" w14:textId="77777777" w:rsidR="008F7B0C" w:rsidRPr="00307A4C" w:rsidRDefault="008F7B0C" w:rsidP="008F7B0C">
            <w:pPr>
              <w:rPr>
                <w:ins w:id="1985" w:author="Mr Richard P Williams" w:date="2016-10-03T22:42:00Z"/>
                <w:rFonts w:cs="Open Sans"/>
                <w:sz w:val="20"/>
                <w:szCs w:val="20"/>
              </w:rPr>
            </w:pPr>
            <w:ins w:id="1986" w:author="Mr Richard P Williams" w:date="2016-10-03T22:42:00Z">
              <w:r w:rsidRPr="00307A4C">
                <w:rPr>
                  <w:rFonts w:cs="Open Sans"/>
                  <w:sz w:val="20"/>
                  <w:szCs w:val="20"/>
                </w:rPr>
                <w:t>SeqNo</w:t>
              </w:r>
              <w:r>
                <w:rPr>
                  <w:rFonts w:cs="Open Sans"/>
                  <w:sz w:val="20"/>
                  <w:szCs w:val="20"/>
                </w:rPr>
                <w:t xml:space="preserve"> or Line Number</w:t>
              </w:r>
            </w:ins>
          </w:p>
        </w:tc>
        <w:tc>
          <w:tcPr>
            <w:tcW w:w="960" w:type="dxa"/>
            <w:noWrap/>
            <w:hideMark/>
          </w:tcPr>
          <w:p w14:paraId="64A1E28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987" w:author="Mr Richard P Williams" w:date="2016-10-03T22:42:00Z"/>
                <w:rFonts w:cs="Open Sans"/>
                <w:sz w:val="20"/>
                <w:szCs w:val="20"/>
              </w:rPr>
            </w:pPr>
            <w:ins w:id="1988" w:author="Mr Richard P Williams" w:date="2016-10-03T22:42:00Z">
              <w:del w:id="1989" w:author="Richard Willaims" w:date="2016-10-10T23:47:00Z">
                <w:r w:rsidRPr="00307A4C" w:rsidDel="002E038B">
                  <w:rPr>
                    <w:rFonts w:cs="Open Sans"/>
                    <w:sz w:val="20"/>
                    <w:szCs w:val="20"/>
                  </w:rPr>
                  <w:delText>int</w:delText>
                </w:r>
              </w:del>
            </w:ins>
            <w:ins w:id="1990" w:author="Richard Willaims" w:date="2016-10-10T23:47:00Z">
              <w:r w:rsidR="002E038B">
                <w:rPr>
                  <w:rFonts w:cs="Open Sans"/>
                  <w:sz w:val="20"/>
                  <w:szCs w:val="20"/>
                </w:rPr>
                <w:t>Numeric</w:t>
              </w:r>
            </w:ins>
          </w:p>
        </w:tc>
        <w:tc>
          <w:tcPr>
            <w:tcW w:w="1175" w:type="dxa"/>
            <w:noWrap/>
            <w:hideMark/>
          </w:tcPr>
          <w:p w14:paraId="317B9AC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991" w:author="Mr Richard P Williams" w:date="2016-10-03T22:42:00Z"/>
                <w:rFonts w:cs="Open Sans"/>
                <w:sz w:val="20"/>
                <w:szCs w:val="20"/>
              </w:rPr>
            </w:pPr>
            <w:ins w:id="1992" w:author="Mr Richard P Williams" w:date="2016-10-03T22:42:00Z">
              <w:r w:rsidRPr="00307A4C">
                <w:rPr>
                  <w:rFonts w:cs="Open Sans"/>
                  <w:sz w:val="20"/>
                  <w:szCs w:val="20"/>
                </w:rPr>
                <w:t>4</w:t>
              </w:r>
            </w:ins>
          </w:p>
        </w:tc>
        <w:tc>
          <w:tcPr>
            <w:tcW w:w="3995" w:type="dxa"/>
          </w:tcPr>
          <w:p w14:paraId="6DEC857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1993" w:author="Mr Richard P Williams" w:date="2016-10-03T22:42:00Z"/>
                <w:rFonts w:cs="Open Sans"/>
                <w:sz w:val="20"/>
                <w:szCs w:val="20"/>
              </w:rPr>
            </w:pPr>
          </w:p>
        </w:tc>
      </w:tr>
      <w:tr w:rsidR="008F7B0C" w:rsidRPr="00307A4C" w14:paraId="328956F9" w14:textId="77777777" w:rsidTr="008F7B0C">
        <w:trPr>
          <w:trHeight w:val="300"/>
          <w:ins w:id="199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6295526" w14:textId="77777777" w:rsidR="008F7B0C" w:rsidRPr="00307A4C" w:rsidRDefault="008F7B0C" w:rsidP="008F7B0C">
            <w:pPr>
              <w:rPr>
                <w:ins w:id="1995" w:author="Mr Richard P Williams" w:date="2016-10-03T22:42:00Z"/>
                <w:rFonts w:cs="Open Sans"/>
                <w:sz w:val="20"/>
                <w:szCs w:val="20"/>
              </w:rPr>
            </w:pPr>
            <w:ins w:id="1996" w:author="Mr Richard P Williams" w:date="2016-10-03T22:42:00Z">
              <w:r w:rsidRPr="00307A4C">
                <w:rPr>
                  <w:rFonts w:cs="Open Sans"/>
                  <w:sz w:val="20"/>
                  <w:szCs w:val="20"/>
                </w:rPr>
                <w:t>Status</w:t>
              </w:r>
            </w:ins>
          </w:p>
        </w:tc>
        <w:tc>
          <w:tcPr>
            <w:tcW w:w="960" w:type="dxa"/>
            <w:noWrap/>
            <w:hideMark/>
          </w:tcPr>
          <w:p w14:paraId="4AB44AB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1997" w:author="Mr Richard P Williams" w:date="2016-10-03T22:42:00Z"/>
                <w:rFonts w:cs="Open Sans"/>
                <w:sz w:val="20"/>
                <w:szCs w:val="20"/>
              </w:rPr>
            </w:pPr>
            <w:ins w:id="1998" w:author="Mr Richard P Williams" w:date="2016-10-03T22:42:00Z">
              <w:del w:id="1999" w:author="Richard Willaims" w:date="2016-10-10T23:47:00Z">
                <w:r w:rsidRPr="00307A4C" w:rsidDel="002E038B">
                  <w:rPr>
                    <w:rFonts w:cs="Open Sans"/>
                    <w:sz w:val="20"/>
                    <w:szCs w:val="20"/>
                  </w:rPr>
                  <w:delText>int</w:delText>
                </w:r>
              </w:del>
            </w:ins>
            <w:ins w:id="2000" w:author="Richard Willaims" w:date="2016-10-10T23:47:00Z">
              <w:r w:rsidR="002E038B">
                <w:rPr>
                  <w:rFonts w:cs="Open Sans"/>
                  <w:sz w:val="20"/>
                  <w:szCs w:val="20"/>
                </w:rPr>
                <w:t>Numeric</w:t>
              </w:r>
            </w:ins>
          </w:p>
        </w:tc>
        <w:tc>
          <w:tcPr>
            <w:tcW w:w="1175" w:type="dxa"/>
            <w:noWrap/>
            <w:hideMark/>
          </w:tcPr>
          <w:p w14:paraId="01A2A23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01" w:author="Mr Richard P Williams" w:date="2016-10-03T22:42:00Z"/>
                <w:rFonts w:cs="Open Sans"/>
                <w:sz w:val="20"/>
                <w:szCs w:val="20"/>
              </w:rPr>
            </w:pPr>
            <w:ins w:id="2002" w:author="Mr Richard P Williams" w:date="2016-10-03T22:42:00Z">
              <w:r w:rsidRPr="00307A4C">
                <w:rPr>
                  <w:rFonts w:cs="Open Sans"/>
                  <w:sz w:val="20"/>
                  <w:szCs w:val="20"/>
                </w:rPr>
                <w:t>4</w:t>
              </w:r>
            </w:ins>
          </w:p>
        </w:tc>
        <w:tc>
          <w:tcPr>
            <w:tcW w:w="3995" w:type="dxa"/>
          </w:tcPr>
          <w:p w14:paraId="57354AF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03" w:author="Mr Richard P Williams" w:date="2016-10-03T22:42:00Z"/>
                <w:rFonts w:cs="Open Sans"/>
                <w:sz w:val="20"/>
                <w:szCs w:val="20"/>
              </w:rPr>
            </w:pPr>
            <w:ins w:id="2004" w:author="Mr Richard P Williams" w:date="2016-10-03T22:42:00Z">
              <w:r>
                <w:rPr>
                  <w:rFonts w:cs="Open Sans"/>
                  <w:sz w:val="20"/>
                  <w:szCs w:val="20"/>
                </w:rPr>
                <w:t>Order Status</w:t>
              </w:r>
            </w:ins>
          </w:p>
        </w:tc>
      </w:tr>
      <w:tr w:rsidR="008F7B0C" w:rsidRPr="00307A4C" w14:paraId="3F49653C" w14:textId="77777777" w:rsidTr="008F7B0C">
        <w:trPr>
          <w:cnfStyle w:val="000000100000" w:firstRow="0" w:lastRow="0" w:firstColumn="0" w:lastColumn="0" w:oddVBand="0" w:evenVBand="0" w:oddHBand="1" w:evenHBand="0" w:firstRowFirstColumn="0" w:firstRowLastColumn="0" w:lastRowFirstColumn="0" w:lastRowLastColumn="0"/>
          <w:trHeight w:val="300"/>
          <w:ins w:id="200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9DA55B6" w14:textId="77777777" w:rsidR="008F7B0C" w:rsidRPr="00307A4C" w:rsidRDefault="008F7B0C" w:rsidP="008F7B0C">
            <w:pPr>
              <w:rPr>
                <w:ins w:id="2006" w:author="Mr Richard P Williams" w:date="2016-10-03T22:42:00Z"/>
                <w:rFonts w:cs="Open Sans"/>
                <w:sz w:val="20"/>
                <w:szCs w:val="20"/>
              </w:rPr>
            </w:pPr>
            <w:ins w:id="2007" w:author="Mr Richard P Williams" w:date="2016-10-03T22:42:00Z">
              <w:r w:rsidRPr="00307A4C">
                <w:rPr>
                  <w:rFonts w:cs="Open Sans"/>
                  <w:sz w:val="20"/>
                  <w:szCs w:val="20"/>
                </w:rPr>
                <w:t>Order</w:t>
              </w:r>
              <w:r>
                <w:rPr>
                  <w:rFonts w:cs="Open Sans"/>
                  <w:sz w:val="20"/>
                  <w:szCs w:val="20"/>
                </w:rPr>
                <w:t xml:space="preserve"> Unit Quantity</w:t>
              </w:r>
            </w:ins>
          </w:p>
        </w:tc>
        <w:tc>
          <w:tcPr>
            <w:tcW w:w="960" w:type="dxa"/>
            <w:noWrap/>
            <w:hideMark/>
          </w:tcPr>
          <w:p w14:paraId="28171D5B" w14:textId="77777777" w:rsidR="008F7B0C" w:rsidRPr="00307A4C" w:rsidRDefault="002E038B" w:rsidP="008F7B0C">
            <w:pPr>
              <w:cnfStyle w:val="000000100000" w:firstRow="0" w:lastRow="0" w:firstColumn="0" w:lastColumn="0" w:oddVBand="0" w:evenVBand="0" w:oddHBand="1" w:evenHBand="0" w:firstRowFirstColumn="0" w:firstRowLastColumn="0" w:lastRowFirstColumn="0" w:lastRowLastColumn="0"/>
              <w:rPr>
                <w:ins w:id="2008" w:author="Mr Richard P Williams" w:date="2016-10-03T22:42:00Z"/>
                <w:rFonts w:cs="Open Sans"/>
                <w:sz w:val="20"/>
                <w:szCs w:val="20"/>
              </w:rPr>
            </w:pPr>
            <w:ins w:id="2009" w:author="Mr Richard P Williams" w:date="2016-10-03T22:42:00Z">
              <w:r w:rsidRPr="00307A4C">
                <w:rPr>
                  <w:rFonts w:cs="Open Sans"/>
                  <w:sz w:val="20"/>
                  <w:szCs w:val="20"/>
                </w:rPr>
                <w:t>D</w:t>
              </w:r>
              <w:r w:rsidR="008F7B0C" w:rsidRPr="00307A4C">
                <w:rPr>
                  <w:rFonts w:cs="Open Sans"/>
                  <w:sz w:val="20"/>
                  <w:szCs w:val="20"/>
                </w:rPr>
                <w:t>ecimal</w:t>
              </w:r>
            </w:ins>
          </w:p>
        </w:tc>
        <w:tc>
          <w:tcPr>
            <w:tcW w:w="1175" w:type="dxa"/>
            <w:noWrap/>
            <w:hideMark/>
          </w:tcPr>
          <w:p w14:paraId="19CDF7A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10" w:author="Mr Richard P Williams" w:date="2016-10-03T22:42:00Z"/>
                <w:rFonts w:cs="Open Sans"/>
                <w:sz w:val="20"/>
                <w:szCs w:val="20"/>
              </w:rPr>
            </w:pPr>
            <w:ins w:id="2011" w:author="Mr Richard P Williams" w:date="2016-10-03T22:42:00Z">
              <w:r w:rsidRPr="00307A4C">
                <w:rPr>
                  <w:rFonts w:cs="Open Sans"/>
                  <w:sz w:val="20"/>
                  <w:szCs w:val="20"/>
                </w:rPr>
                <w:t>17</w:t>
              </w:r>
            </w:ins>
          </w:p>
        </w:tc>
        <w:tc>
          <w:tcPr>
            <w:tcW w:w="3995" w:type="dxa"/>
          </w:tcPr>
          <w:p w14:paraId="0DA2F2C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12" w:author="Mr Richard P Williams" w:date="2016-10-03T22:42:00Z"/>
                <w:rFonts w:cs="Open Sans"/>
                <w:sz w:val="20"/>
                <w:szCs w:val="20"/>
              </w:rPr>
            </w:pPr>
            <w:ins w:id="2013" w:author="Mr Richard P Williams" w:date="2016-10-03T22:42:00Z">
              <w:r>
                <w:rPr>
                  <w:rFonts w:cs="Open Sans"/>
                  <w:sz w:val="20"/>
                  <w:szCs w:val="20"/>
                </w:rPr>
                <w:t>The amount ordered</w:t>
              </w:r>
            </w:ins>
          </w:p>
        </w:tc>
      </w:tr>
      <w:tr w:rsidR="008F7B0C" w:rsidRPr="00307A4C" w14:paraId="0D4CB5C7" w14:textId="77777777" w:rsidTr="008F7B0C">
        <w:trPr>
          <w:trHeight w:val="300"/>
          <w:ins w:id="201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DBD8290" w14:textId="77777777" w:rsidR="008F7B0C" w:rsidRPr="00307A4C" w:rsidRDefault="008F7B0C" w:rsidP="008F7B0C">
            <w:pPr>
              <w:rPr>
                <w:ins w:id="2015" w:author="Mr Richard P Williams" w:date="2016-10-03T22:42:00Z"/>
                <w:rFonts w:cs="Open Sans"/>
                <w:sz w:val="20"/>
                <w:szCs w:val="20"/>
              </w:rPr>
            </w:pPr>
            <w:ins w:id="2016" w:author="Mr Richard P Williams" w:date="2016-10-03T22:42:00Z">
              <w:r w:rsidRPr="00307A4C">
                <w:rPr>
                  <w:rFonts w:cs="Open Sans"/>
                  <w:sz w:val="20"/>
                  <w:szCs w:val="20"/>
                </w:rPr>
                <w:t>Order</w:t>
              </w:r>
              <w:r>
                <w:rPr>
                  <w:rFonts w:cs="Open Sans"/>
                  <w:sz w:val="20"/>
                  <w:szCs w:val="20"/>
                </w:rPr>
                <w:t xml:space="preserve"> Value Quantity</w:t>
              </w:r>
            </w:ins>
          </w:p>
        </w:tc>
        <w:tc>
          <w:tcPr>
            <w:tcW w:w="960" w:type="dxa"/>
            <w:noWrap/>
            <w:hideMark/>
          </w:tcPr>
          <w:p w14:paraId="6A46D15C" w14:textId="77777777" w:rsidR="008F7B0C" w:rsidRPr="00307A4C" w:rsidRDefault="002E038B" w:rsidP="008F7B0C">
            <w:pPr>
              <w:cnfStyle w:val="000000000000" w:firstRow="0" w:lastRow="0" w:firstColumn="0" w:lastColumn="0" w:oddVBand="0" w:evenVBand="0" w:oddHBand="0" w:evenHBand="0" w:firstRowFirstColumn="0" w:firstRowLastColumn="0" w:lastRowFirstColumn="0" w:lastRowLastColumn="0"/>
              <w:rPr>
                <w:ins w:id="2017" w:author="Mr Richard P Williams" w:date="2016-10-03T22:42:00Z"/>
                <w:rFonts w:cs="Open Sans"/>
                <w:sz w:val="20"/>
                <w:szCs w:val="20"/>
              </w:rPr>
            </w:pPr>
            <w:ins w:id="2018" w:author="Mr Richard P Williams" w:date="2016-10-03T22:42:00Z">
              <w:r w:rsidRPr="00307A4C">
                <w:rPr>
                  <w:rFonts w:cs="Open Sans"/>
                  <w:sz w:val="20"/>
                  <w:szCs w:val="20"/>
                </w:rPr>
                <w:t>D</w:t>
              </w:r>
              <w:r w:rsidR="008F7B0C" w:rsidRPr="00307A4C">
                <w:rPr>
                  <w:rFonts w:cs="Open Sans"/>
                  <w:sz w:val="20"/>
                  <w:szCs w:val="20"/>
                </w:rPr>
                <w:t>ecimal</w:t>
              </w:r>
            </w:ins>
          </w:p>
        </w:tc>
        <w:tc>
          <w:tcPr>
            <w:tcW w:w="1175" w:type="dxa"/>
            <w:noWrap/>
            <w:hideMark/>
          </w:tcPr>
          <w:p w14:paraId="39DAAAC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19" w:author="Mr Richard P Williams" w:date="2016-10-03T22:42:00Z"/>
                <w:rFonts w:cs="Open Sans"/>
                <w:sz w:val="20"/>
                <w:szCs w:val="20"/>
              </w:rPr>
            </w:pPr>
            <w:ins w:id="2020" w:author="Mr Richard P Williams" w:date="2016-10-03T22:42:00Z">
              <w:r w:rsidRPr="00307A4C">
                <w:rPr>
                  <w:rFonts w:cs="Open Sans"/>
                  <w:sz w:val="20"/>
                  <w:szCs w:val="20"/>
                </w:rPr>
                <w:t>17</w:t>
              </w:r>
            </w:ins>
          </w:p>
        </w:tc>
        <w:tc>
          <w:tcPr>
            <w:tcW w:w="3995" w:type="dxa"/>
          </w:tcPr>
          <w:p w14:paraId="14D6BE3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21" w:author="Mr Richard P Williams" w:date="2016-10-03T22:42:00Z"/>
                <w:rFonts w:cs="Open Sans"/>
                <w:sz w:val="20"/>
                <w:szCs w:val="20"/>
              </w:rPr>
            </w:pPr>
            <w:ins w:id="2022" w:author="Mr Richard P Williams" w:date="2016-10-03T22:42:00Z">
              <w:r>
                <w:rPr>
                  <w:rFonts w:cs="Open Sans"/>
                  <w:sz w:val="20"/>
                  <w:szCs w:val="20"/>
                </w:rPr>
                <w:t>Value of ordered.</w:t>
              </w:r>
            </w:ins>
          </w:p>
        </w:tc>
      </w:tr>
      <w:tr w:rsidR="008F7B0C" w:rsidRPr="00307A4C" w14:paraId="338FCEAE" w14:textId="77777777" w:rsidTr="008F7B0C">
        <w:trPr>
          <w:cnfStyle w:val="000000100000" w:firstRow="0" w:lastRow="0" w:firstColumn="0" w:lastColumn="0" w:oddVBand="0" w:evenVBand="0" w:oddHBand="1" w:evenHBand="0" w:firstRowFirstColumn="0" w:firstRowLastColumn="0" w:lastRowFirstColumn="0" w:lastRowLastColumn="0"/>
          <w:trHeight w:val="300"/>
          <w:ins w:id="202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52E64CB0" w14:textId="77777777" w:rsidR="008F7B0C" w:rsidRPr="00307A4C" w:rsidRDefault="008F7B0C" w:rsidP="008F7B0C">
            <w:pPr>
              <w:rPr>
                <w:ins w:id="2024" w:author="Mr Richard P Williams" w:date="2016-10-03T22:42:00Z"/>
                <w:rFonts w:cs="Open Sans"/>
                <w:sz w:val="20"/>
                <w:szCs w:val="20"/>
              </w:rPr>
            </w:pPr>
            <w:ins w:id="2025" w:author="Mr Richard P Williams" w:date="2016-10-03T22:42:00Z">
              <w:r>
                <w:rPr>
                  <w:rFonts w:cs="Open Sans"/>
                  <w:sz w:val="20"/>
                  <w:szCs w:val="20"/>
                </w:rPr>
                <w:t>Order Item UOM</w:t>
              </w:r>
            </w:ins>
          </w:p>
        </w:tc>
        <w:tc>
          <w:tcPr>
            <w:tcW w:w="960" w:type="dxa"/>
            <w:noWrap/>
          </w:tcPr>
          <w:p w14:paraId="6818DB0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26" w:author="Mr Richard P Williams" w:date="2016-10-03T22:42:00Z"/>
                <w:rFonts w:cs="Open Sans"/>
                <w:sz w:val="20"/>
                <w:szCs w:val="20"/>
              </w:rPr>
            </w:pPr>
          </w:p>
        </w:tc>
        <w:tc>
          <w:tcPr>
            <w:tcW w:w="1175" w:type="dxa"/>
            <w:noWrap/>
          </w:tcPr>
          <w:p w14:paraId="1C973BE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27" w:author="Mr Richard P Williams" w:date="2016-10-03T22:42:00Z"/>
                <w:rFonts w:cs="Open Sans"/>
                <w:sz w:val="20"/>
                <w:szCs w:val="20"/>
              </w:rPr>
            </w:pPr>
          </w:p>
        </w:tc>
        <w:tc>
          <w:tcPr>
            <w:tcW w:w="3995" w:type="dxa"/>
          </w:tcPr>
          <w:p w14:paraId="70E24577"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028" w:author="Mr Richard P Williams" w:date="2016-10-03T22:42:00Z"/>
                <w:rFonts w:cs="Open Sans"/>
                <w:sz w:val="20"/>
                <w:szCs w:val="20"/>
              </w:rPr>
            </w:pPr>
            <w:ins w:id="2029" w:author="Mr Richard P Williams" w:date="2016-10-03T22:42:00Z">
              <w:r>
                <w:rPr>
                  <w:rFonts w:cs="Open Sans"/>
                  <w:sz w:val="20"/>
                  <w:szCs w:val="20"/>
                </w:rPr>
                <w:t>The Unit of Measure of the Item. Example Weight or Each etc</w:t>
              </w:r>
            </w:ins>
          </w:p>
        </w:tc>
      </w:tr>
      <w:tr w:rsidR="008F7B0C" w:rsidRPr="00307A4C" w14:paraId="7BE0A329" w14:textId="77777777" w:rsidTr="008F7B0C">
        <w:trPr>
          <w:trHeight w:val="300"/>
          <w:ins w:id="203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EF8CB25" w14:textId="77777777" w:rsidR="008F7B0C" w:rsidRPr="00307A4C" w:rsidRDefault="008F7B0C" w:rsidP="008F7B0C">
            <w:pPr>
              <w:rPr>
                <w:ins w:id="2031" w:author="Mr Richard P Williams" w:date="2016-10-03T22:42:00Z"/>
                <w:rFonts w:cs="Open Sans"/>
                <w:sz w:val="20"/>
                <w:szCs w:val="20"/>
              </w:rPr>
            </w:pPr>
            <w:ins w:id="2032" w:author="Mr Richard P Williams" w:date="2016-10-03T22:42:00Z">
              <w:r w:rsidRPr="00307A4C">
                <w:rPr>
                  <w:rFonts w:cs="Open Sans"/>
                  <w:sz w:val="20"/>
                  <w:szCs w:val="20"/>
                </w:rPr>
                <w:t>Pack</w:t>
              </w:r>
              <w:r>
                <w:rPr>
                  <w:rFonts w:cs="Open Sans"/>
                  <w:sz w:val="20"/>
                  <w:szCs w:val="20"/>
                </w:rPr>
                <w:t xml:space="preserve"> or Case Type</w:t>
              </w:r>
            </w:ins>
          </w:p>
        </w:tc>
        <w:tc>
          <w:tcPr>
            <w:tcW w:w="960" w:type="dxa"/>
            <w:noWrap/>
            <w:hideMark/>
          </w:tcPr>
          <w:p w14:paraId="19960D6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33" w:author="Mr Richard P Williams" w:date="2016-10-03T22:42:00Z"/>
                <w:rFonts w:cs="Open Sans"/>
                <w:sz w:val="20"/>
                <w:szCs w:val="20"/>
              </w:rPr>
            </w:pPr>
            <w:ins w:id="2034" w:author="Mr Richard P Williams" w:date="2016-10-03T22:42:00Z">
              <w:del w:id="2035" w:author="Richard Willaims" w:date="2016-10-10T21:56:00Z">
                <w:r w:rsidRPr="00307A4C" w:rsidDel="00910F2B">
                  <w:rPr>
                    <w:rFonts w:cs="Open Sans"/>
                    <w:sz w:val="20"/>
                    <w:szCs w:val="20"/>
                  </w:rPr>
                  <w:delText>nvarchar</w:delText>
                </w:r>
              </w:del>
            </w:ins>
            <w:ins w:id="2036" w:author="Richard Willaims" w:date="2016-10-10T21:56:00Z">
              <w:r w:rsidR="00910F2B">
                <w:rPr>
                  <w:rFonts w:cs="Open Sans"/>
                  <w:sz w:val="20"/>
                  <w:szCs w:val="20"/>
                </w:rPr>
                <w:t>String</w:t>
              </w:r>
            </w:ins>
          </w:p>
        </w:tc>
        <w:tc>
          <w:tcPr>
            <w:tcW w:w="1175" w:type="dxa"/>
            <w:noWrap/>
            <w:hideMark/>
          </w:tcPr>
          <w:p w14:paraId="2C8DF74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37" w:author="Mr Richard P Williams" w:date="2016-10-03T22:42:00Z"/>
                <w:rFonts w:cs="Open Sans"/>
                <w:sz w:val="20"/>
                <w:szCs w:val="20"/>
              </w:rPr>
            </w:pPr>
            <w:ins w:id="2038" w:author="Mr Richard P Williams" w:date="2016-10-03T22:42:00Z">
              <w:r w:rsidRPr="00307A4C">
                <w:rPr>
                  <w:rFonts w:cs="Open Sans"/>
                  <w:sz w:val="20"/>
                  <w:szCs w:val="20"/>
                </w:rPr>
                <w:t>8000</w:t>
              </w:r>
            </w:ins>
          </w:p>
        </w:tc>
        <w:tc>
          <w:tcPr>
            <w:tcW w:w="3995" w:type="dxa"/>
          </w:tcPr>
          <w:p w14:paraId="5D5408C0"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39" w:author="Mr Richard P Williams" w:date="2016-10-03T22:42:00Z"/>
                <w:rFonts w:cs="Open Sans"/>
                <w:sz w:val="20"/>
                <w:szCs w:val="20"/>
              </w:rPr>
            </w:pPr>
            <w:ins w:id="2040" w:author="Mr Richard P Williams" w:date="2016-10-03T22:42:00Z">
              <w:r>
                <w:rPr>
                  <w:rFonts w:cs="Open Sans"/>
                  <w:sz w:val="20"/>
                  <w:szCs w:val="20"/>
                </w:rPr>
                <w:t>Each, Pack / Case or Pallet</w:t>
              </w:r>
            </w:ins>
          </w:p>
        </w:tc>
      </w:tr>
      <w:tr w:rsidR="008F7B0C" w:rsidRPr="00307A4C" w14:paraId="77507788" w14:textId="77777777" w:rsidTr="008F7B0C">
        <w:trPr>
          <w:cnfStyle w:val="000000100000" w:firstRow="0" w:lastRow="0" w:firstColumn="0" w:lastColumn="0" w:oddVBand="0" w:evenVBand="0" w:oddHBand="1" w:evenHBand="0" w:firstRowFirstColumn="0" w:firstRowLastColumn="0" w:lastRowFirstColumn="0" w:lastRowLastColumn="0"/>
          <w:trHeight w:val="300"/>
          <w:ins w:id="204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3E04DEF" w14:textId="77777777" w:rsidR="008F7B0C" w:rsidRPr="00307A4C" w:rsidRDefault="008F7B0C" w:rsidP="008F7B0C">
            <w:pPr>
              <w:rPr>
                <w:ins w:id="2042" w:author="Mr Richard P Williams" w:date="2016-10-03T22:42:00Z"/>
                <w:rFonts w:cs="Open Sans"/>
                <w:sz w:val="20"/>
                <w:szCs w:val="20"/>
              </w:rPr>
            </w:pPr>
            <w:ins w:id="2043" w:author="Mr Richard P Williams" w:date="2016-10-03T22:42:00Z">
              <w:r>
                <w:rPr>
                  <w:rFonts w:cs="Open Sans"/>
                  <w:sz w:val="20"/>
                  <w:szCs w:val="20"/>
                </w:rPr>
                <w:t>Pack Size</w:t>
              </w:r>
            </w:ins>
          </w:p>
        </w:tc>
        <w:tc>
          <w:tcPr>
            <w:tcW w:w="960" w:type="dxa"/>
            <w:noWrap/>
            <w:hideMark/>
          </w:tcPr>
          <w:p w14:paraId="7F1AB558" w14:textId="77777777" w:rsidR="008F7B0C" w:rsidRPr="00307A4C" w:rsidRDefault="002E038B" w:rsidP="008F7B0C">
            <w:pPr>
              <w:cnfStyle w:val="000000100000" w:firstRow="0" w:lastRow="0" w:firstColumn="0" w:lastColumn="0" w:oddVBand="0" w:evenVBand="0" w:oddHBand="1" w:evenHBand="0" w:firstRowFirstColumn="0" w:firstRowLastColumn="0" w:lastRowFirstColumn="0" w:lastRowLastColumn="0"/>
              <w:rPr>
                <w:ins w:id="2044" w:author="Mr Richard P Williams" w:date="2016-10-03T22:42:00Z"/>
                <w:rFonts w:cs="Open Sans"/>
                <w:sz w:val="20"/>
                <w:szCs w:val="20"/>
              </w:rPr>
            </w:pPr>
            <w:ins w:id="2045" w:author="Mr Richard P Williams" w:date="2016-10-03T22:42:00Z">
              <w:r w:rsidRPr="00307A4C">
                <w:rPr>
                  <w:rFonts w:cs="Open Sans"/>
                  <w:sz w:val="20"/>
                  <w:szCs w:val="20"/>
                </w:rPr>
                <w:t>D</w:t>
              </w:r>
              <w:r w:rsidR="008F7B0C" w:rsidRPr="00307A4C">
                <w:rPr>
                  <w:rFonts w:cs="Open Sans"/>
                  <w:sz w:val="20"/>
                  <w:szCs w:val="20"/>
                </w:rPr>
                <w:t>ecimal</w:t>
              </w:r>
            </w:ins>
          </w:p>
        </w:tc>
        <w:tc>
          <w:tcPr>
            <w:tcW w:w="1175" w:type="dxa"/>
            <w:noWrap/>
            <w:hideMark/>
          </w:tcPr>
          <w:p w14:paraId="3EABE3F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46" w:author="Mr Richard P Williams" w:date="2016-10-03T22:42:00Z"/>
                <w:rFonts w:cs="Open Sans"/>
                <w:sz w:val="20"/>
                <w:szCs w:val="20"/>
              </w:rPr>
            </w:pPr>
            <w:ins w:id="2047" w:author="Mr Richard P Williams" w:date="2016-10-03T22:42:00Z">
              <w:r w:rsidRPr="00307A4C">
                <w:rPr>
                  <w:rFonts w:cs="Open Sans"/>
                  <w:sz w:val="20"/>
                  <w:szCs w:val="20"/>
                </w:rPr>
                <w:t>17</w:t>
              </w:r>
            </w:ins>
          </w:p>
        </w:tc>
        <w:tc>
          <w:tcPr>
            <w:tcW w:w="3995" w:type="dxa"/>
          </w:tcPr>
          <w:p w14:paraId="63560D7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48" w:author="Mr Richard P Williams" w:date="2016-10-03T22:42:00Z"/>
                <w:rFonts w:cs="Open Sans"/>
                <w:sz w:val="20"/>
                <w:szCs w:val="20"/>
              </w:rPr>
            </w:pPr>
            <w:ins w:id="2049" w:author="Mr Richard P Williams" w:date="2016-10-03T22:42:00Z">
              <w:r>
                <w:rPr>
                  <w:rFonts w:cs="Open Sans"/>
                  <w:sz w:val="20"/>
                  <w:szCs w:val="20"/>
                </w:rPr>
                <w:t>The Size of cases</w:t>
              </w:r>
            </w:ins>
          </w:p>
        </w:tc>
      </w:tr>
      <w:tr w:rsidR="008F7B0C" w:rsidRPr="00307A4C" w14:paraId="1311B7FC" w14:textId="77777777" w:rsidTr="008F7B0C">
        <w:trPr>
          <w:trHeight w:val="300"/>
          <w:ins w:id="205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650697A9" w14:textId="77777777" w:rsidR="008F7B0C" w:rsidRPr="00307A4C" w:rsidRDefault="008F7B0C" w:rsidP="008F7B0C">
            <w:pPr>
              <w:rPr>
                <w:ins w:id="2051" w:author="Mr Richard P Williams" w:date="2016-10-03T22:42:00Z"/>
                <w:rFonts w:cs="Open Sans"/>
                <w:sz w:val="20"/>
                <w:szCs w:val="20"/>
              </w:rPr>
            </w:pPr>
            <w:ins w:id="2052" w:author="Mr Richard P Williams" w:date="2016-10-03T22:42:00Z">
              <w:r>
                <w:rPr>
                  <w:rFonts w:cs="Open Sans"/>
                  <w:sz w:val="20"/>
                  <w:szCs w:val="20"/>
                </w:rPr>
                <w:t>Associate Raised Order</w:t>
              </w:r>
            </w:ins>
          </w:p>
        </w:tc>
        <w:tc>
          <w:tcPr>
            <w:tcW w:w="960" w:type="dxa"/>
            <w:noWrap/>
          </w:tcPr>
          <w:p w14:paraId="48F526F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53" w:author="Mr Richard P Williams" w:date="2016-10-03T22:42:00Z"/>
                <w:rFonts w:cs="Open Sans"/>
                <w:sz w:val="20"/>
                <w:szCs w:val="20"/>
              </w:rPr>
            </w:pPr>
          </w:p>
        </w:tc>
        <w:tc>
          <w:tcPr>
            <w:tcW w:w="1175" w:type="dxa"/>
            <w:noWrap/>
          </w:tcPr>
          <w:p w14:paraId="7FE4427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54" w:author="Mr Richard P Williams" w:date="2016-10-03T22:42:00Z"/>
                <w:rFonts w:cs="Open Sans"/>
                <w:sz w:val="20"/>
                <w:szCs w:val="20"/>
              </w:rPr>
            </w:pPr>
          </w:p>
        </w:tc>
        <w:tc>
          <w:tcPr>
            <w:tcW w:w="3995" w:type="dxa"/>
          </w:tcPr>
          <w:p w14:paraId="72D5E72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55" w:author="Mr Richard P Williams" w:date="2016-10-03T22:42:00Z"/>
                <w:rFonts w:cs="Open Sans"/>
                <w:sz w:val="20"/>
                <w:szCs w:val="20"/>
              </w:rPr>
            </w:pPr>
            <w:ins w:id="2056" w:author="Mr Richard P Williams" w:date="2016-10-03T22:42:00Z">
              <w:r>
                <w:rPr>
                  <w:rFonts w:cs="Open Sans"/>
                  <w:sz w:val="20"/>
                  <w:szCs w:val="20"/>
                </w:rPr>
                <w:t>If a manual order, the associate who raised the order</w:t>
              </w:r>
            </w:ins>
          </w:p>
        </w:tc>
      </w:tr>
      <w:tr w:rsidR="008F7B0C" w:rsidRPr="00307A4C" w14:paraId="03C2B58C" w14:textId="77777777" w:rsidTr="008F7B0C">
        <w:trPr>
          <w:cnfStyle w:val="000000100000" w:firstRow="0" w:lastRow="0" w:firstColumn="0" w:lastColumn="0" w:oddVBand="0" w:evenVBand="0" w:oddHBand="1" w:evenHBand="0" w:firstRowFirstColumn="0" w:firstRowLastColumn="0" w:lastRowFirstColumn="0" w:lastRowLastColumn="0"/>
          <w:trHeight w:val="300"/>
          <w:ins w:id="205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29CBF8EB" w14:textId="77777777" w:rsidR="008F7B0C" w:rsidRPr="00307A4C" w:rsidRDefault="008F7B0C" w:rsidP="008F7B0C">
            <w:pPr>
              <w:rPr>
                <w:ins w:id="2058" w:author="Mr Richard P Williams" w:date="2016-10-03T22:42:00Z"/>
                <w:rFonts w:cs="Open Sans"/>
                <w:sz w:val="20"/>
                <w:szCs w:val="20"/>
              </w:rPr>
            </w:pPr>
            <w:ins w:id="2059" w:author="Mr Richard P Williams" w:date="2016-10-03T22:42:00Z">
              <w:r>
                <w:rPr>
                  <w:rFonts w:cs="Open Sans"/>
                  <w:sz w:val="20"/>
                  <w:szCs w:val="20"/>
                </w:rPr>
                <w:t>System Raised Order</w:t>
              </w:r>
            </w:ins>
          </w:p>
        </w:tc>
        <w:tc>
          <w:tcPr>
            <w:tcW w:w="960" w:type="dxa"/>
            <w:noWrap/>
          </w:tcPr>
          <w:p w14:paraId="111915F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60" w:author="Mr Richard P Williams" w:date="2016-10-03T22:42:00Z"/>
                <w:rFonts w:cs="Open Sans"/>
                <w:sz w:val="20"/>
                <w:szCs w:val="20"/>
              </w:rPr>
            </w:pPr>
          </w:p>
        </w:tc>
        <w:tc>
          <w:tcPr>
            <w:tcW w:w="1175" w:type="dxa"/>
            <w:noWrap/>
          </w:tcPr>
          <w:p w14:paraId="0A6C0F8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61" w:author="Mr Richard P Williams" w:date="2016-10-03T22:42:00Z"/>
                <w:rFonts w:cs="Open Sans"/>
                <w:sz w:val="20"/>
                <w:szCs w:val="20"/>
              </w:rPr>
            </w:pPr>
          </w:p>
        </w:tc>
        <w:tc>
          <w:tcPr>
            <w:tcW w:w="3995" w:type="dxa"/>
          </w:tcPr>
          <w:p w14:paraId="6E9C785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62" w:author="Mr Richard P Williams" w:date="2016-10-03T22:42:00Z"/>
                <w:rFonts w:cs="Open Sans"/>
                <w:sz w:val="20"/>
                <w:szCs w:val="20"/>
              </w:rPr>
            </w:pPr>
            <w:ins w:id="2063" w:author="Mr Richard P Williams" w:date="2016-10-03T22:42:00Z">
              <w:r>
                <w:rPr>
                  <w:rFonts w:cs="Open Sans"/>
                  <w:sz w:val="20"/>
                  <w:szCs w:val="20"/>
                </w:rPr>
                <w:t>Order was auto generated by OMS</w:t>
              </w:r>
            </w:ins>
          </w:p>
        </w:tc>
      </w:tr>
      <w:tr w:rsidR="008F7B0C" w:rsidRPr="00307A4C" w14:paraId="58C764B6" w14:textId="77777777" w:rsidTr="008F7B0C">
        <w:trPr>
          <w:trHeight w:val="300"/>
          <w:ins w:id="206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5FBB7806" w14:textId="77777777" w:rsidR="008F7B0C" w:rsidRDefault="008F7B0C" w:rsidP="008F7B0C">
            <w:pPr>
              <w:rPr>
                <w:ins w:id="2065" w:author="Mr Richard P Williams" w:date="2016-10-03T22:42:00Z"/>
                <w:rFonts w:cs="Open Sans"/>
                <w:sz w:val="20"/>
                <w:szCs w:val="20"/>
              </w:rPr>
            </w:pPr>
            <w:ins w:id="2066" w:author="Mr Richard P Williams" w:date="2016-10-03T22:42:00Z">
              <w:r>
                <w:rPr>
                  <w:rFonts w:cs="Open Sans"/>
                  <w:sz w:val="20"/>
                  <w:szCs w:val="20"/>
                </w:rPr>
                <w:t>Order Type Code</w:t>
              </w:r>
            </w:ins>
          </w:p>
        </w:tc>
        <w:tc>
          <w:tcPr>
            <w:tcW w:w="960" w:type="dxa"/>
            <w:noWrap/>
          </w:tcPr>
          <w:p w14:paraId="35F878E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67" w:author="Mr Richard P Williams" w:date="2016-10-03T22:42:00Z"/>
                <w:rFonts w:cs="Open Sans"/>
                <w:sz w:val="20"/>
                <w:szCs w:val="20"/>
              </w:rPr>
            </w:pPr>
          </w:p>
        </w:tc>
        <w:tc>
          <w:tcPr>
            <w:tcW w:w="1175" w:type="dxa"/>
            <w:noWrap/>
          </w:tcPr>
          <w:p w14:paraId="184370B8"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68" w:author="Mr Richard P Williams" w:date="2016-10-03T22:42:00Z"/>
                <w:rFonts w:cs="Open Sans"/>
                <w:sz w:val="20"/>
                <w:szCs w:val="20"/>
              </w:rPr>
            </w:pPr>
          </w:p>
        </w:tc>
        <w:tc>
          <w:tcPr>
            <w:tcW w:w="3995" w:type="dxa"/>
          </w:tcPr>
          <w:p w14:paraId="6E47EFCC"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069" w:author="Mr Richard P Williams" w:date="2016-10-03T22:42:00Z"/>
                <w:rFonts w:cs="Open Sans"/>
                <w:sz w:val="20"/>
                <w:szCs w:val="20"/>
              </w:rPr>
            </w:pPr>
            <w:ins w:id="2070" w:author="Mr Richard P Williams" w:date="2016-10-03T22:42:00Z">
              <w:r>
                <w:rPr>
                  <w:color w:val="000000"/>
                  <w:sz w:val="20"/>
                  <w:szCs w:val="20"/>
                </w:rPr>
                <w:t>Code for the type of order. Example Regular Order, Promotion Allocation etc</w:t>
              </w:r>
            </w:ins>
          </w:p>
        </w:tc>
      </w:tr>
      <w:tr w:rsidR="008F7B0C" w:rsidRPr="00307A4C" w14:paraId="48B9F3E9" w14:textId="77777777" w:rsidTr="008F7B0C">
        <w:trPr>
          <w:cnfStyle w:val="000000100000" w:firstRow="0" w:lastRow="0" w:firstColumn="0" w:lastColumn="0" w:oddVBand="0" w:evenVBand="0" w:oddHBand="1" w:evenHBand="0" w:firstRowFirstColumn="0" w:firstRowLastColumn="0" w:lastRowFirstColumn="0" w:lastRowLastColumn="0"/>
          <w:trHeight w:val="300"/>
          <w:ins w:id="207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46F80D7" w14:textId="77777777" w:rsidR="008F7B0C" w:rsidRPr="00307A4C" w:rsidRDefault="008F7B0C" w:rsidP="008F7B0C">
            <w:pPr>
              <w:rPr>
                <w:ins w:id="2072" w:author="Mr Richard P Williams" w:date="2016-10-03T22:42:00Z"/>
                <w:rFonts w:cs="Open Sans"/>
                <w:sz w:val="20"/>
                <w:szCs w:val="20"/>
              </w:rPr>
            </w:pPr>
            <w:ins w:id="2073" w:author="Mr Richard P Williams" w:date="2016-10-03T22:42:00Z">
              <w:r w:rsidRPr="00307A4C">
                <w:rPr>
                  <w:rFonts w:cs="Open Sans"/>
                  <w:sz w:val="20"/>
                  <w:szCs w:val="20"/>
                </w:rPr>
                <w:t>VendorItem</w:t>
              </w:r>
            </w:ins>
          </w:p>
        </w:tc>
        <w:tc>
          <w:tcPr>
            <w:tcW w:w="960" w:type="dxa"/>
            <w:noWrap/>
            <w:hideMark/>
          </w:tcPr>
          <w:p w14:paraId="74AEB96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74" w:author="Mr Richard P Williams" w:date="2016-10-03T22:42:00Z"/>
                <w:rFonts w:cs="Open Sans"/>
                <w:sz w:val="20"/>
                <w:szCs w:val="20"/>
              </w:rPr>
            </w:pPr>
            <w:ins w:id="2075" w:author="Mr Richard P Williams" w:date="2016-10-03T22:42:00Z">
              <w:del w:id="2076" w:author="Richard Willaims" w:date="2016-10-10T21:56:00Z">
                <w:r w:rsidRPr="00307A4C" w:rsidDel="00910F2B">
                  <w:rPr>
                    <w:rFonts w:cs="Open Sans"/>
                    <w:sz w:val="20"/>
                    <w:szCs w:val="20"/>
                  </w:rPr>
                  <w:delText>nvarchar</w:delText>
                </w:r>
              </w:del>
            </w:ins>
            <w:ins w:id="2077" w:author="Richard Willaims" w:date="2016-10-10T21:56:00Z">
              <w:r w:rsidR="00910F2B">
                <w:rPr>
                  <w:rFonts w:cs="Open Sans"/>
                  <w:sz w:val="20"/>
                  <w:szCs w:val="20"/>
                </w:rPr>
                <w:t>String</w:t>
              </w:r>
            </w:ins>
          </w:p>
        </w:tc>
        <w:tc>
          <w:tcPr>
            <w:tcW w:w="1175" w:type="dxa"/>
            <w:noWrap/>
            <w:hideMark/>
          </w:tcPr>
          <w:p w14:paraId="6E0C9E9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78" w:author="Mr Richard P Williams" w:date="2016-10-03T22:42:00Z"/>
                <w:rFonts w:cs="Open Sans"/>
                <w:sz w:val="20"/>
                <w:szCs w:val="20"/>
              </w:rPr>
            </w:pPr>
            <w:ins w:id="2079" w:author="Mr Richard P Williams" w:date="2016-10-03T22:42:00Z">
              <w:r w:rsidRPr="00307A4C">
                <w:rPr>
                  <w:rFonts w:cs="Open Sans"/>
                  <w:sz w:val="20"/>
                  <w:szCs w:val="20"/>
                </w:rPr>
                <w:t>8000</w:t>
              </w:r>
            </w:ins>
          </w:p>
        </w:tc>
        <w:tc>
          <w:tcPr>
            <w:tcW w:w="3995" w:type="dxa"/>
          </w:tcPr>
          <w:p w14:paraId="752C8A1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80" w:author="Mr Richard P Williams" w:date="2016-10-03T22:42:00Z"/>
                <w:rFonts w:cs="Open Sans"/>
                <w:sz w:val="20"/>
                <w:szCs w:val="20"/>
              </w:rPr>
            </w:pPr>
          </w:p>
        </w:tc>
      </w:tr>
      <w:tr w:rsidR="008F7B0C" w:rsidRPr="00307A4C" w14:paraId="2D93015A" w14:textId="77777777" w:rsidTr="008F7B0C">
        <w:trPr>
          <w:trHeight w:val="300"/>
          <w:ins w:id="208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0CF18F9" w14:textId="77777777" w:rsidR="008F7B0C" w:rsidRPr="00307A4C" w:rsidRDefault="008F7B0C" w:rsidP="008F7B0C">
            <w:pPr>
              <w:rPr>
                <w:ins w:id="2082" w:author="Mr Richard P Williams" w:date="2016-10-03T22:42:00Z"/>
                <w:rFonts w:cs="Open Sans"/>
                <w:sz w:val="20"/>
                <w:szCs w:val="20"/>
              </w:rPr>
            </w:pPr>
            <w:ins w:id="2083" w:author="Mr Richard P Williams" w:date="2016-10-03T22:42:00Z">
              <w:r w:rsidRPr="00307A4C">
                <w:rPr>
                  <w:rFonts w:cs="Open Sans"/>
                  <w:sz w:val="20"/>
                  <w:szCs w:val="20"/>
                </w:rPr>
                <w:t>DealAppliedCode</w:t>
              </w:r>
            </w:ins>
          </w:p>
        </w:tc>
        <w:tc>
          <w:tcPr>
            <w:tcW w:w="960" w:type="dxa"/>
            <w:noWrap/>
            <w:hideMark/>
          </w:tcPr>
          <w:p w14:paraId="43FDCE7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84" w:author="Mr Richard P Williams" w:date="2016-10-03T22:42:00Z"/>
                <w:rFonts w:cs="Open Sans"/>
                <w:sz w:val="20"/>
                <w:szCs w:val="20"/>
              </w:rPr>
            </w:pPr>
            <w:ins w:id="2085" w:author="Mr Richard P Williams" w:date="2016-10-03T22:42:00Z">
              <w:del w:id="2086" w:author="Richard Willaims" w:date="2016-10-10T21:56:00Z">
                <w:r w:rsidRPr="00307A4C" w:rsidDel="00910F2B">
                  <w:rPr>
                    <w:rFonts w:cs="Open Sans"/>
                    <w:sz w:val="20"/>
                    <w:szCs w:val="20"/>
                  </w:rPr>
                  <w:delText>nvarchar</w:delText>
                </w:r>
              </w:del>
            </w:ins>
            <w:ins w:id="2087" w:author="Richard Willaims" w:date="2016-10-10T21:56:00Z">
              <w:r w:rsidR="00910F2B">
                <w:rPr>
                  <w:rFonts w:cs="Open Sans"/>
                  <w:sz w:val="20"/>
                  <w:szCs w:val="20"/>
                </w:rPr>
                <w:t>String</w:t>
              </w:r>
            </w:ins>
          </w:p>
        </w:tc>
        <w:tc>
          <w:tcPr>
            <w:tcW w:w="1175" w:type="dxa"/>
            <w:noWrap/>
            <w:hideMark/>
          </w:tcPr>
          <w:p w14:paraId="7AE5918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88" w:author="Mr Richard P Williams" w:date="2016-10-03T22:42:00Z"/>
                <w:rFonts w:cs="Open Sans"/>
                <w:sz w:val="20"/>
                <w:szCs w:val="20"/>
              </w:rPr>
            </w:pPr>
            <w:ins w:id="2089" w:author="Mr Richard P Williams" w:date="2016-10-03T22:42:00Z">
              <w:r w:rsidRPr="00307A4C">
                <w:rPr>
                  <w:rFonts w:cs="Open Sans"/>
                  <w:sz w:val="20"/>
                  <w:szCs w:val="20"/>
                </w:rPr>
                <w:t>8000</w:t>
              </w:r>
            </w:ins>
          </w:p>
        </w:tc>
        <w:tc>
          <w:tcPr>
            <w:tcW w:w="3995" w:type="dxa"/>
          </w:tcPr>
          <w:p w14:paraId="540DB985"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090" w:author="Mr Richard P Williams" w:date="2016-10-03T22:42:00Z"/>
                <w:rFonts w:cs="Open Sans"/>
                <w:sz w:val="20"/>
                <w:szCs w:val="20"/>
              </w:rPr>
            </w:pPr>
            <w:ins w:id="2091" w:author="Mr Richard P Williams" w:date="2016-10-03T22:42:00Z">
              <w:r>
                <w:rPr>
                  <w:rFonts w:cs="Open Sans"/>
                  <w:sz w:val="20"/>
                  <w:szCs w:val="20"/>
                </w:rPr>
                <w:t>Is there Vendor Deal applied to order.</w:t>
              </w:r>
            </w:ins>
          </w:p>
        </w:tc>
      </w:tr>
      <w:tr w:rsidR="008F7B0C" w:rsidRPr="00307A4C" w14:paraId="7E319F8E" w14:textId="77777777" w:rsidTr="008F7B0C">
        <w:trPr>
          <w:cnfStyle w:val="000000100000" w:firstRow="0" w:lastRow="0" w:firstColumn="0" w:lastColumn="0" w:oddVBand="0" w:evenVBand="0" w:oddHBand="1" w:evenHBand="0" w:firstRowFirstColumn="0" w:firstRowLastColumn="0" w:lastRowFirstColumn="0" w:lastRowLastColumn="0"/>
          <w:trHeight w:val="300"/>
          <w:ins w:id="209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7BA7B1F5" w14:textId="77777777" w:rsidR="008F7B0C" w:rsidRPr="00307A4C" w:rsidRDefault="008F7B0C" w:rsidP="008F7B0C">
            <w:pPr>
              <w:rPr>
                <w:ins w:id="2093" w:author="Mr Richard P Williams" w:date="2016-10-03T22:42:00Z"/>
                <w:rFonts w:cs="Open Sans"/>
                <w:sz w:val="20"/>
                <w:szCs w:val="20"/>
              </w:rPr>
            </w:pPr>
            <w:ins w:id="2094" w:author="Mr Richard P Williams" w:date="2016-10-03T22:42:00Z">
              <w:r>
                <w:rPr>
                  <w:rFonts w:cs="Open Sans"/>
                  <w:sz w:val="20"/>
                  <w:szCs w:val="20"/>
                </w:rPr>
                <w:t>Is Change</w:t>
              </w:r>
            </w:ins>
          </w:p>
        </w:tc>
        <w:tc>
          <w:tcPr>
            <w:tcW w:w="960" w:type="dxa"/>
            <w:noWrap/>
          </w:tcPr>
          <w:p w14:paraId="6B63032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95" w:author="Mr Richard P Williams" w:date="2016-10-03T22:42:00Z"/>
                <w:rFonts w:cs="Open Sans"/>
                <w:sz w:val="20"/>
                <w:szCs w:val="20"/>
              </w:rPr>
            </w:pPr>
          </w:p>
        </w:tc>
        <w:tc>
          <w:tcPr>
            <w:tcW w:w="1175" w:type="dxa"/>
            <w:noWrap/>
          </w:tcPr>
          <w:p w14:paraId="507CF8D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96" w:author="Mr Richard P Williams" w:date="2016-10-03T22:42:00Z"/>
                <w:rFonts w:cs="Open Sans"/>
                <w:sz w:val="20"/>
                <w:szCs w:val="20"/>
              </w:rPr>
            </w:pPr>
          </w:p>
        </w:tc>
        <w:tc>
          <w:tcPr>
            <w:tcW w:w="3995" w:type="dxa"/>
          </w:tcPr>
          <w:p w14:paraId="656210F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097" w:author="Mr Richard P Williams" w:date="2016-10-03T22:42:00Z"/>
                <w:rFonts w:cs="Open Sans"/>
                <w:sz w:val="20"/>
                <w:szCs w:val="20"/>
              </w:rPr>
            </w:pPr>
          </w:p>
        </w:tc>
      </w:tr>
    </w:tbl>
    <w:p w14:paraId="50C303E5" w14:textId="77777777" w:rsidR="008F7B0C" w:rsidRDefault="008F7B0C" w:rsidP="008F7B0C">
      <w:pPr>
        <w:rPr>
          <w:ins w:id="2098" w:author="Mr Richard P Williams" w:date="2016-10-03T22:42:00Z"/>
        </w:rPr>
      </w:pPr>
    </w:p>
    <w:p w14:paraId="64794507" w14:textId="77777777" w:rsidR="008F7B0C" w:rsidRDefault="008F7B0C" w:rsidP="008F7B0C">
      <w:pPr>
        <w:rPr>
          <w:ins w:id="2099" w:author="Mr Richard P Williams" w:date="2016-10-03T22:42:00Z"/>
        </w:rPr>
      </w:pPr>
    </w:p>
    <w:p w14:paraId="1B59F968" w14:textId="77777777" w:rsidR="008F7B0C" w:rsidRDefault="008F7B0C" w:rsidP="008F7B0C">
      <w:pPr>
        <w:pStyle w:val="Heading3"/>
        <w:rPr>
          <w:ins w:id="2100" w:author="Richard Willaims" w:date="2016-10-12T14:12:00Z"/>
        </w:rPr>
      </w:pPr>
      <w:ins w:id="2101" w:author="Mr Richard P Williams" w:date="2016-10-03T22:42:00Z">
        <w:r>
          <w:t xml:space="preserve">Stock Ledger / Daily </w:t>
        </w:r>
        <w:proofErr w:type="gramStart"/>
        <w:r>
          <w:t>On</w:t>
        </w:r>
        <w:proofErr w:type="gramEnd"/>
        <w:r>
          <w:t xml:space="preserve"> Hand</w:t>
        </w:r>
      </w:ins>
    </w:p>
    <w:p w14:paraId="65C1D8C8" w14:textId="77777777" w:rsidR="00033A4C" w:rsidRPr="00033A4C" w:rsidRDefault="00033A4C">
      <w:pPr>
        <w:rPr>
          <w:ins w:id="2102" w:author="Mr Richard P Williams" w:date="2016-10-03T22:42:00Z"/>
        </w:rPr>
        <w:pPrChange w:id="2103" w:author="Richard Willaims" w:date="2016-10-12T14:12:00Z">
          <w:pPr>
            <w:pStyle w:val="Heading3"/>
          </w:pPr>
        </w:pPrChange>
      </w:pPr>
      <w:ins w:id="2104" w:author="Richard Willaims" w:date="2016-10-12T14:14:00Z">
        <w:r w:rsidRPr="00033A4C">
          <w:rPr>
            <w:rFonts w:cs="Open Sans"/>
            <w:sz w:val="20"/>
            <w:szCs w:val="20"/>
          </w:rPr>
          <w:t xml:space="preserve">Stock Ledger </w:t>
        </w:r>
        <w:r>
          <w:rPr>
            <w:rFonts w:cs="Open Sans"/>
            <w:sz w:val="20"/>
            <w:szCs w:val="20"/>
          </w:rPr>
          <w:t xml:space="preserve">should </w:t>
        </w:r>
        <w:r>
          <w:t xml:space="preserve">contain </w:t>
        </w:r>
      </w:ins>
      <w:ins w:id="2105" w:author="Richard Willaims" w:date="2016-10-12T14:15:00Z">
        <w:r>
          <w:t>end of day</w:t>
        </w:r>
      </w:ins>
      <w:ins w:id="2106" w:author="Richard Willaims" w:date="2016-10-12T14:14:00Z">
        <w:r>
          <w:t xml:space="preserve"> on hand figures for the given location.</w:t>
        </w:r>
      </w:ins>
    </w:p>
    <w:p w14:paraId="58A64DDE" w14:textId="77777777" w:rsidR="008F7B0C" w:rsidRDefault="008F7B0C" w:rsidP="008F7B0C">
      <w:pPr>
        <w:pStyle w:val="Caption"/>
        <w:keepNext/>
        <w:rPr>
          <w:ins w:id="2107" w:author="Mr Richard P Williams" w:date="2016-10-03T22:42:00Z"/>
        </w:rPr>
      </w:pPr>
      <w:bookmarkStart w:id="2108" w:name="_Toc462933615"/>
      <w:bookmarkStart w:id="2109" w:name="_Toc463298006"/>
      <w:ins w:id="2110" w:author="Mr Richard P Williams" w:date="2016-10-03T22:42:00Z">
        <w:r>
          <w:lastRenderedPageBreak/>
          <w:t xml:space="preserve">Table </w:t>
        </w:r>
        <w:r>
          <w:fldChar w:fldCharType="begin"/>
        </w:r>
        <w:r>
          <w:instrText xml:space="preserve"> SEQ Table \* ARABIC </w:instrText>
        </w:r>
        <w:r>
          <w:fldChar w:fldCharType="separate"/>
        </w:r>
        <w:r>
          <w:rPr>
            <w:noProof/>
          </w:rPr>
          <w:t>14</w:t>
        </w:r>
        <w:r>
          <w:fldChar w:fldCharType="end"/>
        </w:r>
        <w:r>
          <w:t xml:space="preserve"> - On </w:t>
        </w:r>
        <w:proofErr w:type="gramStart"/>
        <w:r>
          <w:t>hand</w:t>
        </w:r>
        <w:proofErr w:type="gramEnd"/>
        <w:r>
          <w:t xml:space="preserve"> Ledger</w:t>
        </w:r>
        <w:bookmarkEnd w:id="2108"/>
        <w:bookmarkEnd w:id="2109"/>
      </w:ins>
    </w:p>
    <w:tbl>
      <w:tblPr>
        <w:tblStyle w:val="GridTable4-Accent4"/>
        <w:tblW w:w="0" w:type="auto"/>
        <w:tblLook w:val="04A0" w:firstRow="1" w:lastRow="0" w:firstColumn="1" w:lastColumn="0" w:noHBand="0" w:noVBand="1"/>
      </w:tblPr>
      <w:tblGrid>
        <w:gridCol w:w="2515"/>
        <w:gridCol w:w="1391"/>
        <w:gridCol w:w="1260"/>
        <w:gridCol w:w="4184"/>
      </w:tblGrid>
      <w:tr w:rsidR="008F7B0C" w:rsidRPr="00307A4C" w14:paraId="05DCC727" w14:textId="77777777" w:rsidTr="008F7B0C">
        <w:trPr>
          <w:cnfStyle w:val="100000000000" w:firstRow="1" w:lastRow="0" w:firstColumn="0" w:lastColumn="0" w:oddVBand="0" w:evenVBand="0" w:oddHBand="0" w:evenHBand="0" w:firstRowFirstColumn="0" w:firstRowLastColumn="0" w:lastRowFirstColumn="0" w:lastRowLastColumn="0"/>
          <w:trHeight w:val="300"/>
          <w:ins w:id="211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7F0615FC" w14:textId="77777777" w:rsidR="008F7B0C" w:rsidRPr="00307A4C" w:rsidRDefault="008F7B0C" w:rsidP="008F7B0C">
            <w:pPr>
              <w:rPr>
                <w:ins w:id="2112" w:author="Mr Richard P Williams" w:date="2016-10-03T22:42:00Z"/>
                <w:rFonts w:cs="Open Sans"/>
                <w:sz w:val="20"/>
                <w:szCs w:val="20"/>
              </w:rPr>
            </w:pPr>
            <w:ins w:id="2113" w:author="Mr Richard P Williams" w:date="2016-10-03T22:42:00Z">
              <w:r>
                <w:rPr>
                  <w:rFonts w:cs="Open Sans"/>
                  <w:sz w:val="20"/>
                  <w:szCs w:val="20"/>
                </w:rPr>
                <w:t>Name</w:t>
              </w:r>
            </w:ins>
          </w:p>
        </w:tc>
        <w:tc>
          <w:tcPr>
            <w:tcW w:w="1350" w:type="dxa"/>
            <w:noWrap/>
            <w:hideMark/>
          </w:tcPr>
          <w:p w14:paraId="27866AAC"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114" w:author="Mr Richard P Williams" w:date="2016-10-03T22:42:00Z"/>
                <w:rFonts w:cs="Open Sans"/>
                <w:sz w:val="20"/>
                <w:szCs w:val="20"/>
              </w:rPr>
            </w:pPr>
            <w:ins w:id="2115" w:author="Mr Richard P Williams" w:date="2016-10-03T22:42:00Z">
              <w:r>
                <w:rPr>
                  <w:rFonts w:cs="Open Sans"/>
                  <w:sz w:val="20"/>
                  <w:szCs w:val="20"/>
                </w:rPr>
                <w:t>Data Type</w:t>
              </w:r>
            </w:ins>
          </w:p>
        </w:tc>
        <w:tc>
          <w:tcPr>
            <w:tcW w:w="1260" w:type="dxa"/>
            <w:noWrap/>
            <w:hideMark/>
          </w:tcPr>
          <w:p w14:paraId="6AB7015A"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116" w:author="Mr Richard P Williams" w:date="2016-10-03T22:42:00Z"/>
                <w:rFonts w:cs="Open Sans"/>
                <w:sz w:val="20"/>
                <w:szCs w:val="20"/>
              </w:rPr>
            </w:pPr>
            <w:ins w:id="2117" w:author="Mr Richard P Williams" w:date="2016-10-03T22:42:00Z">
              <w:r>
                <w:rPr>
                  <w:rFonts w:cs="Open Sans"/>
                  <w:sz w:val="20"/>
                  <w:szCs w:val="20"/>
                </w:rPr>
                <w:t>Length</w:t>
              </w:r>
            </w:ins>
          </w:p>
        </w:tc>
        <w:tc>
          <w:tcPr>
            <w:tcW w:w="4225" w:type="dxa"/>
          </w:tcPr>
          <w:p w14:paraId="09BBD4BB"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118" w:author="Mr Richard P Williams" w:date="2016-10-03T22:42:00Z"/>
                <w:rFonts w:cs="Open Sans"/>
                <w:sz w:val="20"/>
                <w:szCs w:val="20"/>
              </w:rPr>
            </w:pPr>
            <w:ins w:id="2119" w:author="Mr Richard P Williams" w:date="2016-10-03T22:42:00Z">
              <w:r>
                <w:rPr>
                  <w:rFonts w:cs="Open Sans"/>
                  <w:sz w:val="20"/>
                  <w:szCs w:val="20"/>
                </w:rPr>
                <w:t>Description</w:t>
              </w:r>
            </w:ins>
          </w:p>
        </w:tc>
      </w:tr>
      <w:tr w:rsidR="008F7B0C" w:rsidRPr="00307A4C" w14:paraId="138EDD59" w14:textId="77777777" w:rsidTr="008F7B0C">
        <w:trPr>
          <w:cnfStyle w:val="000000100000" w:firstRow="0" w:lastRow="0" w:firstColumn="0" w:lastColumn="0" w:oddVBand="0" w:evenVBand="0" w:oddHBand="1" w:evenHBand="0" w:firstRowFirstColumn="0" w:firstRowLastColumn="0" w:lastRowFirstColumn="0" w:lastRowLastColumn="0"/>
          <w:trHeight w:val="300"/>
          <w:ins w:id="212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01D0E602" w14:textId="77777777" w:rsidR="008F7B0C" w:rsidRPr="00307A4C" w:rsidRDefault="008F7B0C" w:rsidP="008F7B0C">
            <w:pPr>
              <w:rPr>
                <w:ins w:id="2121" w:author="Mr Richard P Williams" w:date="2016-10-03T22:42:00Z"/>
                <w:rFonts w:cs="Open Sans"/>
                <w:sz w:val="20"/>
                <w:szCs w:val="20"/>
              </w:rPr>
            </w:pPr>
            <w:ins w:id="2122" w:author="Mr Richard P Williams" w:date="2016-10-03T22:42:00Z">
              <w:r w:rsidRPr="00307A4C">
                <w:rPr>
                  <w:rFonts w:cs="Open Sans"/>
                  <w:sz w:val="20"/>
                  <w:szCs w:val="20"/>
                </w:rPr>
                <w:t>Location</w:t>
              </w:r>
            </w:ins>
          </w:p>
        </w:tc>
        <w:tc>
          <w:tcPr>
            <w:tcW w:w="1350" w:type="dxa"/>
            <w:noWrap/>
            <w:hideMark/>
          </w:tcPr>
          <w:p w14:paraId="46148F1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23" w:author="Mr Richard P Williams" w:date="2016-10-03T22:42:00Z"/>
                <w:rFonts w:cs="Open Sans"/>
                <w:sz w:val="20"/>
                <w:szCs w:val="20"/>
              </w:rPr>
            </w:pPr>
            <w:ins w:id="2124" w:author="Mr Richard P Williams" w:date="2016-10-03T22:42:00Z">
              <w:del w:id="2125" w:author="Richard Willaims" w:date="2016-10-10T23:47:00Z">
                <w:r w:rsidRPr="00307A4C" w:rsidDel="002E038B">
                  <w:rPr>
                    <w:rFonts w:cs="Open Sans"/>
                    <w:sz w:val="20"/>
                    <w:szCs w:val="20"/>
                  </w:rPr>
                  <w:delText>int</w:delText>
                </w:r>
              </w:del>
            </w:ins>
            <w:ins w:id="2126" w:author="Richard Willaims" w:date="2016-10-10T23:47:00Z">
              <w:r w:rsidR="002E038B">
                <w:rPr>
                  <w:rFonts w:cs="Open Sans"/>
                  <w:sz w:val="20"/>
                  <w:szCs w:val="20"/>
                </w:rPr>
                <w:t>Numeric</w:t>
              </w:r>
            </w:ins>
          </w:p>
        </w:tc>
        <w:tc>
          <w:tcPr>
            <w:tcW w:w="1260" w:type="dxa"/>
            <w:noWrap/>
            <w:hideMark/>
          </w:tcPr>
          <w:p w14:paraId="1DC2B10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27" w:author="Mr Richard P Williams" w:date="2016-10-03T22:42:00Z"/>
                <w:rFonts w:cs="Open Sans"/>
                <w:sz w:val="20"/>
                <w:szCs w:val="20"/>
              </w:rPr>
            </w:pPr>
            <w:ins w:id="2128" w:author="Mr Richard P Williams" w:date="2016-10-03T22:42:00Z">
              <w:r w:rsidRPr="00307A4C">
                <w:rPr>
                  <w:rFonts w:cs="Open Sans"/>
                  <w:sz w:val="20"/>
                  <w:szCs w:val="20"/>
                </w:rPr>
                <w:t>4</w:t>
              </w:r>
            </w:ins>
          </w:p>
        </w:tc>
        <w:tc>
          <w:tcPr>
            <w:tcW w:w="4225" w:type="dxa"/>
          </w:tcPr>
          <w:p w14:paraId="510DA56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29" w:author="Mr Richard P Williams" w:date="2016-10-03T22:42:00Z"/>
                <w:rFonts w:cs="Open Sans"/>
                <w:sz w:val="20"/>
                <w:szCs w:val="20"/>
              </w:rPr>
            </w:pPr>
            <w:ins w:id="2130" w:author="Mr Richard P Williams" w:date="2016-10-03T22:42:00Z">
              <w:r>
                <w:rPr>
                  <w:rFonts w:cs="Open Sans"/>
                  <w:sz w:val="20"/>
                  <w:szCs w:val="20"/>
                </w:rPr>
                <w:t>Location of Item, example Store or Warehouse</w:t>
              </w:r>
            </w:ins>
          </w:p>
        </w:tc>
      </w:tr>
      <w:tr w:rsidR="008F7B0C" w:rsidRPr="00307A4C" w14:paraId="418BB203" w14:textId="77777777" w:rsidTr="008F7B0C">
        <w:trPr>
          <w:trHeight w:val="300"/>
          <w:ins w:id="213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6ACE6803" w14:textId="77777777" w:rsidR="008F7B0C" w:rsidRPr="00307A4C" w:rsidRDefault="008F7B0C" w:rsidP="008F7B0C">
            <w:pPr>
              <w:rPr>
                <w:ins w:id="2132" w:author="Mr Richard P Williams" w:date="2016-10-03T22:42:00Z"/>
                <w:rFonts w:cs="Open Sans"/>
                <w:sz w:val="20"/>
                <w:szCs w:val="20"/>
              </w:rPr>
            </w:pPr>
            <w:ins w:id="2133" w:author="Mr Richard P Williams" w:date="2016-10-03T22:42:00Z">
              <w:r w:rsidRPr="00307A4C">
                <w:rPr>
                  <w:rFonts w:cs="Open Sans"/>
                  <w:sz w:val="20"/>
                  <w:szCs w:val="20"/>
                </w:rPr>
                <w:t>Item</w:t>
              </w:r>
            </w:ins>
          </w:p>
        </w:tc>
        <w:tc>
          <w:tcPr>
            <w:tcW w:w="1350" w:type="dxa"/>
            <w:noWrap/>
            <w:hideMark/>
          </w:tcPr>
          <w:p w14:paraId="0B791C4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34" w:author="Mr Richard P Williams" w:date="2016-10-03T22:42:00Z"/>
                <w:rFonts w:cs="Open Sans"/>
                <w:sz w:val="20"/>
                <w:szCs w:val="20"/>
              </w:rPr>
            </w:pPr>
            <w:ins w:id="2135" w:author="Mr Richard P Williams" w:date="2016-10-03T22:42:00Z">
              <w:del w:id="2136" w:author="Richard Willaims" w:date="2016-10-10T21:56:00Z">
                <w:r w:rsidRPr="00307A4C" w:rsidDel="00910F2B">
                  <w:rPr>
                    <w:rFonts w:cs="Open Sans"/>
                    <w:sz w:val="20"/>
                    <w:szCs w:val="20"/>
                  </w:rPr>
                  <w:delText>nvarchar</w:delText>
                </w:r>
              </w:del>
            </w:ins>
            <w:ins w:id="2137" w:author="Richard Willaims" w:date="2016-10-10T21:56:00Z">
              <w:r w:rsidR="00910F2B">
                <w:rPr>
                  <w:rFonts w:cs="Open Sans"/>
                  <w:sz w:val="20"/>
                  <w:szCs w:val="20"/>
                </w:rPr>
                <w:t>String</w:t>
              </w:r>
            </w:ins>
          </w:p>
        </w:tc>
        <w:tc>
          <w:tcPr>
            <w:tcW w:w="1260" w:type="dxa"/>
            <w:noWrap/>
            <w:hideMark/>
          </w:tcPr>
          <w:p w14:paraId="403E738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38" w:author="Mr Richard P Williams" w:date="2016-10-03T22:42:00Z"/>
                <w:rFonts w:cs="Open Sans"/>
                <w:sz w:val="20"/>
                <w:szCs w:val="20"/>
              </w:rPr>
            </w:pPr>
            <w:ins w:id="2139" w:author="Mr Richard P Williams" w:date="2016-10-03T22:42:00Z">
              <w:r w:rsidRPr="00307A4C">
                <w:rPr>
                  <w:rFonts w:cs="Open Sans"/>
                  <w:sz w:val="20"/>
                  <w:szCs w:val="20"/>
                </w:rPr>
                <w:t>8000</w:t>
              </w:r>
            </w:ins>
          </w:p>
        </w:tc>
        <w:tc>
          <w:tcPr>
            <w:tcW w:w="4225" w:type="dxa"/>
          </w:tcPr>
          <w:p w14:paraId="36E31AE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40" w:author="Mr Richard P Williams" w:date="2016-10-03T22:42:00Z"/>
                <w:rFonts w:cs="Open Sans"/>
                <w:sz w:val="20"/>
                <w:szCs w:val="20"/>
              </w:rPr>
            </w:pPr>
          </w:p>
        </w:tc>
      </w:tr>
      <w:tr w:rsidR="008F7B0C" w:rsidRPr="00307A4C" w14:paraId="06376338" w14:textId="77777777" w:rsidTr="008F7B0C">
        <w:trPr>
          <w:cnfStyle w:val="000000100000" w:firstRow="0" w:lastRow="0" w:firstColumn="0" w:lastColumn="0" w:oddVBand="0" w:evenVBand="0" w:oddHBand="1" w:evenHBand="0" w:firstRowFirstColumn="0" w:firstRowLastColumn="0" w:lastRowFirstColumn="0" w:lastRowLastColumn="0"/>
          <w:trHeight w:val="300"/>
          <w:ins w:id="214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2738E95E" w14:textId="77777777" w:rsidR="008F7B0C" w:rsidRPr="00307A4C" w:rsidRDefault="008F7B0C" w:rsidP="008F7B0C">
            <w:pPr>
              <w:rPr>
                <w:ins w:id="2142" w:author="Mr Richard P Williams" w:date="2016-10-03T22:42:00Z"/>
                <w:rFonts w:cs="Open Sans"/>
                <w:sz w:val="20"/>
                <w:szCs w:val="20"/>
              </w:rPr>
            </w:pPr>
            <w:ins w:id="2143" w:author="Mr Richard P Williams" w:date="2016-10-03T22:42:00Z">
              <w:r w:rsidRPr="00307A4C">
                <w:rPr>
                  <w:rFonts w:cs="Open Sans"/>
                  <w:sz w:val="20"/>
                  <w:szCs w:val="20"/>
                </w:rPr>
                <w:t>Day</w:t>
              </w:r>
            </w:ins>
          </w:p>
        </w:tc>
        <w:tc>
          <w:tcPr>
            <w:tcW w:w="1350" w:type="dxa"/>
            <w:noWrap/>
            <w:hideMark/>
          </w:tcPr>
          <w:p w14:paraId="4D5D918A" w14:textId="77777777" w:rsidR="008F7B0C" w:rsidRPr="00307A4C" w:rsidRDefault="002E038B" w:rsidP="008F7B0C">
            <w:pPr>
              <w:cnfStyle w:val="000000100000" w:firstRow="0" w:lastRow="0" w:firstColumn="0" w:lastColumn="0" w:oddVBand="0" w:evenVBand="0" w:oddHBand="1" w:evenHBand="0" w:firstRowFirstColumn="0" w:firstRowLastColumn="0" w:lastRowFirstColumn="0" w:lastRowLastColumn="0"/>
              <w:rPr>
                <w:ins w:id="2144" w:author="Mr Richard P Williams" w:date="2016-10-03T22:42:00Z"/>
                <w:rFonts w:cs="Open Sans"/>
                <w:sz w:val="20"/>
                <w:szCs w:val="20"/>
              </w:rPr>
            </w:pPr>
            <w:ins w:id="2145" w:author="Mr Richard P Williams" w:date="2016-10-03T22:42:00Z">
              <w:r w:rsidRPr="00307A4C">
                <w:rPr>
                  <w:rFonts w:cs="Open Sans"/>
                  <w:sz w:val="20"/>
                  <w:szCs w:val="20"/>
                </w:rPr>
                <w:t>D</w:t>
              </w:r>
              <w:r w:rsidR="008F7B0C" w:rsidRPr="00307A4C">
                <w:rPr>
                  <w:rFonts w:cs="Open Sans"/>
                  <w:sz w:val="20"/>
                  <w:szCs w:val="20"/>
                </w:rPr>
                <w:t>atetime</w:t>
              </w:r>
            </w:ins>
          </w:p>
        </w:tc>
        <w:tc>
          <w:tcPr>
            <w:tcW w:w="1260" w:type="dxa"/>
            <w:noWrap/>
            <w:hideMark/>
          </w:tcPr>
          <w:p w14:paraId="19A54589"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46" w:author="Mr Richard P Williams" w:date="2016-10-03T22:42:00Z"/>
                <w:rFonts w:cs="Open Sans"/>
                <w:sz w:val="20"/>
                <w:szCs w:val="20"/>
              </w:rPr>
            </w:pPr>
            <w:ins w:id="2147" w:author="Mr Richard P Williams" w:date="2016-10-03T22:42:00Z">
              <w:r w:rsidRPr="00307A4C">
                <w:rPr>
                  <w:rFonts w:cs="Open Sans"/>
                  <w:sz w:val="20"/>
                  <w:szCs w:val="20"/>
                </w:rPr>
                <w:t>8</w:t>
              </w:r>
            </w:ins>
          </w:p>
        </w:tc>
        <w:tc>
          <w:tcPr>
            <w:tcW w:w="4225" w:type="dxa"/>
          </w:tcPr>
          <w:p w14:paraId="7469498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48" w:author="Mr Richard P Williams" w:date="2016-10-03T22:42:00Z"/>
                <w:rFonts w:cs="Open Sans"/>
                <w:sz w:val="20"/>
                <w:szCs w:val="20"/>
              </w:rPr>
            </w:pPr>
          </w:p>
        </w:tc>
      </w:tr>
      <w:tr w:rsidR="008F7B0C" w:rsidRPr="00307A4C" w14:paraId="27205394" w14:textId="77777777" w:rsidTr="008F7B0C">
        <w:trPr>
          <w:trHeight w:val="300"/>
          <w:ins w:id="214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15E6096D" w14:textId="77777777" w:rsidR="008F7B0C" w:rsidRPr="00307A4C" w:rsidRDefault="008F7B0C" w:rsidP="008F7B0C">
            <w:pPr>
              <w:rPr>
                <w:ins w:id="2150" w:author="Mr Richard P Williams" w:date="2016-10-03T22:42:00Z"/>
                <w:rFonts w:cs="Open Sans"/>
                <w:sz w:val="20"/>
                <w:szCs w:val="20"/>
              </w:rPr>
            </w:pPr>
            <w:ins w:id="2151" w:author="Mr Richard P Williams" w:date="2016-10-03T22:42:00Z">
              <w:r w:rsidRPr="00307A4C">
                <w:rPr>
                  <w:rFonts w:cs="Open Sans"/>
                  <w:sz w:val="20"/>
                  <w:szCs w:val="20"/>
                </w:rPr>
                <w:t>OrderableItem</w:t>
              </w:r>
            </w:ins>
          </w:p>
        </w:tc>
        <w:tc>
          <w:tcPr>
            <w:tcW w:w="1350" w:type="dxa"/>
            <w:noWrap/>
            <w:hideMark/>
          </w:tcPr>
          <w:p w14:paraId="3504694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52" w:author="Mr Richard P Williams" w:date="2016-10-03T22:42:00Z"/>
                <w:rFonts w:cs="Open Sans"/>
                <w:sz w:val="20"/>
                <w:szCs w:val="20"/>
              </w:rPr>
            </w:pPr>
            <w:ins w:id="2153" w:author="Mr Richard P Williams" w:date="2016-10-03T22:42:00Z">
              <w:del w:id="2154" w:author="Richard Willaims" w:date="2016-10-10T21:56:00Z">
                <w:r w:rsidRPr="00307A4C" w:rsidDel="00910F2B">
                  <w:rPr>
                    <w:rFonts w:cs="Open Sans"/>
                    <w:sz w:val="20"/>
                    <w:szCs w:val="20"/>
                  </w:rPr>
                  <w:delText>nvarchar</w:delText>
                </w:r>
              </w:del>
            </w:ins>
            <w:ins w:id="2155" w:author="Richard Willaims" w:date="2016-10-10T21:56:00Z">
              <w:r w:rsidR="00910F2B">
                <w:rPr>
                  <w:rFonts w:cs="Open Sans"/>
                  <w:sz w:val="20"/>
                  <w:szCs w:val="20"/>
                </w:rPr>
                <w:t>String</w:t>
              </w:r>
            </w:ins>
          </w:p>
        </w:tc>
        <w:tc>
          <w:tcPr>
            <w:tcW w:w="1260" w:type="dxa"/>
            <w:noWrap/>
            <w:hideMark/>
          </w:tcPr>
          <w:p w14:paraId="054771A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56" w:author="Mr Richard P Williams" w:date="2016-10-03T22:42:00Z"/>
                <w:rFonts w:cs="Open Sans"/>
                <w:sz w:val="20"/>
                <w:szCs w:val="20"/>
              </w:rPr>
            </w:pPr>
            <w:ins w:id="2157" w:author="Mr Richard P Williams" w:date="2016-10-03T22:42:00Z">
              <w:r w:rsidRPr="00307A4C">
                <w:rPr>
                  <w:rFonts w:cs="Open Sans"/>
                  <w:sz w:val="20"/>
                  <w:szCs w:val="20"/>
                </w:rPr>
                <w:t>8000</w:t>
              </w:r>
            </w:ins>
          </w:p>
        </w:tc>
        <w:tc>
          <w:tcPr>
            <w:tcW w:w="4225" w:type="dxa"/>
          </w:tcPr>
          <w:p w14:paraId="20DF071B"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58" w:author="Mr Richard P Williams" w:date="2016-10-03T22:42:00Z"/>
                <w:rFonts w:cs="Open Sans"/>
                <w:sz w:val="20"/>
                <w:szCs w:val="20"/>
              </w:rPr>
            </w:pPr>
          </w:p>
        </w:tc>
      </w:tr>
      <w:tr w:rsidR="008F7B0C" w:rsidRPr="00307A4C" w14:paraId="64F4BEFC" w14:textId="77777777" w:rsidTr="008F7B0C">
        <w:trPr>
          <w:cnfStyle w:val="000000100000" w:firstRow="0" w:lastRow="0" w:firstColumn="0" w:lastColumn="0" w:oddVBand="0" w:evenVBand="0" w:oddHBand="1" w:evenHBand="0" w:firstRowFirstColumn="0" w:firstRowLastColumn="0" w:lastRowFirstColumn="0" w:lastRowLastColumn="0"/>
          <w:trHeight w:val="300"/>
          <w:ins w:id="215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1E331428" w14:textId="77777777" w:rsidR="008F7B0C" w:rsidRPr="00307A4C" w:rsidRDefault="008F7B0C" w:rsidP="008F7B0C">
            <w:pPr>
              <w:rPr>
                <w:ins w:id="2160" w:author="Mr Richard P Williams" w:date="2016-10-03T22:42:00Z"/>
                <w:rFonts w:cs="Open Sans"/>
                <w:sz w:val="20"/>
                <w:szCs w:val="20"/>
              </w:rPr>
            </w:pPr>
            <w:ins w:id="2161" w:author="Mr Richard P Williams" w:date="2016-10-03T22:42:00Z">
              <w:r w:rsidRPr="00307A4C">
                <w:rPr>
                  <w:rFonts w:cs="Open Sans"/>
                  <w:sz w:val="20"/>
                  <w:szCs w:val="20"/>
                </w:rPr>
                <w:t>UOM</w:t>
              </w:r>
            </w:ins>
          </w:p>
        </w:tc>
        <w:tc>
          <w:tcPr>
            <w:tcW w:w="1350" w:type="dxa"/>
            <w:noWrap/>
            <w:hideMark/>
          </w:tcPr>
          <w:p w14:paraId="28990FA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62" w:author="Mr Richard P Williams" w:date="2016-10-03T22:42:00Z"/>
                <w:rFonts w:cs="Open Sans"/>
                <w:sz w:val="20"/>
                <w:szCs w:val="20"/>
              </w:rPr>
            </w:pPr>
            <w:ins w:id="2163" w:author="Mr Richard P Williams" w:date="2016-10-03T22:42:00Z">
              <w:del w:id="2164" w:author="Richard Willaims" w:date="2016-10-10T23:47:00Z">
                <w:r w:rsidRPr="00307A4C" w:rsidDel="002E038B">
                  <w:rPr>
                    <w:rFonts w:cs="Open Sans"/>
                    <w:sz w:val="20"/>
                    <w:szCs w:val="20"/>
                  </w:rPr>
                  <w:delText>int</w:delText>
                </w:r>
              </w:del>
            </w:ins>
            <w:ins w:id="2165" w:author="Richard Willaims" w:date="2016-10-10T23:47:00Z">
              <w:r w:rsidR="002E038B">
                <w:rPr>
                  <w:rFonts w:cs="Open Sans"/>
                  <w:sz w:val="20"/>
                  <w:szCs w:val="20"/>
                </w:rPr>
                <w:t>Numeric</w:t>
              </w:r>
            </w:ins>
          </w:p>
        </w:tc>
        <w:tc>
          <w:tcPr>
            <w:tcW w:w="1260" w:type="dxa"/>
            <w:noWrap/>
            <w:hideMark/>
          </w:tcPr>
          <w:p w14:paraId="12F9902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66" w:author="Mr Richard P Williams" w:date="2016-10-03T22:42:00Z"/>
                <w:rFonts w:cs="Open Sans"/>
                <w:sz w:val="20"/>
                <w:szCs w:val="20"/>
              </w:rPr>
            </w:pPr>
            <w:ins w:id="2167" w:author="Mr Richard P Williams" w:date="2016-10-03T22:42:00Z">
              <w:r w:rsidRPr="00307A4C">
                <w:rPr>
                  <w:rFonts w:cs="Open Sans"/>
                  <w:sz w:val="20"/>
                  <w:szCs w:val="20"/>
                </w:rPr>
                <w:t>4</w:t>
              </w:r>
            </w:ins>
          </w:p>
        </w:tc>
        <w:tc>
          <w:tcPr>
            <w:tcW w:w="4225" w:type="dxa"/>
          </w:tcPr>
          <w:p w14:paraId="0B1CA50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68" w:author="Mr Richard P Williams" w:date="2016-10-03T22:42:00Z"/>
                <w:rFonts w:cs="Open Sans"/>
                <w:sz w:val="20"/>
                <w:szCs w:val="20"/>
              </w:rPr>
            </w:pPr>
            <w:ins w:id="2169" w:author="Mr Richard P Williams" w:date="2016-10-03T22:42:00Z">
              <w:r>
                <w:rPr>
                  <w:rFonts w:cs="Open Sans"/>
                  <w:sz w:val="20"/>
                  <w:szCs w:val="20"/>
                </w:rPr>
                <w:t>Item UOM</w:t>
              </w:r>
            </w:ins>
          </w:p>
        </w:tc>
      </w:tr>
      <w:tr w:rsidR="008F7B0C" w:rsidRPr="00307A4C" w14:paraId="569C2A8A" w14:textId="77777777" w:rsidTr="008F7B0C">
        <w:trPr>
          <w:trHeight w:val="300"/>
          <w:ins w:id="217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1C4FAC88" w14:textId="77777777" w:rsidR="008F7B0C" w:rsidRPr="00307A4C" w:rsidRDefault="008F7B0C" w:rsidP="008F7B0C">
            <w:pPr>
              <w:rPr>
                <w:ins w:id="2171" w:author="Mr Richard P Williams" w:date="2016-10-03T22:42:00Z"/>
                <w:rFonts w:cs="Open Sans"/>
                <w:sz w:val="20"/>
                <w:szCs w:val="20"/>
              </w:rPr>
            </w:pPr>
            <w:ins w:id="2172" w:author="Mr Richard P Williams" w:date="2016-10-03T22:42:00Z">
              <w:r>
                <w:rPr>
                  <w:rFonts w:cs="Open Sans"/>
                  <w:sz w:val="20"/>
                  <w:szCs w:val="20"/>
                </w:rPr>
                <w:t xml:space="preserve">Stock </w:t>
              </w:r>
              <w:proofErr w:type="gramStart"/>
              <w:r>
                <w:rPr>
                  <w:rFonts w:cs="Open Sans"/>
                  <w:sz w:val="20"/>
                  <w:szCs w:val="20"/>
                </w:rPr>
                <w:t>On</w:t>
              </w:r>
              <w:proofErr w:type="gramEnd"/>
              <w:r>
                <w:rPr>
                  <w:rFonts w:cs="Open Sans"/>
                  <w:sz w:val="20"/>
                  <w:szCs w:val="20"/>
                </w:rPr>
                <w:t xml:space="preserve"> Hand in Units</w:t>
              </w:r>
            </w:ins>
          </w:p>
        </w:tc>
        <w:tc>
          <w:tcPr>
            <w:tcW w:w="1350" w:type="dxa"/>
            <w:noWrap/>
            <w:hideMark/>
          </w:tcPr>
          <w:p w14:paraId="379A8ED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73" w:author="Mr Richard P Williams" w:date="2016-10-03T22:42:00Z"/>
                <w:rFonts w:cs="Open Sans"/>
                <w:sz w:val="20"/>
                <w:szCs w:val="20"/>
              </w:rPr>
            </w:pPr>
            <w:ins w:id="2174" w:author="Mr Richard P Williams" w:date="2016-10-03T22:42:00Z">
              <w:r w:rsidRPr="00307A4C">
                <w:rPr>
                  <w:rFonts w:cs="Open Sans"/>
                  <w:sz w:val="20"/>
                  <w:szCs w:val="20"/>
                </w:rPr>
                <w:t>decimal</w:t>
              </w:r>
            </w:ins>
          </w:p>
        </w:tc>
        <w:tc>
          <w:tcPr>
            <w:tcW w:w="1260" w:type="dxa"/>
            <w:noWrap/>
            <w:hideMark/>
          </w:tcPr>
          <w:p w14:paraId="3F67634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75" w:author="Mr Richard P Williams" w:date="2016-10-03T22:42:00Z"/>
                <w:rFonts w:cs="Open Sans"/>
                <w:sz w:val="20"/>
                <w:szCs w:val="20"/>
              </w:rPr>
            </w:pPr>
            <w:ins w:id="2176" w:author="Mr Richard P Williams" w:date="2016-10-03T22:42:00Z">
              <w:r w:rsidRPr="00307A4C">
                <w:rPr>
                  <w:rFonts w:cs="Open Sans"/>
                  <w:sz w:val="20"/>
                  <w:szCs w:val="20"/>
                </w:rPr>
                <w:t>17</w:t>
              </w:r>
            </w:ins>
          </w:p>
        </w:tc>
        <w:tc>
          <w:tcPr>
            <w:tcW w:w="4225" w:type="dxa"/>
          </w:tcPr>
          <w:p w14:paraId="7C57FD45"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77" w:author="Mr Richard P Williams" w:date="2016-10-03T22:42:00Z"/>
                <w:rFonts w:cs="Open Sans"/>
                <w:sz w:val="20"/>
                <w:szCs w:val="20"/>
              </w:rPr>
            </w:pPr>
            <w:ins w:id="2178" w:author="Mr Richard P Williams" w:date="2016-10-03T22:42:00Z">
              <w:r>
                <w:rPr>
                  <w:rFonts w:cs="Open Sans"/>
                  <w:sz w:val="20"/>
                  <w:szCs w:val="20"/>
                </w:rPr>
                <w:t xml:space="preserve">The Quantity On </w:t>
              </w:r>
              <w:proofErr w:type="gramStart"/>
              <w:r>
                <w:rPr>
                  <w:rFonts w:cs="Open Sans"/>
                  <w:sz w:val="20"/>
                  <w:szCs w:val="20"/>
                </w:rPr>
                <w:t>hand</w:t>
              </w:r>
              <w:proofErr w:type="gramEnd"/>
              <w:r>
                <w:rPr>
                  <w:rFonts w:cs="Open Sans"/>
                  <w:sz w:val="20"/>
                  <w:szCs w:val="20"/>
                </w:rPr>
                <w:t xml:space="preserve"> By Unit</w:t>
              </w:r>
            </w:ins>
          </w:p>
        </w:tc>
      </w:tr>
      <w:tr w:rsidR="008F7B0C" w:rsidRPr="00307A4C" w14:paraId="01E52D64" w14:textId="77777777" w:rsidTr="008F7B0C">
        <w:trPr>
          <w:cnfStyle w:val="000000100000" w:firstRow="0" w:lastRow="0" w:firstColumn="0" w:lastColumn="0" w:oddVBand="0" w:evenVBand="0" w:oddHBand="1" w:evenHBand="0" w:firstRowFirstColumn="0" w:firstRowLastColumn="0" w:lastRowFirstColumn="0" w:lastRowLastColumn="0"/>
          <w:trHeight w:val="300"/>
          <w:ins w:id="217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4018CE51" w14:textId="77777777" w:rsidR="008F7B0C" w:rsidRPr="00307A4C" w:rsidRDefault="008F7B0C" w:rsidP="008F7B0C">
            <w:pPr>
              <w:rPr>
                <w:ins w:id="2180" w:author="Mr Richard P Williams" w:date="2016-10-03T22:42:00Z"/>
                <w:rFonts w:cs="Open Sans"/>
                <w:sz w:val="20"/>
                <w:szCs w:val="20"/>
              </w:rPr>
            </w:pPr>
            <w:ins w:id="2181" w:author="Mr Richard P Williams" w:date="2016-10-03T22:42:00Z">
              <w:r>
                <w:rPr>
                  <w:rFonts w:cs="Open Sans"/>
                  <w:sz w:val="20"/>
                  <w:szCs w:val="20"/>
                </w:rPr>
                <w:t xml:space="preserve">Stock </w:t>
              </w:r>
              <w:proofErr w:type="gramStart"/>
              <w:r>
                <w:rPr>
                  <w:rFonts w:cs="Open Sans"/>
                  <w:sz w:val="20"/>
                  <w:szCs w:val="20"/>
                </w:rPr>
                <w:t>On</w:t>
              </w:r>
              <w:proofErr w:type="gramEnd"/>
              <w:r>
                <w:rPr>
                  <w:rFonts w:cs="Open Sans"/>
                  <w:sz w:val="20"/>
                  <w:szCs w:val="20"/>
                </w:rPr>
                <w:t xml:space="preserve"> Hand By Value</w:t>
              </w:r>
            </w:ins>
          </w:p>
        </w:tc>
        <w:tc>
          <w:tcPr>
            <w:tcW w:w="1350" w:type="dxa"/>
            <w:noWrap/>
            <w:hideMark/>
          </w:tcPr>
          <w:p w14:paraId="12AFDFA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82" w:author="Mr Richard P Williams" w:date="2016-10-03T22:42:00Z"/>
                <w:rFonts w:cs="Open Sans"/>
                <w:sz w:val="20"/>
                <w:szCs w:val="20"/>
              </w:rPr>
            </w:pPr>
            <w:ins w:id="2183" w:author="Mr Richard P Williams" w:date="2016-10-03T22:42:00Z">
              <w:r w:rsidRPr="00307A4C">
                <w:rPr>
                  <w:rFonts w:cs="Open Sans"/>
                  <w:sz w:val="20"/>
                  <w:szCs w:val="20"/>
                </w:rPr>
                <w:t>money</w:t>
              </w:r>
            </w:ins>
          </w:p>
        </w:tc>
        <w:tc>
          <w:tcPr>
            <w:tcW w:w="1260" w:type="dxa"/>
            <w:noWrap/>
            <w:hideMark/>
          </w:tcPr>
          <w:p w14:paraId="0022F40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84" w:author="Mr Richard P Williams" w:date="2016-10-03T22:42:00Z"/>
                <w:rFonts w:cs="Open Sans"/>
                <w:sz w:val="20"/>
                <w:szCs w:val="20"/>
              </w:rPr>
            </w:pPr>
            <w:ins w:id="2185" w:author="Mr Richard P Williams" w:date="2016-10-03T22:42:00Z">
              <w:r w:rsidRPr="00307A4C">
                <w:rPr>
                  <w:rFonts w:cs="Open Sans"/>
                  <w:sz w:val="20"/>
                  <w:szCs w:val="20"/>
                </w:rPr>
                <w:t>8</w:t>
              </w:r>
            </w:ins>
          </w:p>
        </w:tc>
        <w:tc>
          <w:tcPr>
            <w:tcW w:w="4225" w:type="dxa"/>
          </w:tcPr>
          <w:p w14:paraId="57F8E139"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186" w:author="Mr Richard P Williams" w:date="2016-10-03T22:42:00Z"/>
                <w:rFonts w:cs="Open Sans"/>
                <w:sz w:val="20"/>
                <w:szCs w:val="20"/>
              </w:rPr>
            </w:pPr>
            <w:ins w:id="2187" w:author="Mr Richard P Williams" w:date="2016-10-03T22:42:00Z">
              <w:r>
                <w:rPr>
                  <w:rFonts w:cs="Open Sans"/>
                  <w:sz w:val="20"/>
                  <w:szCs w:val="20"/>
                </w:rPr>
                <w:t xml:space="preserve">The Quantity On </w:t>
              </w:r>
              <w:proofErr w:type="gramStart"/>
              <w:r>
                <w:rPr>
                  <w:rFonts w:cs="Open Sans"/>
                  <w:sz w:val="20"/>
                  <w:szCs w:val="20"/>
                </w:rPr>
                <w:t>hand</w:t>
              </w:r>
              <w:proofErr w:type="gramEnd"/>
              <w:r>
                <w:rPr>
                  <w:rFonts w:cs="Open Sans"/>
                  <w:sz w:val="20"/>
                  <w:szCs w:val="20"/>
                </w:rPr>
                <w:t xml:space="preserve"> By Value</w:t>
              </w:r>
            </w:ins>
          </w:p>
        </w:tc>
      </w:tr>
      <w:tr w:rsidR="008F7B0C" w:rsidRPr="00307A4C" w14:paraId="2276A21D" w14:textId="77777777" w:rsidTr="008F7B0C">
        <w:trPr>
          <w:trHeight w:val="300"/>
          <w:ins w:id="218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tcPr>
          <w:p w14:paraId="500B037C" w14:textId="77777777" w:rsidR="008F7B0C" w:rsidRPr="00307A4C" w:rsidRDefault="008F7B0C" w:rsidP="008F7B0C">
            <w:pPr>
              <w:rPr>
                <w:ins w:id="2189" w:author="Mr Richard P Williams" w:date="2016-10-03T22:42:00Z"/>
                <w:rFonts w:cs="Open Sans"/>
                <w:sz w:val="20"/>
                <w:szCs w:val="20"/>
              </w:rPr>
            </w:pPr>
            <w:ins w:id="2190" w:author="Mr Richard P Williams" w:date="2016-10-03T22:42:00Z">
              <w:r>
                <w:rPr>
                  <w:rFonts w:cs="Open Sans"/>
                  <w:sz w:val="20"/>
                  <w:szCs w:val="20"/>
                </w:rPr>
                <w:t>Change</w:t>
              </w:r>
            </w:ins>
          </w:p>
        </w:tc>
        <w:tc>
          <w:tcPr>
            <w:tcW w:w="1350" w:type="dxa"/>
            <w:noWrap/>
            <w:hideMark/>
          </w:tcPr>
          <w:p w14:paraId="519181B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91" w:author="Mr Richard P Williams" w:date="2016-10-03T22:42:00Z"/>
                <w:rFonts w:cs="Open Sans"/>
                <w:sz w:val="20"/>
                <w:szCs w:val="20"/>
              </w:rPr>
            </w:pPr>
            <w:ins w:id="2192" w:author="Mr Richard P Williams" w:date="2016-10-03T22:42:00Z">
              <w:r w:rsidRPr="00307A4C">
                <w:rPr>
                  <w:rFonts w:cs="Open Sans"/>
                  <w:sz w:val="20"/>
                  <w:szCs w:val="20"/>
                </w:rPr>
                <w:t>bit</w:t>
              </w:r>
            </w:ins>
          </w:p>
        </w:tc>
        <w:tc>
          <w:tcPr>
            <w:tcW w:w="1260" w:type="dxa"/>
            <w:noWrap/>
            <w:hideMark/>
          </w:tcPr>
          <w:p w14:paraId="5629456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93" w:author="Mr Richard P Williams" w:date="2016-10-03T22:42:00Z"/>
                <w:rFonts w:cs="Open Sans"/>
                <w:sz w:val="20"/>
                <w:szCs w:val="20"/>
              </w:rPr>
            </w:pPr>
            <w:ins w:id="2194" w:author="Mr Richard P Williams" w:date="2016-10-03T22:42:00Z">
              <w:r w:rsidRPr="00307A4C">
                <w:rPr>
                  <w:rFonts w:cs="Open Sans"/>
                  <w:sz w:val="20"/>
                  <w:szCs w:val="20"/>
                </w:rPr>
                <w:t>1</w:t>
              </w:r>
            </w:ins>
          </w:p>
        </w:tc>
        <w:tc>
          <w:tcPr>
            <w:tcW w:w="4225" w:type="dxa"/>
          </w:tcPr>
          <w:p w14:paraId="0857918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195" w:author="Mr Richard P Williams" w:date="2016-10-03T22:42:00Z"/>
                <w:rFonts w:cs="Open Sans"/>
                <w:sz w:val="20"/>
                <w:szCs w:val="20"/>
              </w:rPr>
            </w:pPr>
            <w:ins w:id="2196" w:author="Mr Richard P Williams" w:date="2016-10-03T22:42:00Z">
              <w:r>
                <w:rPr>
                  <w:rFonts w:cs="Open Sans"/>
                  <w:sz w:val="20"/>
                  <w:szCs w:val="20"/>
                </w:rPr>
                <w:t>Indicates if this an updated record</w:t>
              </w:r>
            </w:ins>
            <w:ins w:id="2197" w:author="Richard Willaims" w:date="2016-10-12T14:15:00Z">
              <w:r w:rsidR="00033A4C">
                <w:rPr>
                  <w:rFonts w:cs="Open Sans"/>
                  <w:sz w:val="20"/>
                  <w:szCs w:val="20"/>
                </w:rPr>
                <w:t xml:space="preserve"> to ledger entires previously provided.</w:t>
              </w:r>
            </w:ins>
          </w:p>
        </w:tc>
      </w:tr>
    </w:tbl>
    <w:p w14:paraId="3C36039C" w14:textId="77777777" w:rsidR="008F7B0C" w:rsidRDefault="008F7B0C" w:rsidP="008F7B0C">
      <w:pPr>
        <w:rPr>
          <w:ins w:id="2198" w:author="Mr Richard P Williams" w:date="2016-10-03T22:42:00Z"/>
        </w:rPr>
      </w:pPr>
    </w:p>
    <w:p w14:paraId="7F353FAD" w14:textId="77777777" w:rsidR="008F7B0C" w:rsidRDefault="008F7B0C" w:rsidP="008F7B0C">
      <w:pPr>
        <w:pStyle w:val="Heading3"/>
        <w:rPr>
          <w:ins w:id="2199" w:author="Mr Richard P Williams" w:date="2016-10-03T22:42:00Z"/>
        </w:rPr>
      </w:pPr>
      <w:ins w:id="2200" w:author="Mr Richard P Williams" w:date="2016-10-03T22:42:00Z">
        <w:r>
          <w:t>Receiving</w:t>
        </w:r>
      </w:ins>
    </w:p>
    <w:p w14:paraId="38D8BF0B" w14:textId="77777777" w:rsidR="008F7B0C" w:rsidRDefault="008F7B0C" w:rsidP="008F7B0C">
      <w:pPr>
        <w:pStyle w:val="Caption"/>
        <w:keepNext/>
        <w:rPr>
          <w:ins w:id="2201" w:author="Richard Willaims" w:date="2016-10-12T14:07:00Z"/>
        </w:rPr>
      </w:pPr>
      <w:bookmarkStart w:id="2202" w:name="_Toc462933616"/>
      <w:bookmarkStart w:id="2203" w:name="_Toc463298007"/>
      <w:ins w:id="2204" w:author="Mr Richard P Williams" w:date="2016-10-03T22:42:00Z">
        <w:r>
          <w:t xml:space="preserve">Table </w:t>
        </w:r>
        <w:r>
          <w:fldChar w:fldCharType="begin"/>
        </w:r>
        <w:r>
          <w:instrText xml:space="preserve"> SEQ Table \* ARABIC </w:instrText>
        </w:r>
        <w:r>
          <w:fldChar w:fldCharType="separate"/>
        </w:r>
        <w:r>
          <w:rPr>
            <w:noProof/>
          </w:rPr>
          <w:t>15</w:t>
        </w:r>
        <w:r>
          <w:fldChar w:fldCharType="end"/>
        </w:r>
        <w:r>
          <w:t xml:space="preserve"> </w:t>
        </w:r>
        <w:del w:id="2205" w:author="Richard Willaims" w:date="2016-10-12T14:07:00Z">
          <w:r w:rsidDel="00033A4C">
            <w:delText>-</w:delText>
          </w:r>
        </w:del>
      </w:ins>
      <w:ins w:id="2206" w:author="Richard Willaims" w:date="2016-10-12T14:07:00Z">
        <w:r w:rsidR="00033A4C">
          <w:t>–</w:t>
        </w:r>
      </w:ins>
      <w:ins w:id="2207" w:author="Mr Richard P Williams" w:date="2016-10-03T22:42:00Z">
        <w:r>
          <w:t xml:space="preserve"> Receiving</w:t>
        </w:r>
      </w:ins>
      <w:bookmarkEnd w:id="2202"/>
      <w:bookmarkEnd w:id="2203"/>
    </w:p>
    <w:p w14:paraId="6E25D1C0" w14:textId="77777777" w:rsidR="00033A4C" w:rsidRPr="00033A4C" w:rsidRDefault="00033A4C">
      <w:pPr>
        <w:rPr>
          <w:ins w:id="2208" w:author="Mr Richard P Williams" w:date="2016-10-03T22:42:00Z"/>
        </w:rPr>
        <w:pPrChange w:id="2209" w:author="Richard Willaims" w:date="2016-10-12T14:07:00Z">
          <w:pPr>
            <w:pStyle w:val="Caption"/>
            <w:keepNext/>
          </w:pPr>
        </w:pPrChange>
      </w:pPr>
      <w:ins w:id="2210" w:author="Richard Willaims" w:date="2016-10-12T14:07:00Z">
        <w:r>
          <w:t xml:space="preserve">The receiving entity is designed to capture </w:t>
        </w:r>
      </w:ins>
      <w:ins w:id="2211" w:author="Richard Willaims" w:date="2016-10-12T14:08:00Z">
        <w:r>
          <w:t>good received notification or notes message from store system to the invoice matching system.</w:t>
        </w:r>
      </w:ins>
    </w:p>
    <w:tbl>
      <w:tblPr>
        <w:tblStyle w:val="GridTable4-Accent4"/>
        <w:tblW w:w="9450" w:type="dxa"/>
        <w:tblLook w:val="04A0" w:firstRow="1" w:lastRow="0" w:firstColumn="1" w:lastColumn="0" w:noHBand="0" w:noVBand="1"/>
      </w:tblPr>
      <w:tblGrid>
        <w:gridCol w:w="3572"/>
        <w:gridCol w:w="1701"/>
        <w:gridCol w:w="878"/>
        <w:gridCol w:w="3299"/>
      </w:tblGrid>
      <w:tr w:rsidR="008F7B0C" w:rsidRPr="00307A4C" w14:paraId="3802E69A" w14:textId="77777777" w:rsidTr="008F7B0C">
        <w:trPr>
          <w:cnfStyle w:val="100000000000" w:firstRow="1" w:lastRow="0" w:firstColumn="0" w:lastColumn="0" w:oddVBand="0" w:evenVBand="0" w:oddHBand="0" w:evenHBand="0" w:firstRowFirstColumn="0" w:firstRowLastColumn="0" w:lastRowFirstColumn="0" w:lastRowLastColumn="0"/>
          <w:trHeight w:val="300"/>
          <w:ins w:id="221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noWrap/>
          </w:tcPr>
          <w:p w14:paraId="3BEC9AE7" w14:textId="77777777" w:rsidR="008F7B0C" w:rsidRPr="00307A4C" w:rsidRDefault="008F7B0C" w:rsidP="008F7B0C">
            <w:pPr>
              <w:rPr>
                <w:ins w:id="2213" w:author="Mr Richard P Williams" w:date="2016-10-03T22:42:00Z"/>
                <w:rFonts w:cs="Open Sans"/>
                <w:sz w:val="20"/>
                <w:szCs w:val="20"/>
              </w:rPr>
            </w:pPr>
            <w:ins w:id="2214" w:author="Mr Richard P Williams" w:date="2016-10-03T22:42:00Z">
              <w:r>
                <w:rPr>
                  <w:rFonts w:cs="Open Sans"/>
                  <w:sz w:val="20"/>
                  <w:szCs w:val="20"/>
                </w:rPr>
                <w:t>Name</w:t>
              </w:r>
            </w:ins>
          </w:p>
        </w:tc>
        <w:tc>
          <w:tcPr>
            <w:tcW w:w="1373" w:type="dxa"/>
            <w:noWrap/>
          </w:tcPr>
          <w:p w14:paraId="7EFF55F9"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215" w:author="Mr Richard P Williams" w:date="2016-10-03T22:42:00Z"/>
                <w:rFonts w:cs="Open Sans"/>
                <w:sz w:val="20"/>
                <w:szCs w:val="20"/>
              </w:rPr>
            </w:pPr>
            <w:ins w:id="2216" w:author="Mr Richard P Williams" w:date="2016-10-03T22:42:00Z">
              <w:r>
                <w:rPr>
                  <w:rFonts w:cs="Open Sans"/>
                  <w:sz w:val="20"/>
                  <w:szCs w:val="20"/>
                </w:rPr>
                <w:t>Data Type</w:t>
              </w:r>
            </w:ins>
          </w:p>
        </w:tc>
        <w:tc>
          <w:tcPr>
            <w:tcW w:w="878" w:type="dxa"/>
            <w:noWrap/>
          </w:tcPr>
          <w:p w14:paraId="24922B4B"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217" w:author="Mr Richard P Williams" w:date="2016-10-03T22:42:00Z"/>
                <w:rFonts w:cs="Open Sans"/>
                <w:sz w:val="20"/>
                <w:szCs w:val="20"/>
              </w:rPr>
            </w:pPr>
          </w:p>
        </w:tc>
        <w:tc>
          <w:tcPr>
            <w:tcW w:w="3627" w:type="dxa"/>
          </w:tcPr>
          <w:p w14:paraId="16939D36" w14:textId="77777777" w:rsidR="008F7B0C" w:rsidRDefault="008F7B0C" w:rsidP="008F7B0C">
            <w:pPr>
              <w:cnfStyle w:val="100000000000" w:firstRow="1" w:lastRow="0" w:firstColumn="0" w:lastColumn="0" w:oddVBand="0" w:evenVBand="0" w:oddHBand="0" w:evenHBand="0" w:firstRowFirstColumn="0" w:firstRowLastColumn="0" w:lastRowFirstColumn="0" w:lastRowLastColumn="0"/>
              <w:rPr>
                <w:ins w:id="2218" w:author="Mr Richard P Williams" w:date="2016-10-03T22:42:00Z"/>
                <w:rFonts w:cs="Open Sans"/>
                <w:sz w:val="20"/>
                <w:szCs w:val="20"/>
              </w:rPr>
            </w:pPr>
          </w:p>
        </w:tc>
      </w:tr>
      <w:tr w:rsidR="008F7B0C" w:rsidRPr="00307A4C" w14:paraId="66B6941D" w14:textId="77777777" w:rsidTr="008F7B0C">
        <w:trPr>
          <w:cnfStyle w:val="000000100000" w:firstRow="0" w:lastRow="0" w:firstColumn="0" w:lastColumn="0" w:oddVBand="0" w:evenVBand="0" w:oddHBand="1" w:evenHBand="0" w:firstRowFirstColumn="0" w:firstRowLastColumn="0" w:lastRowFirstColumn="0" w:lastRowLastColumn="0"/>
          <w:trHeight w:val="300"/>
          <w:ins w:id="221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noWrap/>
            <w:hideMark/>
          </w:tcPr>
          <w:p w14:paraId="62556E72" w14:textId="77777777" w:rsidR="008F7B0C" w:rsidRPr="00307A4C" w:rsidRDefault="008F7B0C" w:rsidP="008F7B0C">
            <w:pPr>
              <w:rPr>
                <w:ins w:id="2220" w:author="Mr Richard P Williams" w:date="2016-10-03T22:42:00Z"/>
                <w:rFonts w:cs="Open Sans"/>
                <w:sz w:val="20"/>
                <w:szCs w:val="20"/>
              </w:rPr>
            </w:pPr>
            <w:ins w:id="2221" w:author="Mr Richard P Williams" w:date="2016-10-03T22:42:00Z">
              <w:r w:rsidRPr="00307A4C">
                <w:rPr>
                  <w:rFonts w:cs="Open Sans"/>
                  <w:sz w:val="20"/>
                  <w:szCs w:val="20"/>
                </w:rPr>
                <w:t>Location</w:t>
              </w:r>
            </w:ins>
          </w:p>
        </w:tc>
        <w:tc>
          <w:tcPr>
            <w:tcW w:w="1373" w:type="dxa"/>
            <w:noWrap/>
            <w:hideMark/>
          </w:tcPr>
          <w:p w14:paraId="027AF6B7"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222" w:author="Mr Richard P Williams" w:date="2016-10-03T22:42:00Z"/>
                <w:rFonts w:cs="Open Sans"/>
                <w:sz w:val="20"/>
                <w:szCs w:val="20"/>
              </w:rPr>
            </w:pPr>
            <w:ins w:id="2223" w:author="Mr Richard P Williams" w:date="2016-10-03T22:42:00Z">
              <w:del w:id="2224" w:author="Richard Willaims" w:date="2016-10-10T23:47:00Z">
                <w:r w:rsidRPr="00307A4C" w:rsidDel="002E038B">
                  <w:rPr>
                    <w:rFonts w:cs="Open Sans"/>
                    <w:sz w:val="20"/>
                    <w:szCs w:val="20"/>
                  </w:rPr>
                  <w:delText>int</w:delText>
                </w:r>
              </w:del>
            </w:ins>
            <w:ins w:id="2225" w:author="Richard Willaims" w:date="2016-10-10T23:47:00Z">
              <w:r w:rsidR="002E038B">
                <w:rPr>
                  <w:rFonts w:cs="Open Sans"/>
                  <w:sz w:val="20"/>
                  <w:szCs w:val="20"/>
                </w:rPr>
                <w:t>Numeric</w:t>
              </w:r>
            </w:ins>
          </w:p>
        </w:tc>
        <w:tc>
          <w:tcPr>
            <w:tcW w:w="878" w:type="dxa"/>
            <w:noWrap/>
            <w:hideMark/>
          </w:tcPr>
          <w:p w14:paraId="42578227"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226" w:author="Mr Richard P Williams" w:date="2016-10-03T22:42:00Z"/>
                <w:rFonts w:cs="Open Sans"/>
                <w:sz w:val="20"/>
                <w:szCs w:val="20"/>
              </w:rPr>
            </w:pPr>
            <w:ins w:id="2227" w:author="Mr Richard P Williams" w:date="2016-10-03T22:42:00Z">
              <w:r w:rsidRPr="00307A4C">
                <w:rPr>
                  <w:rFonts w:cs="Open Sans"/>
                  <w:sz w:val="20"/>
                  <w:szCs w:val="20"/>
                </w:rPr>
                <w:t>4</w:t>
              </w:r>
            </w:ins>
          </w:p>
        </w:tc>
        <w:tc>
          <w:tcPr>
            <w:tcW w:w="3627" w:type="dxa"/>
          </w:tcPr>
          <w:p w14:paraId="3228EA7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228" w:author="Mr Richard P Williams" w:date="2016-10-03T22:42:00Z"/>
                <w:rFonts w:cs="Open Sans"/>
                <w:sz w:val="20"/>
                <w:szCs w:val="20"/>
              </w:rPr>
            </w:pPr>
            <w:ins w:id="2229" w:author="Mr Richard P Williams" w:date="2016-10-03T22:42:00Z">
              <w:r>
                <w:rPr>
                  <w:rFonts w:cs="Open Sans"/>
                  <w:sz w:val="20"/>
                  <w:szCs w:val="20"/>
                </w:rPr>
                <w:t>Location of Item, example Store or Warehouse</w:t>
              </w:r>
            </w:ins>
          </w:p>
        </w:tc>
      </w:tr>
      <w:tr w:rsidR="008F7B0C" w:rsidRPr="00307A4C" w14:paraId="408C2D7A" w14:textId="77777777" w:rsidTr="008F7B0C">
        <w:trPr>
          <w:trHeight w:val="300"/>
          <w:ins w:id="223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noWrap/>
            <w:hideMark/>
          </w:tcPr>
          <w:p w14:paraId="055D1D0B" w14:textId="77777777" w:rsidR="008F7B0C" w:rsidRPr="00307A4C" w:rsidRDefault="008F7B0C" w:rsidP="008F7B0C">
            <w:pPr>
              <w:rPr>
                <w:ins w:id="2231" w:author="Mr Richard P Williams" w:date="2016-10-03T22:42:00Z"/>
                <w:rFonts w:cs="Open Sans"/>
                <w:sz w:val="20"/>
                <w:szCs w:val="20"/>
              </w:rPr>
            </w:pPr>
            <w:ins w:id="2232" w:author="Mr Richard P Williams" w:date="2016-10-03T22:42:00Z">
              <w:r>
                <w:rPr>
                  <w:rFonts w:cs="Open Sans"/>
                  <w:sz w:val="20"/>
                  <w:szCs w:val="20"/>
                </w:rPr>
                <w:t xml:space="preserve">Sellable </w:t>
              </w:r>
              <w:r w:rsidRPr="00307A4C">
                <w:rPr>
                  <w:rFonts w:cs="Open Sans"/>
                  <w:sz w:val="20"/>
                  <w:szCs w:val="20"/>
                </w:rPr>
                <w:t>Item</w:t>
              </w:r>
            </w:ins>
          </w:p>
        </w:tc>
        <w:tc>
          <w:tcPr>
            <w:tcW w:w="1373" w:type="dxa"/>
            <w:noWrap/>
            <w:hideMark/>
          </w:tcPr>
          <w:p w14:paraId="602FCFD0"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233" w:author="Mr Richard P Williams" w:date="2016-10-03T22:42:00Z"/>
                <w:rFonts w:cs="Open Sans"/>
                <w:sz w:val="20"/>
                <w:szCs w:val="20"/>
              </w:rPr>
            </w:pPr>
            <w:ins w:id="2234" w:author="Mr Richard P Williams" w:date="2016-10-03T22:42:00Z">
              <w:del w:id="2235" w:author="Richard Willaims" w:date="2016-10-10T21:56:00Z">
                <w:r w:rsidDel="00910F2B">
                  <w:rPr>
                    <w:rFonts w:cs="Open Sans"/>
                    <w:sz w:val="20"/>
                    <w:szCs w:val="20"/>
                  </w:rPr>
                  <w:delText>n</w:delText>
                </w:r>
                <w:r w:rsidRPr="00307A4C" w:rsidDel="00910F2B">
                  <w:rPr>
                    <w:rFonts w:cs="Open Sans"/>
                    <w:sz w:val="20"/>
                    <w:szCs w:val="20"/>
                  </w:rPr>
                  <w:delText>varchar</w:delText>
                </w:r>
              </w:del>
            </w:ins>
            <w:ins w:id="2236" w:author="Richard Willaims" w:date="2016-10-10T21:56:00Z">
              <w:r w:rsidR="00910F2B">
                <w:rPr>
                  <w:rFonts w:cs="Open Sans"/>
                  <w:sz w:val="20"/>
                  <w:szCs w:val="20"/>
                </w:rPr>
                <w:t>String</w:t>
              </w:r>
            </w:ins>
          </w:p>
        </w:tc>
        <w:tc>
          <w:tcPr>
            <w:tcW w:w="878" w:type="dxa"/>
            <w:noWrap/>
            <w:hideMark/>
          </w:tcPr>
          <w:p w14:paraId="25444DD5"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237" w:author="Mr Richard P Williams" w:date="2016-10-03T22:42:00Z"/>
                <w:rFonts w:cs="Open Sans"/>
                <w:sz w:val="20"/>
                <w:szCs w:val="20"/>
              </w:rPr>
            </w:pPr>
            <w:ins w:id="2238" w:author="Mr Richard P Williams" w:date="2016-10-03T22:42:00Z">
              <w:r w:rsidRPr="00307A4C">
                <w:rPr>
                  <w:rFonts w:cs="Open Sans"/>
                  <w:sz w:val="20"/>
                  <w:szCs w:val="20"/>
                </w:rPr>
                <w:t>8000</w:t>
              </w:r>
            </w:ins>
          </w:p>
        </w:tc>
        <w:tc>
          <w:tcPr>
            <w:tcW w:w="3627" w:type="dxa"/>
          </w:tcPr>
          <w:p w14:paraId="486AB41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239" w:author="Mr Richard P Williams" w:date="2016-10-03T22:42:00Z"/>
                <w:rFonts w:cs="Open Sans"/>
                <w:sz w:val="20"/>
                <w:szCs w:val="20"/>
              </w:rPr>
            </w:pPr>
          </w:p>
        </w:tc>
      </w:tr>
      <w:tr w:rsidR="008F7B0C" w:rsidRPr="00307A4C" w14:paraId="03F3C6DE" w14:textId="77777777" w:rsidTr="008F7B0C">
        <w:trPr>
          <w:cnfStyle w:val="000000100000" w:firstRow="0" w:lastRow="0" w:firstColumn="0" w:lastColumn="0" w:oddVBand="0" w:evenVBand="0" w:oddHBand="1" w:evenHBand="0" w:firstRowFirstColumn="0" w:firstRowLastColumn="0" w:lastRowFirstColumn="0" w:lastRowLastColumn="0"/>
          <w:trHeight w:val="300"/>
          <w:ins w:id="224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noWrap/>
            <w:hideMark/>
          </w:tcPr>
          <w:p w14:paraId="5CB9679A" w14:textId="77777777" w:rsidR="008F7B0C" w:rsidRPr="00307A4C" w:rsidRDefault="008F7B0C" w:rsidP="008F7B0C">
            <w:pPr>
              <w:rPr>
                <w:ins w:id="2241" w:author="Mr Richard P Williams" w:date="2016-10-03T22:42:00Z"/>
                <w:rFonts w:cs="Open Sans"/>
                <w:sz w:val="20"/>
                <w:szCs w:val="20"/>
              </w:rPr>
            </w:pPr>
            <w:ins w:id="2242" w:author="Mr Richard P Williams" w:date="2016-10-03T22:42:00Z">
              <w:r w:rsidRPr="00307A4C">
                <w:rPr>
                  <w:rFonts w:cs="Open Sans"/>
                  <w:sz w:val="20"/>
                  <w:szCs w:val="20"/>
                </w:rPr>
                <w:t>Orderable</w:t>
              </w:r>
              <w:r>
                <w:rPr>
                  <w:rFonts w:cs="Open Sans"/>
                  <w:sz w:val="20"/>
                  <w:szCs w:val="20"/>
                </w:rPr>
                <w:t xml:space="preserve"> </w:t>
              </w:r>
              <w:r w:rsidRPr="00307A4C">
                <w:rPr>
                  <w:rFonts w:cs="Open Sans"/>
                  <w:sz w:val="20"/>
                  <w:szCs w:val="20"/>
                </w:rPr>
                <w:t>Item</w:t>
              </w:r>
            </w:ins>
          </w:p>
        </w:tc>
        <w:tc>
          <w:tcPr>
            <w:tcW w:w="1373" w:type="dxa"/>
            <w:noWrap/>
            <w:hideMark/>
          </w:tcPr>
          <w:p w14:paraId="4FC8675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243" w:author="Mr Richard P Williams" w:date="2016-10-03T22:42:00Z"/>
                <w:rFonts w:cs="Open Sans"/>
                <w:sz w:val="20"/>
                <w:szCs w:val="20"/>
              </w:rPr>
            </w:pPr>
            <w:ins w:id="2244" w:author="Mr Richard P Williams" w:date="2016-10-03T22:42:00Z">
              <w:del w:id="2245" w:author="Richard Willaims" w:date="2016-10-10T21:56:00Z">
                <w:r w:rsidRPr="00307A4C" w:rsidDel="00910F2B">
                  <w:rPr>
                    <w:rFonts w:cs="Open Sans"/>
                    <w:sz w:val="20"/>
                    <w:szCs w:val="20"/>
                  </w:rPr>
                  <w:delText>nvarchar</w:delText>
                </w:r>
              </w:del>
            </w:ins>
            <w:ins w:id="2246" w:author="Richard Willaims" w:date="2016-10-10T21:56:00Z">
              <w:r w:rsidR="00910F2B">
                <w:rPr>
                  <w:rFonts w:cs="Open Sans"/>
                  <w:sz w:val="20"/>
                  <w:szCs w:val="20"/>
                </w:rPr>
                <w:t>String</w:t>
              </w:r>
            </w:ins>
          </w:p>
        </w:tc>
        <w:tc>
          <w:tcPr>
            <w:tcW w:w="878" w:type="dxa"/>
            <w:noWrap/>
            <w:hideMark/>
          </w:tcPr>
          <w:p w14:paraId="56308F9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247" w:author="Mr Richard P Williams" w:date="2016-10-03T22:42:00Z"/>
                <w:rFonts w:cs="Open Sans"/>
                <w:sz w:val="20"/>
                <w:szCs w:val="20"/>
              </w:rPr>
            </w:pPr>
            <w:ins w:id="2248" w:author="Mr Richard P Williams" w:date="2016-10-03T22:42:00Z">
              <w:r w:rsidRPr="00307A4C">
                <w:rPr>
                  <w:rFonts w:cs="Open Sans"/>
                  <w:sz w:val="20"/>
                  <w:szCs w:val="20"/>
                </w:rPr>
                <w:t>8000</w:t>
              </w:r>
            </w:ins>
          </w:p>
        </w:tc>
        <w:tc>
          <w:tcPr>
            <w:tcW w:w="3627" w:type="dxa"/>
          </w:tcPr>
          <w:p w14:paraId="2001E67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249" w:author="Mr Richard P Williams" w:date="2016-10-03T22:42:00Z"/>
                <w:rFonts w:cs="Open Sans"/>
                <w:sz w:val="20"/>
                <w:szCs w:val="20"/>
              </w:rPr>
            </w:pPr>
          </w:p>
        </w:tc>
      </w:tr>
      <w:tr w:rsidR="008F7B0C" w:rsidRPr="00307A4C" w14:paraId="513B579D" w14:textId="77777777" w:rsidTr="008F7B0C">
        <w:trPr>
          <w:trHeight w:val="300"/>
          <w:ins w:id="225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noWrap/>
            <w:hideMark/>
          </w:tcPr>
          <w:p w14:paraId="3A20DF62" w14:textId="77777777" w:rsidR="008F7B0C" w:rsidRPr="00307A4C" w:rsidRDefault="008F7B0C" w:rsidP="008F7B0C">
            <w:pPr>
              <w:rPr>
                <w:ins w:id="2251" w:author="Mr Richard P Williams" w:date="2016-10-03T22:42:00Z"/>
                <w:rFonts w:cs="Open Sans"/>
                <w:sz w:val="20"/>
                <w:szCs w:val="20"/>
              </w:rPr>
            </w:pPr>
            <w:ins w:id="2252" w:author="Mr Richard P Williams" w:date="2016-10-03T22:42:00Z">
              <w:r w:rsidRPr="00307A4C">
                <w:rPr>
                  <w:rFonts w:cs="Open Sans"/>
                  <w:sz w:val="20"/>
                  <w:szCs w:val="20"/>
                </w:rPr>
                <w:t>Day</w:t>
              </w:r>
            </w:ins>
          </w:p>
        </w:tc>
        <w:tc>
          <w:tcPr>
            <w:tcW w:w="1373" w:type="dxa"/>
            <w:noWrap/>
            <w:hideMark/>
          </w:tcPr>
          <w:p w14:paraId="1A2676F0"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253" w:author="Mr Richard P Williams" w:date="2016-10-03T22:42:00Z"/>
                <w:rFonts w:cs="Open Sans"/>
                <w:sz w:val="20"/>
                <w:szCs w:val="20"/>
              </w:rPr>
            </w:pPr>
            <w:ins w:id="2254" w:author="Mr Richard P Williams" w:date="2016-10-03T22:42:00Z">
              <w:r w:rsidRPr="00307A4C">
                <w:rPr>
                  <w:rFonts w:cs="Open Sans"/>
                  <w:sz w:val="20"/>
                  <w:szCs w:val="20"/>
                </w:rPr>
                <w:t>datetime</w:t>
              </w:r>
            </w:ins>
          </w:p>
        </w:tc>
        <w:tc>
          <w:tcPr>
            <w:tcW w:w="878" w:type="dxa"/>
            <w:noWrap/>
            <w:hideMark/>
          </w:tcPr>
          <w:p w14:paraId="50ADA1D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255" w:author="Mr Richard P Williams" w:date="2016-10-03T22:42:00Z"/>
                <w:rFonts w:cs="Open Sans"/>
                <w:sz w:val="20"/>
                <w:szCs w:val="20"/>
              </w:rPr>
            </w:pPr>
            <w:ins w:id="2256" w:author="Mr Richard P Williams" w:date="2016-10-03T22:42:00Z">
              <w:r w:rsidRPr="00307A4C">
                <w:rPr>
                  <w:rFonts w:cs="Open Sans"/>
                  <w:sz w:val="20"/>
                  <w:szCs w:val="20"/>
                </w:rPr>
                <w:t>8</w:t>
              </w:r>
            </w:ins>
          </w:p>
        </w:tc>
        <w:tc>
          <w:tcPr>
            <w:tcW w:w="3627" w:type="dxa"/>
          </w:tcPr>
          <w:p w14:paraId="302687F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257" w:author="Mr Richard P Williams" w:date="2016-10-03T22:42:00Z"/>
                <w:rFonts w:cs="Open Sans"/>
                <w:sz w:val="20"/>
                <w:szCs w:val="20"/>
              </w:rPr>
            </w:pPr>
            <w:ins w:id="2258" w:author="Mr Richard P Williams" w:date="2016-10-03T22:42:00Z">
              <w:r>
                <w:rPr>
                  <w:rFonts w:cs="Open Sans"/>
                  <w:sz w:val="20"/>
                  <w:szCs w:val="20"/>
                </w:rPr>
                <w:t>The Business day the Count occurred</w:t>
              </w:r>
            </w:ins>
          </w:p>
        </w:tc>
      </w:tr>
      <w:tr w:rsidR="008F7B0C" w:rsidRPr="00307A4C" w14:paraId="07323969" w14:textId="77777777" w:rsidTr="008F7B0C">
        <w:trPr>
          <w:cnfStyle w:val="000000100000" w:firstRow="0" w:lastRow="0" w:firstColumn="0" w:lastColumn="0" w:oddVBand="0" w:evenVBand="0" w:oddHBand="1" w:evenHBand="0" w:firstRowFirstColumn="0" w:firstRowLastColumn="0" w:lastRowFirstColumn="0" w:lastRowLastColumn="0"/>
          <w:trHeight w:val="300"/>
          <w:ins w:id="225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noWrap/>
            <w:hideMark/>
          </w:tcPr>
          <w:p w14:paraId="6C9CFB0C" w14:textId="77777777" w:rsidR="008F7B0C" w:rsidRPr="00307A4C" w:rsidRDefault="008F7B0C" w:rsidP="008F7B0C">
            <w:pPr>
              <w:rPr>
                <w:ins w:id="2260" w:author="Mr Richard P Williams" w:date="2016-10-03T22:42:00Z"/>
                <w:rFonts w:cs="Open Sans"/>
                <w:sz w:val="20"/>
                <w:szCs w:val="20"/>
              </w:rPr>
            </w:pPr>
            <w:ins w:id="2261" w:author="Mr Richard P Williams" w:date="2016-10-03T22:42:00Z">
              <w:r w:rsidRPr="00307A4C">
                <w:rPr>
                  <w:rFonts w:cs="Open Sans"/>
                  <w:sz w:val="20"/>
                  <w:szCs w:val="20"/>
                </w:rPr>
                <w:t>SequenceNo</w:t>
              </w:r>
            </w:ins>
          </w:p>
        </w:tc>
        <w:tc>
          <w:tcPr>
            <w:tcW w:w="1373" w:type="dxa"/>
            <w:noWrap/>
            <w:hideMark/>
          </w:tcPr>
          <w:p w14:paraId="5D57F37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262" w:author="Mr Richard P Williams" w:date="2016-10-03T22:42:00Z"/>
                <w:rFonts w:cs="Open Sans"/>
                <w:sz w:val="20"/>
                <w:szCs w:val="20"/>
              </w:rPr>
            </w:pPr>
            <w:ins w:id="2263" w:author="Mr Richard P Williams" w:date="2016-10-03T22:42:00Z">
              <w:del w:id="2264" w:author="Richard Willaims" w:date="2016-10-10T23:47:00Z">
                <w:r w:rsidRPr="00307A4C" w:rsidDel="002E038B">
                  <w:rPr>
                    <w:rFonts w:cs="Open Sans"/>
                    <w:sz w:val="20"/>
                    <w:szCs w:val="20"/>
                  </w:rPr>
                  <w:delText>int</w:delText>
                </w:r>
              </w:del>
            </w:ins>
            <w:ins w:id="2265" w:author="Richard Willaims" w:date="2016-10-10T23:47:00Z">
              <w:r w:rsidR="002E038B">
                <w:rPr>
                  <w:rFonts w:cs="Open Sans"/>
                  <w:sz w:val="20"/>
                  <w:szCs w:val="20"/>
                </w:rPr>
                <w:t>Numeric</w:t>
              </w:r>
            </w:ins>
          </w:p>
        </w:tc>
        <w:tc>
          <w:tcPr>
            <w:tcW w:w="878" w:type="dxa"/>
            <w:noWrap/>
            <w:hideMark/>
          </w:tcPr>
          <w:p w14:paraId="1224230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266" w:author="Mr Richard P Williams" w:date="2016-10-03T22:42:00Z"/>
                <w:rFonts w:cs="Open Sans"/>
                <w:sz w:val="20"/>
                <w:szCs w:val="20"/>
              </w:rPr>
            </w:pPr>
            <w:ins w:id="2267" w:author="Mr Richard P Williams" w:date="2016-10-03T22:42:00Z">
              <w:r w:rsidRPr="00307A4C">
                <w:rPr>
                  <w:rFonts w:cs="Open Sans"/>
                  <w:sz w:val="20"/>
                  <w:szCs w:val="20"/>
                </w:rPr>
                <w:t>4</w:t>
              </w:r>
            </w:ins>
          </w:p>
        </w:tc>
        <w:tc>
          <w:tcPr>
            <w:tcW w:w="3627" w:type="dxa"/>
          </w:tcPr>
          <w:p w14:paraId="0F60949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268" w:author="Mr Richard P Williams" w:date="2016-10-03T22:42:00Z"/>
                <w:rFonts w:cs="Open Sans"/>
                <w:sz w:val="20"/>
                <w:szCs w:val="20"/>
              </w:rPr>
            </w:pPr>
            <w:ins w:id="2269" w:author="Mr Richard P Williams" w:date="2016-10-03T22:42:00Z">
              <w:r>
                <w:rPr>
                  <w:rFonts w:cs="Open Sans"/>
                  <w:sz w:val="20"/>
                  <w:szCs w:val="20"/>
                </w:rPr>
                <w:t>If the item is count in multiple places within the location, then please provide a record sequence number</w:t>
              </w:r>
            </w:ins>
          </w:p>
        </w:tc>
      </w:tr>
      <w:tr w:rsidR="008F7B0C" w:rsidRPr="00307A4C" w14:paraId="4795F47C" w14:textId="77777777" w:rsidTr="008F7B0C">
        <w:trPr>
          <w:trHeight w:val="300"/>
          <w:ins w:id="227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noWrap/>
          </w:tcPr>
          <w:p w14:paraId="2CD1139D" w14:textId="77777777" w:rsidR="008F7B0C" w:rsidRPr="00307A4C" w:rsidRDefault="008F7B0C" w:rsidP="008F7B0C">
            <w:pPr>
              <w:rPr>
                <w:ins w:id="2271" w:author="Mr Richard P Williams" w:date="2016-10-03T22:42:00Z"/>
                <w:rFonts w:cs="Open Sans"/>
                <w:sz w:val="20"/>
                <w:szCs w:val="20"/>
              </w:rPr>
            </w:pPr>
            <w:ins w:id="2272" w:author="Mr Richard P Williams" w:date="2016-10-03T22:42:00Z">
              <w:r w:rsidRPr="00307A4C">
                <w:rPr>
                  <w:rFonts w:cs="Open Sans"/>
                  <w:sz w:val="20"/>
                  <w:szCs w:val="20"/>
                </w:rPr>
                <w:t>ReceiveDateTime</w:t>
              </w:r>
            </w:ins>
          </w:p>
        </w:tc>
        <w:tc>
          <w:tcPr>
            <w:tcW w:w="1373" w:type="dxa"/>
            <w:noWrap/>
          </w:tcPr>
          <w:p w14:paraId="6BEA36C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273" w:author="Mr Richard P Williams" w:date="2016-10-03T22:42:00Z"/>
                <w:rFonts w:cs="Open Sans"/>
                <w:sz w:val="20"/>
                <w:szCs w:val="20"/>
              </w:rPr>
            </w:pPr>
            <w:ins w:id="2274" w:author="Mr Richard P Williams" w:date="2016-10-03T22:42:00Z">
              <w:r w:rsidRPr="00307A4C">
                <w:rPr>
                  <w:rFonts w:cs="Open Sans"/>
                  <w:sz w:val="20"/>
                  <w:szCs w:val="20"/>
                </w:rPr>
                <w:t>datetime</w:t>
              </w:r>
            </w:ins>
          </w:p>
        </w:tc>
        <w:tc>
          <w:tcPr>
            <w:tcW w:w="878" w:type="dxa"/>
            <w:noWrap/>
          </w:tcPr>
          <w:p w14:paraId="1344CB8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275" w:author="Mr Richard P Williams" w:date="2016-10-03T22:42:00Z"/>
                <w:rFonts w:cs="Open Sans"/>
                <w:sz w:val="20"/>
                <w:szCs w:val="20"/>
              </w:rPr>
            </w:pPr>
            <w:ins w:id="2276" w:author="Mr Richard P Williams" w:date="2016-10-03T22:42:00Z">
              <w:r w:rsidRPr="00307A4C">
                <w:rPr>
                  <w:rFonts w:cs="Open Sans"/>
                  <w:sz w:val="20"/>
                  <w:szCs w:val="20"/>
                </w:rPr>
                <w:t>8</w:t>
              </w:r>
            </w:ins>
          </w:p>
        </w:tc>
        <w:tc>
          <w:tcPr>
            <w:tcW w:w="3627" w:type="dxa"/>
          </w:tcPr>
          <w:p w14:paraId="51410CD4"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277" w:author="Mr Richard P Williams" w:date="2016-10-03T22:42:00Z"/>
                <w:rFonts w:cs="Open Sans"/>
                <w:sz w:val="20"/>
                <w:szCs w:val="20"/>
              </w:rPr>
            </w:pPr>
            <w:ins w:id="2278" w:author="Mr Richard P Williams" w:date="2016-10-03T22:42:00Z">
              <w:r>
                <w:rPr>
                  <w:rFonts w:cs="Open Sans"/>
                  <w:sz w:val="20"/>
                  <w:szCs w:val="20"/>
                </w:rPr>
                <w:t>Date and Time Item was received</w:t>
              </w:r>
            </w:ins>
          </w:p>
        </w:tc>
      </w:tr>
      <w:tr w:rsidR="008F7B0C" w:rsidRPr="0011505E" w14:paraId="5953CEB4" w14:textId="77777777" w:rsidTr="008F7B0C">
        <w:trPr>
          <w:cnfStyle w:val="000000100000" w:firstRow="0" w:lastRow="0" w:firstColumn="0" w:lastColumn="0" w:oddVBand="0" w:evenVBand="0" w:oddHBand="1" w:evenHBand="0" w:firstRowFirstColumn="0" w:firstRowLastColumn="0" w:lastRowFirstColumn="0" w:lastRowLastColumn="0"/>
          <w:trHeight w:val="525"/>
          <w:ins w:id="227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ED12039" w14:textId="77777777" w:rsidR="008F7B0C" w:rsidRPr="0011505E" w:rsidRDefault="008F7B0C" w:rsidP="008F7B0C">
            <w:pPr>
              <w:rPr>
                <w:ins w:id="2280" w:author="Mr Richard P Williams" w:date="2016-10-03T22:42:00Z"/>
                <w:rFonts w:eastAsia="Times New Roman" w:cs="Times New Roman"/>
                <w:b w:val="0"/>
                <w:color w:val="000000"/>
                <w:sz w:val="20"/>
                <w:szCs w:val="20"/>
              </w:rPr>
            </w:pPr>
            <w:ins w:id="2281" w:author="Mr Richard P Williams" w:date="2016-10-03T22:42:00Z">
              <w:r w:rsidRPr="00307A4C">
                <w:rPr>
                  <w:rFonts w:cs="Open Sans"/>
                  <w:sz w:val="20"/>
                  <w:szCs w:val="20"/>
                </w:rPr>
                <w:t>ReceivingType</w:t>
              </w:r>
            </w:ins>
          </w:p>
        </w:tc>
        <w:tc>
          <w:tcPr>
            <w:tcW w:w="1373" w:type="dxa"/>
            <w:hideMark/>
          </w:tcPr>
          <w:p w14:paraId="17CE091F"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2282" w:author="Mr Richard P Williams" w:date="2016-10-03T22:42:00Z"/>
                <w:rFonts w:eastAsia="Times New Roman" w:cs="Times New Roman"/>
                <w:color w:val="000000"/>
                <w:sz w:val="20"/>
                <w:szCs w:val="20"/>
              </w:rPr>
            </w:pPr>
            <w:ins w:id="2283" w:author="Mr Richard P Williams" w:date="2016-10-03T22:42:00Z">
              <w:del w:id="2284" w:author="Richard Willaims" w:date="2016-10-10T23:53:00Z">
                <w:r w:rsidRPr="00307A4C" w:rsidDel="002E038B">
                  <w:rPr>
                    <w:rFonts w:cs="Open Sans"/>
                    <w:sz w:val="20"/>
                    <w:szCs w:val="20"/>
                  </w:rPr>
                  <w:delText>tiny</w:delText>
                </w:r>
              </w:del>
              <w:del w:id="2285" w:author="Richard Willaims" w:date="2016-10-10T23:47:00Z">
                <w:r w:rsidRPr="00307A4C" w:rsidDel="002E038B">
                  <w:rPr>
                    <w:rFonts w:cs="Open Sans"/>
                    <w:sz w:val="20"/>
                    <w:szCs w:val="20"/>
                  </w:rPr>
                  <w:delText>int</w:delText>
                </w:r>
              </w:del>
            </w:ins>
            <w:ins w:id="2286" w:author="Richard Willaims" w:date="2016-10-10T23:47:00Z">
              <w:r w:rsidR="002E038B">
                <w:rPr>
                  <w:rFonts w:cs="Open Sans"/>
                  <w:sz w:val="20"/>
                  <w:szCs w:val="20"/>
                </w:rPr>
                <w:t>Numeric</w:t>
              </w:r>
            </w:ins>
          </w:p>
        </w:tc>
        <w:tc>
          <w:tcPr>
            <w:tcW w:w="878" w:type="dxa"/>
            <w:hideMark/>
          </w:tcPr>
          <w:p w14:paraId="564098A4"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2287" w:author="Mr Richard P Williams" w:date="2016-10-03T22:42:00Z"/>
                <w:rFonts w:eastAsia="Times New Roman" w:cs="Times New Roman"/>
                <w:color w:val="000000"/>
                <w:sz w:val="20"/>
                <w:szCs w:val="20"/>
              </w:rPr>
            </w:pPr>
            <w:ins w:id="2288" w:author="Mr Richard P Williams" w:date="2016-10-03T22:42:00Z">
              <w:r w:rsidRPr="00307A4C">
                <w:rPr>
                  <w:rFonts w:cs="Open Sans"/>
                  <w:sz w:val="20"/>
                  <w:szCs w:val="20"/>
                </w:rPr>
                <w:t>1</w:t>
              </w:r>
            </w:ins>
          </w:p>
        </w:tc>
        <w:tc>
          <w:tcPr>
            <w:tcW w:w="3627" w:type="dxa"/>
            <w:hideMark/>
          </w:tcPr>
          <w:p w14:paraId="072CB621"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2289" w:author="Mr Richard P Williams" w:date="2016-10-03T22:42:00Z"/>
                <w:rFonts w:eastAsia="Times New Roman" w:cs="Times New Roman"/>
                <w:color w:val="000000"/>
                <w:sz w:val="20"/>
                <w:szCs w:val="20"/>
              </w:rPr>
            </w:pPr>
            <w:ins w:id="2290" w:author="Mr Richard P Williams" w:date="2016-10-03T22:42:00Z">
              <w:r>
                <w:rPr>
                  <w:rFonts w:cs="Open Sans"/>
                  <w:sz w:val="20"/>
                  <w:szCs w:val="20"/>
                </w:rPr>
                <w:t>DSD or DC Items received</w:t>
              </w:r>
            </w:ins>
          </w:p>
        </w:tc>
      </w:tr>
      <w:tr w:rsidR="008F7B0C" w:rsidRPr="0011505E" w14:paraId="7F86EC07" w14:textId="77777777" w:rsidTr="008F7B0C">
        <w:trPr>
          <w:trHeight w:val="525"/>
          <w:ins w:id="229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7F2DAA80" w14:textId="77777777" w:rsidR="008F7B0C" w:rsidRPr="00307A4C" w:rsidRDefault="008F7B0C" w:rsidP="008F7B0C">
            <w:pPr>
              <w:rPr>
                <w:ins w:id="2292" w:author="Mr Richard P Williams" w:date="2016-10-03T22:42:00Z"/>
                <w:rFonts w:cs="Open Sans"/>
                <w:sz w:val="20"/>
                <w:szCs w:val="20"/>
              </w:rPr>
            </w:pPr>
            <w:ins w:id="2293" w:author="Mr Richard P Williams" w:date="2016-10-03T22:42:00Z">
              <w:r w:rsidRPr="00307A4C">
                <w:rPr>
                  <w:rFonts w:cs="Open Sans"/>
                  <w:sz w:val="20"/>
                  <w:szCs w:val="20"/>
                </w:rPr>
                <w:t>OrderNo</w:t>
              </w:r>
            </w:ins>
          </w:p>
        </w:tc>
        <w:tc>
          <w:tcPr>
            <w:tcW w:w="1373" w:type="dxa"/>
          </w:tcPr>
          <w:p w14:paraId="15F2EBE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294" w:author="Mr Richard P Williams" w:date="2016-10-03T22:42:00Z"/>
                <w:rFonts w:cs="Open Sans"/>
                <w:sz w:val="20"/>
                <w:szCs w:val="20"/>
              </w:rPr>
            </w:pPr>
            <w:ins w:id="2295" w:author="Mr Richard P Williams" w:date="2016-10-03T22:42:00Z">
              <w:del w:id="2296" w:author="Richard Willaims" w:date="2016-10-10T23:53:00Z">
                <w:r w:rsidRPr="00307A4C" w:rsidDel="002E038B">
                  <w:rPr>
                    <w:rFonts w:cs="Open Sans"/>
                    <w:sz w:val="20"/>
                    <w:szCs w:val="20"/>
                  </w:rPr>
                  <w:delText>big</w:delText>
                </w:r>
              </w:del>
              <w:del w:id="2297" w:author="Richard Willaims" w:date="2016-10-10T23:47:00Z">
                <w:r w:rsidRPr="00307A4C" w:rsidDel="002E038B">
                  <w:rPr>
                    <w:rFonts w:cs="Open Sans"/>
                    <w:sz w:val="20"/>
                    <w:szCs w:val="20"/>
                  </w:rPr>
                  <w:delText>int</w:delText>
                </w:r>
              </w:del>
            </w:ins>
            <w:ins w:id="2298" w:author="Richard Willaims" w:date="2016-10-10T23:47:00Z">
              <w:r w:rsidR="002E038B">
                <w:rPr>
                  <w:rFonts w:cs="Open Sans"/>
                  <w:sz w:val="20"/>
                  <w:szCs w:val="20"/>
                </w:rPr>
                <w:t>Numeric</w:t>
              </w:r>
            </w:ins>
          </w:p>
        </w:tc>
        <w:tc>
          <w:tcPr>
            <w:tcW w:w="878" w:type="dxa"/>
          </w:tcPr>
          <w:p w14:paraId="2351036B"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299" w:author="Mr Richard P Williams" w:date="2016-10-03T22:42:00Z"/>
                <w:rFonts w:cs="Open Sans"/>
                <w:sz w:val="20"/>
                <w:szCs w:val="20"/>
              </w:rPr>
            </w:pPr>
            <w:ins w:id="2300" w:author="Mr Richard P Williams" w:date="2016-10-03T22:42:00Z">
              <w:r w:rsidRPr="00307A4C">
                <w:rPr>
                  <w:rFonts w:cs="Open Sans"/>
                  <w:sz w:val="20"/>
                  <w:szCs w:val="20"/>
                </w:rPr>
                <w:t>8</w:t>
              </w:r>
            </w:ins>
          </w:p>
        </w:tc>
        <w:tc>
          <w:tcPr>
            <w:tcW w:w="3627" w:type="dxa"/>
          </w:tcPr>
          <w:p w14:paraId="75FCD511"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301" w:author="Mr Richard P Williams" w:date="2016-10-03T22:42:00Z"/>
                <w:rFonts w:cs="Open Sans"/>
                <w:sz w:val="20"/>
                <w:szCs w:val="20"/>
              </w:rPr>
            </w:pPr>
            <w:ins w:id="2302" w:author="Mr Richard P Williams" w:date="2016-10-03T22:42:00Z">
              <w:r>
                <w:rPr>
                  <w:rFonts w:cs="Open Sans"/>
                  <w:sz w:val="20"/>
                  <w:szCs w:val="20"/>
                </w:rPr>
                <w:t>PO Order</w:t>
              </w:r>
            </w:ins>
          </w:p>
        </w:tc>
      </w:tr>
      <w:tr w:rsidR="008F7B0C" w:rsidRPr="0011505E" w14:paraId="5D89D0F3" w14:textId="77777777" w:rsidTr="008F7B0C">
        <w:trPr>
          <w:cnfStyle w:val="000000100000" w:firstRow="0" w:lastRow="0" w:firstColumn="0" w:lastColumn="0" w:oddVBand="0" w:evenVBand="0" w:oddHBand="1" w:evenHBand="0" w:firstRowFirstColumn="0" w:firstRowLastColumn="0" w:lastRowFirstColumn="0" w:lastRowLastColumn="0"/>
          <w:trHeight w:val="525"/>
          <w:ins w:id="230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7619B64F" w14:textId="77777777" w:rsidR="008F7B0C" w:rsidRPr="00307A4C" w:rsidRDefault="008F7B0C" w:rsidP="008F7B0C">
            <w:pPr>
              <w:rPr>
                <w:ins w:id="2304" w:author="Mr Richard P Williams" w:date="2016-10-03T22:42:00Z"/>
                <w:rFonts w:cs="Open Sans"/>
                <w:sz w:val="20"/>
                <w:szCs w:val="20"/>
              </w:rPr>
            </w:pPr>
            <w:ins w:id="2305" w:author="Mr Richard P Williams" w:date="2016-10-03T22:42:00Z">
              <w:r w:rsidRPr="00307A4C">
                <w:rPr>
                  <w:rFonts w:cs="Open Sans"/>
                  <w:sz w:val="20"/>
                  <w:szCs w:val="20"/>
                </w:rPr>
                <w:t>Status</w:t>
              </w:r>
            </w:ins>
          </w:p>
        </w:tc>
        <w:tc>
          <w:tcPr>
            <w:tcW w:w="1373" w:type="dxa"/>
          </w:tcPr>
          <w:p w14:paraId="5373F8F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306" w:author="Mr Richard P Williams" w:date="2016-10-03T22:42:00Z"/>
                <w:rFonts w:cs="Open Sans"/>
                <w:sz w:val="20"/>
                <w:szCs w:val="20"/>
              </w:rPr>
            </w:pPr>
            <w:ins w:id="2307" w:author="Mr Richard P Williams" w:date="2016-10-03T22:42:00Z">
              <w:del w:id="2308" w:author="Richard Willaims" w:date="2016-10-10T23:47:00Z">
                <w:r w:rsidRPr="00307A4C" w:rsidDel="002E038B">
                  <w:rPr>
                    <w:rFonts w:cs="Open Sans"/>
                    <w:sz w:val="20"/>
                    <w:szCs w:val="20"/>
                  </w:rPr>
                  <w:delText>int</w:delText>
                </w:r>
              </w:del>
            </w:ins>
            <w:ins w:id="2309" w:author="Richard Willaims" w:date="2016-10-10T23:47:00Z">
              <w:r w:rsidR="002E038B">
                <w:rPr>
                  <w:rFonts w:cs="Open Sans"/>
                  <w:sz w:val="20"/>
                  <w:szCs w:val="20"/>
                </w:rPr>
                <w:t>Numeric</w:t>
              </w:r>
            </w:ins>
          </w:p>
        </w:tc>
        <w:tc>
          <w:tcPr>
            <w:tcW w:w="878" w:type="dxa"/>
          </w:tcPr>
          <w:p w14:paraId="23224CA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310" w:author="Mr Richard P Williams" w:date="2016-10-03T22:42:00Z"/>
                <w:rFonts w:cs="Open Sans"/>
                <w:sz w:val="20"/>
                <w:szCs w:val="20"/>
              </w:rPr>
            </w:pPr>
            <w:ins w:id="2311" w:author="Mr Richard P Williams" w:date="2016-10-03T22:42:00Z">
              <w:r w:rsidRPr="00307A4C">
                <w:rPr>
                  <w:rFonts w:cs="Open Sans"/>
                  <w:sz w:val="20"/>
                  <w:szCs w:val="20"/>
                </w:rPr>
                <w:t>4</w:t>
              </w:r>
            </w:ins>
          </w:p>
        </w:tc>
        <w:tc>
          <w:tcPr>
            <w:tcW w:w="3627" w:type="dxa"/>
          </w:tcPr>
          <w:p w14:paraId="75E49735"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312" w:author="Mr Richard P Williams" w:date="2016-10-03T22:42:00Z"/>
                <w:rFonts w:cs="Open Sans"/>
                <w:sz w:val="20"/>
                <w:szCs w:val="20"/>
              </w:rPr>
            </w:pPr>
            <w:ins w:id="2313" w:author="Mr Richard P Williams" w:date="2016-10-03T22:42:00Z">
              <w:r>
                <w:rPr>
                  <w:rFonts w:cs="Open Sans"/>
                  <w:sz w:val="20"/>
                  <w:szCs w:val="20"/>
                </w:rPr>
                <w:t>Status Of the receiving</w:t>
              </w:r>
            </w:ins>
          </w:p>
        </w:tc>
      </w:tr>
      <w:tr w:rsidR="008F7B0C" w:rsidRPr="0011505E" w14:paraId="5332AF13" w14:textId="77777777" w:rsidTr="008F7B0C">
        <w:trPr>
          <w:trHeight w:val="525"/>
          <w:ins w:id="231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0B21EE7F" w14:textId="77777777" w:rsidR="008F7B0C" w:rsidRPr="00307A4C" w:rsidRDefault="008F7B0C" w:rsidP="008F7B0C">
            <w:pPr>
              <w:rPr>
                <w:ins w:id="2315" w:author="Mr Richard P Williams" w:date="2016-10-03T22:42:00Z"/>
                <w:rFonts w:cs="Open Sans"/>
                <w:sz w:val="20"/>
                <w:szCs w:val="20"/>
              </w:rPr>
            </w:pPr>
            <w:ins w:id="2316" w:author="Mr Richard P Williams" w:date="2016-10-03T22:42:00Z">
              <w:r w:rsidRPr="00307A4C">
                <w:rPr>
                  <w:rFonts w:cs="Open Sans"/>
                  <w:sz w:val="20"/>
                  <w:szCs w:val="20"/>
                </w:rPr>
                <w:t>UPCID</w:t>
              </w:r>
            </w:ins>
          </w:p>
        </w:tc>
        <w:tc>
          <w:tcPr>
            <w:tcW w:w="1373" w:type="dxa"/>
          </w:tcPr>
          <w:p w14:paraId="2FC7270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317" w:author="Mr Richard P Williams" w:date="2016-10-03T22:42:00Z"/>
                <w:rFonts w:cs="Open Sans"/>
                <w:sz w:val="20"/>
                <w:szCs w:val="20"/>
              </w:rPr>
            </w:pPr>
            <w:ins w:id="2318" w:author="Mr Richard P Williams" w:date="2016-10-03T22:42:00Z">
              <w:del w:id="2319" w:author="Richard Willaims" w:date="2016-10-10T21:56:00Z">
                <w:r w:rsidRPr="00307A4C" w:rsidDel="00910F2B">
                  <w:rPr>
                    <w:rFonts w:cs="Open Sans"/>
                    <w:sz w:val="20"/>
                    <w:szCs w:val="20"/>
                  </w:rPr>
                  <w:delText>nvarchar</w:delText>
                </w:r>
              </w:del>
            </w:ins>
            <w:ins w:id="2320" w:author="Richard Willaims" w:date="2016-10-10T21:56:00Z">
              <w:r w:rsidR="00910F2B">
                <w:rPr>
                  <w:rFonts w:cs="Open Sans"/>
                  <w:sz w:val="20"/>
                  <w:szCs w:val="20"/>
                </w:rPr>
                <w:t>String</w:t>
              </w:r>
            </w:ins>
          </w:p>
        </w:tc>
        <w:tc>
          <w:tcPr>
            <w:tcW w:w="878" w:type="dxa"/>
          </w:tcPr>
          <w:p w14:paraId="0631D7F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321" w:author="Mr Richard P Williams" w:date="2016-10-03T22:42:00Z"/>
                <w:rFonts w:cs="Open Sans"/>
                <w:sz w:val="20"/>
                <w:szCs w:val="20"/>
              </w:rPr>
            </w:pPr>
            <w:ins w:id="2322" w:author="Mr Richard P Williams" w:date="2016-10-03T22:42:00Z">
              <w:r w:rsidRPr="00307A4C">
                <w:rPr>
                  <w:rFonts w:cs="Open Sans"/>
                  <w:sz w:val="20"/>
                  <w:szCs w:val="20"/>
                </w:rPr>
                <w:t>8000</w:t>
              </w:r>
            </w:ins>
          </w:p>
        </w:tc>
        <w:tc>
          <w:tcPr>
            <w:tcW w:w="3627" w:type="dxa"/>
          </w:tcPr>
          <w:p w14:paraId="4136178F"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323" w:author="Mr Richard P Williams" w:date="2016-10-03T22:42:00Z"/>
                <w:rFonts w:cs="Open Sans"/>
                <w:sz w:val="20"/>
                <w:szCs w:val="20"/>
              </w:rPr>
            </w:pPr>
          </w:p>
        </w:tc>
      </w:tr>
      <w:tr w:rsidR="008F7B0C" w:rsidRPr="0011505E" w14:paraId="6397DEAB" w14:textId="77777777" w:rsidTr="008F7B0C">
        <w:trPr>
          <w:cnfStyle w:val="000000100000" w:firstRow="0" w:lastRow="0" w:firstColumn="0" w:lastColumn="0" w:oddVBand="0" w:evenVBand="0" w:oddHBand="1" w:evenHBand="0" w:firstRowFirstColumn="0" w:firstRowLastColumn="0" w:lastRowFirstColumn="0" w:lastRowLastColumn="0"/>
          <w:trHeight w:val="525"/>
          <w:ins w:id="232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5A735BD8" w14:textId="77777777" w:rsidR="008F7B0C" w:rsidRPr="00307A4C" w:rsidRDefault="008F7B0C" w:rsidP="008F7B0C">
            <w:pPr>
              <w:rPr>
                <w:ins w:id="2325" w:author="Mr Richard P Williams" w:date="2016-10-03T22:42:00Z"/>
                <w:rFonts w:cs="Open Sans"/>
                <w:sz w:val="20"/>
                <w:szCs w:val="20"/>
              </w:rPr>
            </w:pPr>
            <w:ins w:id="2326" w:author="Mr Richard P Williams" w:date="2016-10-03T22:42:00Z">
              <w:r w:rsidRPr="00307A4C">
                <w:rPr>
                  <w:rFonts w:cs="Open Sans"/>
                  <w:sz w:val="20"/>
                  <w:szCs w:val="20"/>
                </w:rPr>
                <w:t>DCNo</w:t>
              </w:r>
            </w:ins>
          </w:p>
        </w:tc>
        <w:tc>
          <w:tcPr>
            <w:tcW w:w="1373" w:type="dxa"/>
          </w:tcPr>
          <w:p w14:paraId="1697558C" w14:textId="77777777" w:rsidR="008F7B0C" w:rsidRPr="00307A4C" w:rsidRDefault="008F7B0C" w:rsidP="005E1F87">
            <w:pPr>
              <w:cnfStyle w:val="000000100000" w:firstRow="0" w:lastRow="0" w:firstColumn="0" w:lastColumn="0" w:oddVBand="0" w:evenVBand="0" w:oddHBand="1" w:evenHBand="0" w:firstRowFirstColumn="0" w:firstRowLastColumn="0" w:lastRowFirstColumn="0" w:lastRowLastColumn="0"/>
              <w:rPr>
                <w:ins w:id="2327" w:author="Mr Richard P Williams" w:date="2016-10-03T22:42:00Z"/>
                <w:rFonts w:cs="Open Sans"/>
                <w:sz w:val="20"/>
                <w:szCs w:val="20"/>
              </w:rPr>
            </w:pPr>
            <w:ins w:id="2328" w:author="Mr Richard P Williams" w:date="2016-10-03T22:42:00Z">
              <w:del w:id="2329" w:author="Richard Willaims" w:date="2016-10-10T23:53:00Z">
                <w:r w:rsidRPr="00307A4C" w:rsidDel="002E038B">
                  <w:rPr>
                    <w:rFonts w:cs="Open Sans"/>
                    <w:sz w:val="20"/>
                    <w:szCs w:val="20"/>
                  </w:rPr>
                  <w:delText>tiny</w:delText>
                </w:r>
              </w:del>
              <w:del w:id="2330" w:author="Richard Willaims" w:date="2016-10-10T23:47:00Z">
                <w:r w:rsidRPr="00307A4C" w:rsidDel="002E038B">
                  <w:rPr>
                    <w:rFonts w:cs="Open Sans"/>
                    <w:sz w:val="20"/>
                    <w:szCs w:val="20"/>
                  </w:rPr>
                  <w:delText>int</w:delText>
                </w:r>
              </w:del>
            </w:ins>
            <w:ins w:id="2331" w:author="Richard Willaims" w:date="2016-10-10T23:47:00Z">
              <w:r w:rsidR="002E038B">
                <w:rPr>
                  <w:rFonts w:cs="Open Sans"/>
                  <w:sz w:val="20"/>
                  <w:szCs w:val="20"/>
                </w:rPr>
                <w:t>Numeric</w:t>
              </w:r>
            </w:ins>
          </w:p>
        </w:tc>
        <w:tc>
          <w:tcPr>
            <w:tcW w:w="878" w:type="dxa"/>
          </w:tcPr>
          <w:p w14:paraId="46B99AC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332" w:author="Mr Richard P Williams" w:date="2016-10-03T22:42:00Z"/>
                <w:rFonts w:cs="Open Sans"/>
                <w:sz w:val="20"/>
                <w:szCs w:val="20"/>
              </w:rPr>
            </w:pPr>
            <w:ins w:id="2333" w:author="Mr Richard P Williams" w:date="2016-10-03T22:42:00Z">
              <w:r w:rsidRPr="00307A4C">
                <w:rPr>
                  <w:rFonts w:cs="Open Sans"/>
                  <w:sz w:val="20"/>
                  <w:szCs w:val="20"/>
                </w:rPr>
                <w:t>1</w:t>
              </w:r>
            </w:ins>
          </w:p>
        </w:tc>
        <w:tc>
          <w:tcPr>
            <w:tcW w:w="3627" w:type="dxa"/>
          </w:tcPr>
          <w:p w14:paraId="59747420"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334" w:author="Mr Richard P Williams" w:date="2016-10-03T22:42:00Z"/>
                <w:rFonts w:cs="Open Sans"/>
                <w:sz w:val="20"/>
                <w:szCs w:val="20"/>
              </w:rPr>
            </w:pPr>
          </w:p>
        </w:tc>
      </w:tr>
      <w:tr w:rsidR="008F7B0C" w:rsidRPr="0011505E" w14:paraId="37C2D2B2" w14:textId="77777777" w:rsidTr="008F7B0C">
        <w:trPr>
          <w:trHeight w:val="525"/>
          <w:ins w:id="233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5446274D" w14:textId="77777777" w:rsidR="008F7B0C" w:rsidRPr="00307A4C" w:rsidRDefault="008F7B0C" w:rsidP="008F7B0C">
            <w:pPr>
              <w:rPr>
                <w:ins w:id="2336" w:author="Mr Richard P Williams" w:date="2016-10-03T22:42:00Z"/>
                <w:rFonts w:cs="Open Sans"/>
                <w:sz w:val="20"/>
                <w:szCs w:val="20"/>
              </w:rPr>
            </w:pPr>
            <w:ins w:id="2337" w:author="Mr Richard P Williams" w:date="2016-10-03T22:42:00Z">
              <w:r w:rsidRPr="00307A4C">
                <w:rPr>
                  <w:rFonts w:cs="Open Sans"/>
                  <w:sz w:val="20"/>
                  <w:szCs w:val="20"/>
                </w:rPr>
                <w:t>Vendor</w:t>
              </w:r>
              <w:r>
                <w:rPr>
                  <w:rFonts w:cs="Open Sans"/>
                  <w:sz w:val="20"/>
                  <w:szCs w:val="20"/>
                </w:rPr>
                <w:t xml:space="preserve"> </w:t>
              </w:r>
              <w:r w:rsidRPr="00307A4C">
                <w:rPr>
                  <w:rFonts w:cs="Open Sans"/>
                  <w:sz w:val="20"/>
                  <w:szCs w:val="20"/>
                </w:rPr>
                <w:t>ID</w:t>
              </w:r>
            </w:ins>
          </w:p>
        </w:tc>
        <w:tc>
          <w:tcPr>
            <w:tcW w:w="1373" w:type="dxa"/>
          </w:tcPr>
          <w:p w14:paraId="225EA55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338" w:author="Mr Richard P Williams" w:date="2016-10-03T22:42:00Z"/>
                <w:rFonts w:cs="Open Sans"/>
                <w:sz w:val="20"/>
                <w:szCs w:val="20"/>
              </w:rPr>
            </w:pPr>
            <w:ins w:id="2339" w:author="Mr Richard P Williams" w:date="2016-10-03T22:42:00Z">
              <w:del w:id="2340" w:author="Richard Willaims" w:date="2016-10-10T21:56:00Z">
                <w:r w:rsidRPr="00307A4C" w:rsidDel="00910F2B">
                  <w:rPr>
                    <w:rFonts w:cs="Open Sans"/>
                    <w:sz w:val="20"/>
                    <w:szCs w:val="20"/>
                  </w:rPr>
                  <w:delText>nvarchar</w:delText>
                </w:r>
              </w:del>
            </w:ins>
            <w:ins w:id="2341" w:author="Richard Willaims" w:date="2016-10-10T21:56:00Z">
              <w:r w:rsidR="00910F2B">
                <w:rPr>
                  <w:rFonts w:cs="Open Sans"/>
                  <w:sz w:val="20"/>
                  <w:szCs w:val="20"/>
                </w:rPr>
                <w:t>String</w:t>
              </w:r>
            </w:ins>
          </w:p>
        </w:tc>
        <w:tc>
          <w:tcPr>
            <w:tcW w:w="878" w:type="dxa"/>
          </w:tcPr>
          <w:p w14:paraId="23FACC4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342" w:author="Mr Richard P Williams" w:date="2016-10-03T22:42:00Z"/>
                <w:rFonts w:cs="Open Sans"/>
                <w:sz w:val="20"/>
                <w:szCs w:val="20"/>
              </w:rPr>
            </w:pPr>
            <w:ins w:id="2343" w:author="Mr Richard P Williams" w:date="2016-10-03T22:42:00Z">
              <w:r w:rsidRPr="00307A4C">
                <w:rPr>
                  <w:rFonts w:cs="Open Sans"/>
                  <w:sz w:val="20"/>
                  <w:szCs w:val="20"/>
                </w:rPr>
                <w:t>8000</w:t>
              </w:r>
            </w:ins>
          </w:p>
        </w:tc>
        <w:tc>
          <w:tcPr>
            <w:tcW w:w="3627" w:type="dxa"/>
          </w:tcPr>
          <w:p w14:paraId="677CBF46"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344" w:author="Mr Richard P Williams" w:date="2016-10-03T22:42:00Z"/>
                <w:rFonts w:cs="Open Sans"/>
                <w:sz w:val="20"/>
                <w:szCs w:val="20"/>
              </w:rPr>
            </w:pPr>
            <w:ins w:id="2345" w:author="Mr Richard P Williams" w:date="2016-10-03T22:42:00Z">
              <w:r>
                <w:rPr>
                  <w:rFonts w:cs="Open Sans"/>
                  <w:sz w:val="20"/>
                  <w:szCs w:val="20"/>
                </w:rPr>
                <w:t xml:space="preserve">Vendor </w:t>
              </w:r>
            </w:ins>
          </w:p>
        </w:tc>
      </w:tr>
      <w:tr w:rsidR="008F7B0C" w:rsidRPr="0011505E" w14:paraId="4F8C4662" w14:textId="77777777" w:rsidTr="008F7B0C">
        <w:trPr>
          <w:cnfStyle w:val="000000100000" w:firstRow="0" w:lastRow="0" w:firstColumn="0" w:lastColumn="0" w:oddVBand="0" w:evenVBand="0" w:oddHBand="1" w:evenHBand="0" w:firstRowFirstColumn="0" w:firstRowLastColumn="0" w:lastRowFirstColumn="0" w:lastRowLastColumn="0"/>
          <w:trHeight w:val="525"/>
          <w:ins w:id="234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4819D094" w14:textId="77777777" w:rsidR="008F7B0C" w:rsidRPr="00307A4C" w:rsidRDefault="008F7B0C" w:rsidP="008F7B0C">
            <w:pPr>
              <w:rPr>
                <w:ins w:id="2347" w:author="Mr Richard P Williams" w:date="2016-10-03T22:42:00Z"/>
                <w:rFonts w:cs="Open Sans"/>
                <w:sz w:val="20"/>
                <w:szCs w:val="20"/>
              </w:rPr>
            </w:pPr>
            <w:ins w:id="2348" w:author="Mr Richard P Williams" w:date="2016-10-03T22:42:00Z">
              <w:r w:rsidRPr="00307A4C">
                <w:rPr>
                  <w:rFonts w:cs="Open Sans"/>
                  <w:sz w:val="20"/>
                  <w:szCs w:val="20"/>
                </w:rPr>
                <w:t>VendorItem</w:t>
              </w:r>
            </w:ins>
          </w:p>
        </w:tc>
        <w:tc>
          <w:tcPr>
            <w:tcW w:w="1373" w:type="dxa"/>
          </w:tcPr>
          <w:p w14:paraId="2163966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349" w:author="Mr Richard P Williams" w:date="2016-10-03T22:42:00Z"/>
                <w:rFonts w:cs="Open Sans"/>
                <w:sz w:val="20"/>
                <w:szCs w:val="20"/>
              </w:rPr>
            </w:pPr>
            <w:ins w:id="2350" w:author="Mr Richard P Williams" w:date="2016-10-03T22:42:00Z">
              <w:del w:id="2351" w:author="Richard Willaims" w:date="2016-10-10T21:56:00Z">
                <w:r w:rsidRPr="00307A4C" w:rsidDel="00910F2B">
                  <w:rPr>
                    <w:rFonts w:cs="Open Sans"/>
                    <w:sz w:val="20"/>
                    <w:szCs w:val="20"/>
                  </w:rPr>
                  <w:delText>nvarchar</w:delText>
                </w:r>
              </w:del>
            </w:ins>
            <w:ins w:id="2352" w:author="Richard Willaims" w:date="2016-10-10T21:56:00Z">
              <w:r w:rsidR="00910F2B">
                <w:rPr>
                  <w:rFonts w:cs="Open Sans"/>
                  <w:sz w:val="20"/>
                  <w:szCs w:val="20"/>
                </w:rPr>
                <w:t>String</w:t>
              </w:r>
            </w:ins>
          </w:p>
        </w:tc>
        <w:tc>
          <w:tcPr>
            <w:tcW w:w="878" w:type="dxa"/>
          </w:tcPr>
          <w:p w14:paraId="048DE90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353" w:author="Mr Richard P Williams" w:date="2016-10-03T22:42:00Z"/>
                <w:rFonts w:cs="Open Sans"/>
                <w:sz w:val="20"/>
                <w:szCs w:val="20"/>
              </w:rPr>
            </w:pPr>
            <w:ins w:id="2354" w:author="Mr Richard P Williams" w:date="2016-10-03T22:42:00Z">
              <w:r w:rsidRPr="00307A4C">
                <w:rPr>
                  <w:rFonts w:cs="Open Sans"/>
                  <w:sz w:val="20"/>
                  <w:szCs w:val="20"/>
                </w:rPr>
                <w:t>8000</w:t>
              </w:r>
            </w:ins>
          </w:p>
        </w:tc>
        <w:tc>
          <w:tcPr>
            <w:tcW w:w="3627" w:type="dxa"/>
          </w:tcPr>
          <w:p w14:paraId="53326652"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355" w:author="Mr Richard P Williams" w:date="2016-10-03T22:42:00Z"/>
                <w:rFonts w:cs="Open Sans"/>
                <w:sz w:val="20"/>
                <w:szCs w:val="20"/>
              </w:rPr>
            </w:pPr>
          </w:p>
        </w:tc>
      </w:tr>
      <w:tr w:rsidR="008F7B0C" w:rsidRPr="0011505E" w14:paraId="69AC8823" w14:textId="77777777" w:rsidTr="008F7B0C">
        <w:trPr>
          <w:trHeight w:val="525"/>
          <w:ins w:id="235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5374FB56" w14:textId="77777777" w:rsidR="008F7B0C" w:rsidRPr="00307A4C" w:rsidRDefault="008F7B0C" w:rsidP="008F7B0C">
            <w:pPr>
              <w:rPr>
                <w:ins w:id="2357" w:author="Mr Richard P Williams" w:date="2016-10-03T22:42:00Z"/>
                <w:rFonts w:cs="Open Sans"/>
                <w:sz w:val="20"/>
                <w:szCs w:val="20"/>
              </w:rPr>
            </w:pPr>
            <w:ins w:id="2358" w:author="Mr Richard P Williams" w:date="2016-10-03T22:42:00Z">
              <w:r w:rsidRPr="00307A4C">
                <w:rPr>
                  <w:rFonts w:cs="Open Sans"/>
                  <w:sz w:val="20"/>
                  <w:szCs w:val="20"/>
                </w:rPr>
                <w:t>OutOfStockReason</w:t>
              </w:r>
            </w:ins>
          </w:p>
        </w:tc>
        <w:tc>
          <w:tcPr>
            <w:tcW w:w="1373" w:type="dxa"/>
          </w:tcPr>
          <w:p w14:paraId="49DAF4FF" w14:textId="77777777" w:rsidR="008F7B0C" w:rsidRPr="00307A4C" w:rsidRDefault="008F7B0C" w:rsidP="005E1F87">
            <w:pPr>
              <w:cnfStyle w:val="000000000000" w:firstRow="0" w:lastRow="0" w:firstColumn="0" w:lastColumn="0" w:oddVBand="0" w:evenVBand="0" w:oddHBand="0" w:evenHBand="0" w:firstRowFirstColumn="0" w:firstRowLastColumn="0" w:lastRowFirstColumn="0" w:lastRowLastColumn="0"/>
              <w:rPr>
                <w:ins w:id="2359" w:author="Mr Richard P Williams" w:date="2016-10-03T22:42:00Z"/>
                <w:rFonts w:cs="Open Sans"/>
                <w:sz w:val="20"/>
                <w:szCs w:val="20"/>
              </w:rPr>
            </w:pPr>
            <w:ins w:id="2360" w:author="Mr Richard P Williams" w:date="2016-10-03T22:42:00Z">
              <w:del w:id="2361" w:author="Richard Willaims" w:date="2016-10-10T23:53:00Z">
                <w:r w:rsidRPr="00307A4C" w:rsidDel="002E038B">
                  <w:rPr>
                    <w:rFonts w:cs="Open Sans"/>
                    <w:sz w:val="20"/>
                    <w:szCs w:val="20"/>
                  </w:rPr>
                  <w:delText>tiny</w:delText>
                </w:r>
              </w:del>
              <w:del w:id="2362" w:author="Richard Willaims" w:date="2016-10-10T23:47:00Z">
                <w:r w:rsidRPr="00307A4C" w:rsidDel="002E038B">
                  <w:rPr>
                    <w:rFonts w:cs="Open Sans"/>
                    <w:sz w:val="20"/>
                    <w:szCs w:val="20"/>
                  </w:rPr>
                  <w:delText>int</w:delText>
                </w:r>
              </w:del>
            </w:ins>
            <w:ins w:id="2363" w:author="Richard Willaims" w:date="2016-10-10T23:47:00Z">
              <w:r w:rsidR="002E038B">
                <w:rPr>
                  <w:rFonts w:cs="Open Sans"/>
                  <w:sz w:val="20"/>
                  <w:szCs w:val="20"/>
                </w:rPr>
                <w:t>Numeric</w:t>
              </w:r>
            </w:ins>
          </w:p>
        </w:tc>
        <w:tc>
          <w:tcPr>
            <w:tcW w:w="878" w:type="dxa"/>
          </w:tcPr>
          <w:p w14:paraId="6FF5C3E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364" w:author="Mr Richard P Williams" w:date="2016-10-03T22:42:00Z"/>
                <w:rFonts w:cs="Open Sans"/>
                <w:sz w:val="20"/>
                <w:szCs w:val="20"/>
              </w:rPr>
            </w:pPr>
            <w:ins w:id="2365" w:author="Mr Richard P Williams" w:date="2016-10-03T22:42:00Z">
              <w:r w:rsidRPr="00307A4C">
                <w:rPr>
                  <w:rFonts w:cs="Open Sans"/>
                  <w:sz w:val="20"/>
                  <w:szCs w:val="20"/>
                </w:rPr>
                <w:t>1</w:t>
              </w:r>
            </w:ins>
          </w:p>
        </w:tc>
        <w:tc>
          <w:tcPr>
            <w:tcW w:w="3627" w:type="dxa"/>
          </w:tcPr>
          <w:p w14:paraId="4269A35A"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366" w:author="Mr Richard P Williams" w:date="2016-10-03T22:42:00Z"/>
                <w:rFonts w:cs="Open Sans"/>
                <w:sz w:val="20"/>
                <w:szCs w:val="20"/>
              </w:rPr>
            </w:pPr>
            <w:ins w:id="2367" w:author="Mr Richard P Williams" w:date="2016-10-03T22:42:00Z">
              <w:r>
                <w:rPr>
                  <w:rFonts w:cs="Open Sans"/>
                  <w:sz w:val="20"/>
                  <w:szCs w:val="20"/>
                </w:rPr>
                <w:t>Reason Code for why the items weren’t delivered</w:t>
              </w:r>
            </w:ins>
          </w:p>
        </w:tc>
      </w:tr>
      <w:tr w:rsidR="008F7B0C" w:rsidRPr="0011505E" w14:paraId="0966C794" w14:textId="77777777" w:rsidTr="008F7B0C">
        <w:trPr>
          <w:cnfStyle w:val="000000100000" w:firstRow="0" w:lastRow="0" w:firstColumn="0" w:lastColumn="0" w:oddVBand="0" w:evenVBand="0" w:oddHBand="1" w:evenHBand="0" w:firstRowFirstColumn="0" w:firstRowLastColumn="0" w:lastRowFirstColumn="0" w:lastRowLastColumn="0"/>
          <w:trHeight w:val="525"/>
          <w:ins w:id="236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1AEF9BC1" w14:textId="77777777" w:rsidR="008F7B0C" w:rsidRPr="00307A4C" w:rsidRDefault="008F7B0C" w:rsidP="008F7B0C">
            <w:pPr>
              <w:rPr>
                <w:ins w:id="2369" w:author="Mr Richard P Williams" w:date="2016-10-03T22:42:00Z"/>
                <w:rFonts w:cs="Open Sans"/>
                <w:sz w:val="20"/>
                <w:szCs w:val="20"/>
              </w:rPr>
            </w:pPr>
            <w:ins w:id="2370" w:author="Mr Richard P Williams" w:date="2016-10-03T22:42:00Z">
              <w:r w:rsidRPr="00307A4C">
                <w:rPr>
                  <w:rFonts w:cs="Open Sans"/>
                  <w:sz w:val="20"/>
                  <w:szCs w:val="20"/>
                </w:rPr>
                <w:t>ReceivedQty</w:t>
              </w:r>
            </w:ins>
          </w:p>
        </w:tc>
        <w:tc>
          <w:tcPr>
            <w:tcW w:w="1373" w:type="dxa"/>
          </w:tcPr>
          <w:p w14:paraId="75370A4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371" w:author="Mr Richard P Williams" w:date="2016-10-03T22:42:00Z"/>
                <w:rFonts w:cs="Open Sans"/>
                <w:sz w:val="20"/>
                <w:szCs w:val="20"/>
              </w:rPr>
            </w:pPr>
            <w:ins w:id="2372" w:author="Mr Richard P Williams" w:date="2016-10-03T22:42:00Z">
              <w:r w:rsidRPr="00307A4C">
                <w:rPr>
                  <w:rFonts w:cs="Open Sans"/>
                  <w:sz w:val="20"/>
                  <w:szCs w:val="20"/>
                </w:rPr>
                <w:t>decimal</w:t>
              </w:r>
            </w:ins>
          </w:p>
        </w:tc>
        <w:tc>
          <w:tcPr>
            <w:tcW w:w="878" w:type="dxa"/>
          </w:tcPr>
          <w:p w14:paraId="5B9378A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373" w:author="Mr Richard P Williams" w:date="2016-10-03T22:42:00Z"/>
                <w:rFonts w:cs="Open Sans"/>
                <w:sz w:val="20"/>
                <w:szCs w:val="20"/>
              </w:rPr>
            </w:pPr>
            <w:ins w:id="2374" w:author="Mr Richard P Williams" w:date="2016-10-03T22:42:00Z">
              <w:r w:rsidRPr="00307A4C">
                <w:rPr>
                  <w:rFonts w:cs="Open Sans"/>
                  <w:sz w:val="20"/>
                  <w:szCs w:val="20"/>
                </w:rPr>
                <w:t>17</w:t>
              </w:r>
            </w:ins>
          </w:p>
        </w:tc>
        <w:tc>
          <w:tcPr>
            <w:tcW w:w="3627" w:type="dxa"/>
          </w:tcPr>
          <w:p w14:paraId="438967FA"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375" w:author="Mr Richard P Williams" w:date="2016-10-03T22:42:00Z"/>
                <w:rFonts w:cs="Open Sans"/>
                <w:sz w:val="20"/>
                <w:szCs w:val="20"/>
              </w:rPr>
            </w:pPr>
            <w:ins w:id="2376" w:author="Mr Richard P Williams" w:date="2016-10-03T22:42:00Z">
              <w:r>
                <w:rPr>
                  <w:rFonts w:cs="Open Sans"/>
                  <w:sz w:val="20"/>
                  <w:szCs w:val="20"/>
                </w:rPr>
                <w:t>Quantity Received</w:t>
              </w:r>
            </w:ins>
          </w:p>
        </w:tc>
      </w:tr>
      <w:tr w:rsidR="008F7B0C" w:rsidRPr="0011505E" w14:paraId="70A95ABC" w14:textId="77777777" w:rsidTr="008F7B0C">
        <w:trPr>
          <w:trHeight w:val="525"/>
          <w:ins w:id="237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47031F81" w14:textId="77777777" w:rsidR="008F7B0C" w:rsidRPr="00307A4C" w:rsidRDefault="008F7B0C" w:rsidP="008F7B0C">
            <w:pPr>
              <w:rPr>
                <w:ins w:id="2378" w:author="Mr Richard P Williams" w:date="2016-10-03T22:42:00Z"/>
                <w:rFonts w:cs="Open Sans"/>
                <w:sz w:val="20"/>
                <w:szCs w:val="20"/>
              </w:rPr>
            </w:pPr>
            <w:ins w:id="2379" w:author="Mr Richard P Williams" w:date="2016-10-03T22:42:00Z">
              <w:r w:rsidRPr="00307A4C">
                <w:rPr>
                  <w:rFonts w:cs="Open Sans"/>
                  <w:sz w:val="20"/>
                  <w:szCs w:val="20"/>
                </w:rPr>
                <w:lastRenderedPageBreak/>
                <w:t>OrderedQty</w:t>
              </w:r>
            </w:ins>
          </w:p>
        </w:tc>
        <w:tc>
          <w:tcPr>
            <w:tcW w:w="1373" w:type="dxa"/>
          </w:tcPr>
          <w:p w14:paraId="5DDC6E2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380" w:author="Mr Richard P Williams" w:date="2016-10-03T22:42:00Z"/>
                <w:rFonts w:cs="Open Sans"/>
                <w:sz w:val="20"/>
                <w:szCs w:val="20"/>
              </w:rPr>
            </w:pPr>
            <w:ins w:id="2381" w:author="Mr Richard P Williams" w:date="2016-10-03T22:42:00Z">
              <w:r w:rsidRPr="00307A4C">
                <w:rPr>
                  <w:rFonts w:cs="Open Sans"/>
                  <w:sz w:val="20"/>
                  <w:szCs w:val="20"/>
                </w:rPr>
                <w:t>decimal</w:t>
              </w:r>
            </w:ins>
          </w:p>
        </w:tc>
        <w:tc>
          <w:tcPr>
            <w:tcW w:w="878" w:type="dxa"/>
          </w:tcPr>
          <w:p w14:paraId="6C7BBE2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382" w:author="Mr Richard P Williams" w:date="2016-10-03T22:42:00Z"/>
                <w:rFonts w:cs="Open Sans"/>
                <w:sz w:val="20"/>
                <w:szCs w:val="20"/>
              </w:rPr>
            </w:pPr>
            <w:ins w:id="2383" w:author="Mr Richard P Williams" w:date="2016-10-03T22:42:00Z">
              <w:r w:rsidRPr="00307A4C">
                <w:rPr>
                  <w:rFonts w:cs="Open Sans"/>
                  <w:sz w:val="20"/>
                  <w:szCs w:val="20"/>
                </w:rPr>
                <w:t>17</w:t>
              </w:r>
            </w:ins>
          </w:p>
        </w:tc>
        <w:tc>
          <w:tcPr>
            <w:tcW w:w="3627" w:type="dxa"/>
          </w:tcPr>
          <w:p w14:paraId="623A4657"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384" w:author="Mr Richard P Williams" w:date="2016-10-03T22:42:00Z"/>
                <w:rFonts w:cs="Open Sans"/>
                <w:sz w:val="20"/>
                <w:szCs w:val="20"/>
              </w:rPr>
            </w:pPr>
            <w:ins w:id="2385" w:author="Mr Richard P Williams" w:date="2016-10-03T22:42:00Z">
              <w:r>
                <w:rPr>
                  <w:rFonts w:cs="Open Sans"/>
                  <w:sz w:val="20"/>
                  <w:szCs w:val="20"/>
                </w:rPr>
                <w:t>The Quantity ordered in units</w:t>
              </w:r>
            </w:ins>
          </w:p>
        </w:tc>
      </w:tr>
      <w:tr w:rsidR="008F7B0C" w:rsidRPr="0011505E" w14:paraId="67891C59" w14:textId="77777777" w:rsidTr="008F7B0C">
        <w:trPr>
          <w:cnfStyle w:val="000000100000" w:firstRow="0" w:lastRow="0" w:firstColumn="0" w:lastColumn="0" w:oddVBand="0" w:evenVBand="0" w:oddHBand="1" w:evenHBand="0" w:firstRowFirstColumn="0" w:firstRowLastColumn="0" w:lastRowFirstColumn="0" w:lastRowLastColumn="0"/>
          <w:trHeight w:val="525"/>
          <w:ins w:id="238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2C0AC40D" w14:textId="77777777" w:rsidR="008F7B0C" w:rsidRPr="00307A4C" w:rsidRDefault="008F7B0C" w:rsidP="008F7B0C">
            <w:pPr>
              <w:rPr>
                <w:ins w:id="2387" w:author="Mr Richard P Williams" w:date="2016-10-03T22:42:00Z"/>
                <w:rFonts w:cs="Open Sans"/>
                <w:sz w:val="20"/>
                <w:szCs w:val="20"/>
              </w:rPr>
            </w:pPr>
            <w:ins w:id="2388" w:author="Mr Richard P Williams" w:date="2016-10-03T22:42:00Z">
              <w:r w:rsidRPr="00307A4C">
                <w:rPr>
                  <w:rFonts w:cs="Open Sans"/>
                  <w:sz w:val="20"/>
                  <w:szCs w:val="20"/>
                </w:rPr>
                <w:t>BackorderedQty</w:t>
              </w:r>
            </w:ins>
          </w:p>
        </w:tc>
        <w:tc>
          <w:tcPr>
            <w:tcW w:w="1373" w:type="dxa"/>
          </w:tcPr>
          <w:p w14:paraId="340FF3F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389" w:author="Mr Richard P Williams" w:date="2016-10-03T22:42:00Z"/>
                <w:rFonts w:cs="Open Sans"/>
                <w:sz w:val="20"/>
                <w:szCs w:val="20"/>
              </w:rPr>
            </w:pPr>
            <w:ins w:id="2390" w:author="Mr Richard P Williams" w:date="2016-10-03T22:42:00Z">
              <w:r w:rsidRPr="00307A4C">
                <w:rPr>
                  <w:rFonts w:cs="Open Sans"/>
                  <w:sz w:val="20"/>
                  <w:szCs w:val="20"/>
                </w:rPr>
                <w:t>decimal</w:t>
              </w:r>
            </w:ins>
          </w:p>
        </w:tc>
        <w:tc>
          <w:tcPr>
            <w:tcW w:w="878" w:type="dxa"/>
          </w:tcPr>
          <w:p w14:paraId="630F7BB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391" w:author="Mr Richard P Williams" w:date="2016-10-03T22:42:00Z"/>
                <w:rFonts w:cs="Open Sans"/>
                <w:sz w:val="20"/>
                <w:szCs w:val="20"/>
              </w:rPr>
            </w:pPr>
            <w:ins w:id="2392" w:author="Mr Richard P Williams" w:date="2016-10-03T22:42:00Z">
              <w:r w:rsidRPr="00307A4C">
                <w:rPr>
                  <w:rFonts w:cs="Open Sans"/>
                  <w:sz w:val="20"/>
                  <w:szCs w:val="20"/>
                </w:rPr>
                <w:t>17</w:t>
              </w:r>
            </w:ins>
          </w:p>
        </w:tc>
        <w:tc>
          <w:tcPr>
            <w:tcW w:w="3627" w:type="dxa"/>
          </w:tcPr>
          <w:p w14:paraId="6409D04E"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393" w:author="Mr Richard P Williams" w:date="2016-10-03T22:42:00Z"/>
                <w:rFonts w:cs="Open Sans"/>
                <w:sz w:val="20"/>
                <w:szCs w:val="20"/>
              </w:rPr>
            </w:pPr>
            <w:ins w:id="2394" w:author="Mr Richard P Williams" w:date="2016-10-03T22:42:00Z">
              <w:r>
                <w:rPr>
                  <w:rFonts w:cs="Open Sans"/>
                  <w:sz w:val="20"/>
                  <w:szCs w:val="20"/>
                </w:rPr>
                <w:t xml:space="preserve">The Quantity not </w:t>
              </w:r>
              <w:proofErr w:type="gramStart"/>
              <w:r>
                <w:rPr>
                  <w:rFonts w:cs="Open Sans"/>
                  <w:sz w:val="20"/>
                  <w:szCs w:val="20"/>
                </w:rPr>
                <w:t>delivered  in</w:t>
              </w:r>
              <w:proofErr w:type="gramEnd"/>
              <w:r>
                <w:rPr>
                  <w:rFonts w:cs="Open Sans"/>
                  <w:sz w:val="20"/>
                  <w:szCs w:val="20"/>
                </w:rPr>
                <w:t xml:space="preserve"> units</w:t>
              </w:r>
            </w:ins>
          </w:p>
        </w:tc>
      </w:tr>
      <w:tr w:rsidR="008F7B0C" w:rsidRPr="0011505E" w14:paraId="51ADD0F3" w14:textId="77777777" w:rsidTr="008F7B0C">
        <w:trPr>
          <w:trHeight w:val="525"/>
          <w:ins w:id="239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12115E46" w14:textId="77777777" w:rsidR="008F7B0C" w:rsidRPr="00307A4C" w:rsidRDefault="008F7B0C" w:rsidP="008F7B0C">
            <w:pPr>
              <w:rPr>
                <w:ins w:id="2396" w:author="Mr Richard P Williams" w:date="2016-10-03T22:42:00Z"/>
                <w:rFonts w:cs="Open Sans"/>
                <w:sz w:val="20"/>
                <w:szCs w:val="20"/>
              </w:rPr>
            </w:pPr>
            <w:ins w:id="2397" w:author="Mr Richard P Williams" w:date="2016-10-03T22:42:00Z">
              <w:r w:rsidRPr="00307A4C">
                <w:rPr>
                  <w:rFonts w:cs="Open Sans"/>
                  <w:sz w:val="20"/>
                  <w:szCs w:val="20"/>
                </w:rPr>
                <w:t>PackQty</w:t>
              </w:r>
            </w:ins>
          </w:p>
        </w:tc>
        <w:tc>
          <w:tcPr>
            <w:tcW w:w="1373" w:type="dxa"/>
          </w:tcPr>
          <w:p w14:paraId="3F5A520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398" w:author="Mr Richard P Williams" w:date="2016-10-03T22:42:00Z"/>
                <w:rFonts w:cs="Open Sans"/>
                <w:sz w:val="20"/>
                <w:szCs w:val="20"/>
              </w:rPr>
            </w:pPr>
            <w:ins w:id="2399" w:author="Mr Richard P Williams" w:date="2016-10-03T22:42:00Z">
              <w:del w:id="2400" w:author="Richard Willaims" w:date="2016-10-10T23:47:00Z">
                <w:r w:rsidRPr="00307A4C" w:rsidDel="002E038B">
                  <w:rPr>
                    <w:rFonts w:cs="Open Sans"/>
                    <w:sz w:val="20"/>
                    <w:szCs w:val="20"/>
                  </w:rPr>
                  <w:delText>int</w:delText>
                </w:r>
              </w:del>
            </w:ins>
            <w:ins w:id="2401" w:author="Richard Willaims" w:date="2016-10-10T23:47:00Z">
              <w:r w:rsidR="002E038B">
                <w:rPr>
                  <w:rFonts w:cs="Open Sans"/>
                  <w:sz w:val="20"/>
                  <w:szCs w:val="20"/>
                </w:rPr>
                <w:t>Numeric</w:t>
              </w:r>
            </w:ins>
          </w:p>
        </w:tc>
        <w:tc>
          <w:tcPr>
            <w:tcW w:w="878" w:type="dxa"/>
          </w:tcPr>
          <w:p w14:paraId="0709FC5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402" w:author="Mr Richard P Williams" w:date="2016-10-03T22:42:00Z"/>
                <w:rFonts w:cs="Open Sans"/>
                <w:sz w:val="20"/>
                <w:szCs w:val="20"/>
              </w:rPr>
            </w:pPr>
            <w:ins w:id="2403" w:author="Mr Richard P Williams" w:date="2016-10-03T22:42:00Z">
              <w:r w:rsidRPr="00307A4C">
                <w:rPr>
                  <w:rFonts w:cs="Open Sans"/>
                  <w:sz w:val="20"/>
                  <w:szCs w:val="20"/>
                </w:rPr>
                <w:t>4</w:t>
              </w:r>
            </w:ins>
          </w:p>
        </w:tc>
        <w:tc>
          <w:tcPr>
            <w:tcW w:w="3627" w:type="dxa"/>
          </w:tcPr>
          <w:p w14:paraId="25232E24"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404" w:author="Mr Richard P Williams" w:date="2016-10-03T22:42:00Z"/>
                <w:rFonts w:cs="Open Sans"/>
                <w:sz w:val="20"/>
                <w:szCs w:val="20"/>
              </w:rPr>
            </w:pPr>
            <w:ins w:id="2405" w:author="Mr Richard P Williams" w:date="2016-10-03T22:42:00Z">
              <w:r>
                <w:rPr>
                  <w:rFonts w:cs="Open Sans"/>
                  <w:sz w:val="20"/>
                  <w:szCs w:val="20"/>
                </w:rPr>
                <w:t>Pack Size</w:t>
              </w:r>
            </w:ins>
          </w:p>
        </w:tc>
      </w:tr>
      <w:tr w:rsidR="008F7B0C" w:rsidRPr="0011505E" w14:paraId="1E40D379" w14:textId="77777777" w:rsidTr="008F7B0C">
        <w:trPr>
          <w:cnfStyle w:val="000000100000" w:firstRow="0" w:lastRow="0" w:firstColumn="0" w:lastColumn="0" w:oddVBand="0" w:evenVBand="0" w:oddHBand="1" w:evenHBand="0" w:firstRowFirstColumn="0" w:firstRowLastColumn="0" w:lastRowFirstColumn="0" w:lastRowLastColumn="0"/>
          <w:trHeight w:val="525"/>
          <w:ins w:id="240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1435EB1F" w14:textId="77777777" w:rsidR="008F7B0C" w:rsidRPr="00307A4C" w:rsidRDefault="008F7B0C" w:rsidP="008F7B0C">
            <w:pPr>
              <w:rPr>
                <w:ins w:id="2407" w:author="Mr Richard P Williams" w:date="2016-10-03T22:42:00Z"/>
                <w:rFonts w:cs="Open Sans"/>
                <w:sz w:val="20"/>
                <w:szCs w:val="20"/>
              </w:rPr>
            </w:pPr>
            <w:ins w:id="2408" w:author="Mr Richard P Williams" w:date="2016-10-03T22:42:00Z">
              <w:r w:rsidRPr="00307A4C">
                <w:rPr>
                  <w:rFonts w:cs="Open Sans"/>
                  <w:sz w:val="20"/>
                  <w:szCs w:val="20"/>
                </w:rPr>
                <w:t>UnitType</w:t>
              </w:r>
            </w:ins>
          </w:p>
        </w:tc>
        <w:tc>
          <w:tcPr>
            <w:tcW w:w="1373" w:type="dxa"/>
          </w:tcPr>
          <w:p w14:paraId="7389CCDD" w14:textId="77777777" w:rsidR="008F7B0C" w:rsidRPr="00307A4C" w:rsidRDefault="008F7B0C" w:rsidP="005E1F87">
            <w:pPr>
              <w:cnfStyle w:val="000000100000" w:firstRow="0" w:lastRow="0" w:firstColumn="0" w:lastColumn="0" w:oddVBand="0" w:evenVBand="0" w:oddHBand="1" w:evenHBand="0" w:firstRowFirstColumn="0" w:firstRowLastColumn="0" w:lastRowFirstColumn="0" w:lastRowLastColumn="0"/>
              <w:rPr>
                <w:ins w:id="2409" w:author="Mr Richard P Williams" w:date="2016-10-03T22:42:00Z"/>
                <w:rFonts w:cs="Open Sans"/>
                <w:sz w:val="20"/>
                <w:szCs w:val="20"/>
              </w:rPr>
            </w:pPr>
            <w:ins w:id="2410" w:author="Mr Richard P Williams" w:date="2016-10-03T22:42:00Z">
              <w:del w:id="2411" w:author="Richard Willaims" w:date="2016-10-10T23:53:00Z">
                <w:r w:rsidRPr="00307A4C" w:rsidDel="002E038B">
                  <w:rPr>
                    <w:rFonts w:cs="Open Sans"/>
                    <w:sz w:val="20"/>
                    <w:szCs w:val="20"/>
                  </w:rPr>
                  <w:delText>tiny</w:delText>
                </w:r>
              </w:del>
              <w:del w:id="2412" w:author="Richard Willaims" w:date="2016-10-10T23:47:00Z">
                <w:r w:rsidRPr="00307A4C" w:rsidDel="002E038B">
                  <w:rPr>
                    <w:rFonts w:cs="Open Sans"/>
                    <w:sz w:val="20"/>
                    <w:szCs w:val="20"/>
                  </w:rPr>
                  <w:delText>int</w:delText>
                </w:r>
              </w:del>
            </w:ins>
            <w:ins w:id="2413" w:author="Richard Willaims" w:date="2016-10-10T23:47:00Z">
              <w:r w:rsidR="002E038B">
                <w:rPr>
                  <w:rFonts w:cs="Open Sans"/>
                  <w:sz w:val="20"/>
                  <w:szCs w:val="20"/>
                </w:rPr>
                <w:t>Numeric</w:t>
              </w:r>
            </w:ins>
          </w:p>
        </w:tc>
        <w:tc>
          <w:tcPr>
            <w:tcW w:w="878" w:type="dxa"/>
          </w:tcPr>
          <w:p w14:paraId="08853AD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414" w:author="Mr Richard P Williams" w:date="2016-10-03T22:42:00Z"/>
                <w:rFonts w:cs="Open Sans"/>
                <w:sz w:val="20"/>
                <w:szCs w:val="20"/>
              </w:rPr>
            </w:pPr>
            <w:ins w:id="2415" w:author="Mr Richard P Williams" w:date="2016-10-03T22:42:00Z">
              <w:r w:rsidRPr="00307A4C">
                <w:rPr>
                  <w:rFonts w:cs="Open Sans"/>
                  <w:sz w:val="20"/>
                  <w:szCs w:val="20"/>
                </w:rPr>
                <w:t>1</w:t>
              </w:r>
            </w:ins>
          </w:p>
        </w:tc>
        <w:tc>
          <w:tcPr>
            <w:tcW w:w="3627" w:type="dxa"/>
          </w:tcPr>
          <w:p w14:paraId="7A2FFE6F"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416" w:author="Mr Richard P Williams" w:date="2016-10-03T22:42:00Z"/>
                <w:rFonts w:cs="Open Sans"/>
                <w:sz w:val="20"/>
                <w:szCs w:val="20"/>
              </w:rPr>
            </w:pPr>
          </w:p>
        </w:tc>
      </w:tr>
      <w:tr w:rsidR="008F7B0C" w:rsidRPr="0011505E" w14:paraId="71FA9C03" w14:textId="77777777" w:rsidTr="008F7B0C">
        <w:trPr>
          <w:trHeight w:val="525"/>
          <w:ins w:id="241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37FD9935" w14:textId="77777777" w:rsidR="008F7B0C" w:rsidRPr="00307A4C" w:rsidRDefault="008F7B0C" w:rsidP="008F7B0C">
            <w:pPr>
              <w:rPr>
                <w:ins w:id="2418" w:author="Mr Richard P Williams" w:date="2016-10-03T22:42:00Z"/>
                <w:rFonts w:cs="Open Sans"/>
                <w:sz w:val="20"/>
                <w:szCs w:val="20"/>
              </w:rPr>
            </w:pPr>
            <w:ins w:id="2419" w:author="Mr Richard P Williams" w:date="2016-10-03T22:42:00Z">
              <w:r w:rsidRPr="00307A4C">
                <w:rPr>
                  <w:rFonts w:cs="Open Sans"/>
                  <w:sz w:val="20"/>
                  <w:szCs w:val="20"/>
                </w:rPr>
                <w:t>OrderType</w:t>
              </w:r>
            </w:ins>
          </w:p>
        </w:tc>
        <w:tc>
          <w:tcPr>
            <w:tcW w:w="1373" w:type="dxa"/>
          </w:tcPr>
          <w:p w14:paraId="16EB4E56" w14:textId="77777777" w:rsidR="008F7B0C" w:rsidRPr="00307A4C" w:rsidRDefault="008F7B0C" w:rsidP="005E1F87">
            <w:pPr>
              <w:cnfStyle w:val="000000000000" w:firstRow="0" w:lastRow="0" w:firstColumn="0" w:lastColumn="0" w:oddVBand="0" w:evenVBand="0" w:oddHBand="0" w:evenHBand="0" w:firstRowFirstColumn="0" w:firstRowLastColumn="0" w:lastRowFirstColumn="0" w:lastRowLastColumn="0"/>
              <w:rPr>
                <w:ins w:id="2420" w:author="Mr Richard P Williams" w:date="2016-10-03T22:42:00Z"/>
                <w:rFonts w:cs="Open Sans"/>
                <w:sz w:val="20"/>
                <w:szCs w:val="20"/>
              </w:rPr>
            </w:pPr>
            <w:ins w:id="2421" w:author="Mr Richard P Williams" w:date="2016-10-03T22:42:00Z">
              <w:del w:id="2422" w:author="Richard Willaims" w:date="2016-10-10T23:53:00Z">
                <w:r w:rsidRPr="00307A4C" w:rsidDel="002E038B">
                  <w:rPr>
                    <w:rFonts w:cs="Open Sans"/>
                    <w:sz w:val="20"/>
                    <w:szCs w:val="20"/>
                  </w:rPr>
                  <w:delText>tiny</w:delText>
                </w:r>
              </w:del>
              <w:del w:id="2423" w:author="Richard Willaims" w:date="2016-10-10T23:47:00Z">
                <w:r w:rsidRPr="00307A4C" w:rsidDel="002E038B">
                  <w:rPr>
                    <w:rFonts w:cs="Open Sans"/>
                    <w:sz w:val="20"/>
                    <w:szCs w:val="20"/>
                  </w:rPr>
                  <w:delText>int</w:delText>
                </w:r>
              </w:del>
            </w:ins>
            <w:ins w:id="2424" w:author="Richard Willaims" w:date="2016-10-10T23:47:00Z">
              <w:r w:rsidR="002E038B">
                <w:rPr>
                  <w:rFonts w:cs="Open Sans"/>
                  <w:sz w:val="20"/>
                  <w:szCs w:val="20"/>
                </w:rPr>
                <w:t>Numeric</w:t>
              </w:r>
            </w:ins>
          </w:p>
        </w:tc>
        <w:tc>
          <w:tcPr>
            <w:tcW w:w="878" w:type="dxa"/>
          </w:tcPr>
          <w:p w14:paraId="5C29090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425" w:author="Mr Richard P Williams" w:date="2016-10-03T22:42:00Z"/>
                <w:rFonts w:cs="Open Sans"/>
                <w:sz w:val="20"/>
                <w:szCs w:val="20"/>
              </w:rPr>
            </w:pPr>
            <w:ins w:id="2426" w:author="Mr Richard P Williams" w:date="2016-10-03T22:42:00Z">
              <w:r w:rsidRPr="00307A4C">
                <w:rPr>
                  <w:rFonts w:cs="Open Sans"/>
                  <w:sz w:val="20"/>
                  <w:szCs w:val="20"/>
                </w:rPr>
                <w:t>1</w:t>
              </w:r>
            </w:ins>
          </w:p>
        </w:tc>
        <w:tc>
          <w:tcPr>
            <w:tcW w:w="3627" w:type="dxa"/>
          </w:tcPr>
          <w:p w14:paraId="2D4CAFA2"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427" w:author="Mr Richard P Williams" w:date="2016-10-03T22:42:00Z"/>
                <w:rFonts w:cs="Open Sans"/>
                <w:sz w:val="20"/>
                <w:szCs w:val="20"/>
              </w:rPr>
            </w:pPr>
          </w:p>
        </w:tc>
      </w:tr>
      <w:tr w:rsidR="008F7B0C" w:rsidRPr="0011505E" w14:paraId="3A1655D7" w14:textId="77777777" w:rsidTr="008F7B0C">
        <w:trPr>
          <w:cnfStyle w:val="000000100000" w:firstRow="0" w:lastRow="0" w:firstColumn="0" w:lastColumn="0" w:oddVBand="0" w:evenVBand="0" w:oddHBand="1" w:evenHBand="0" w:firstRowFirstColumn="0" w:firstRowLastColumn="0" w:lastRowFirstColumn="0" w:lastRowLastColumn="0"/>
          <w:trHeight w:val="525"/>
          <w:ins w:id="242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364007D7" w14:textId="77777777" w:rsidR="008F7B0C" w:rsidRPr="00307A4C" w:rsidRDefault="008F7B0C" w:rsidP="008F7B0C">
            <w:pPr>
              <w:rPr>
                <w:ins w:id="2429" w:author="Mr Richard P Williams" w:date="2016-10-03T22:42:00Z"/>
                <w:rFonts w:cs="Open Sans"/>
                <w:sz w:val="20"/>
                <w:szCs w:val="20"/>
              </w:rPr>
            </w:pPr>
            <w:ins w:id="2430" w:author="Mr Richard P Williams" w:date="2016-10-03T22:42:00Z">
              <w:r w:rsidRPr="00307A4C">
                <w:rPr>
                  <w:rFonts w:cs="Open Sans"/>
                  <w:sz w:val="20"/>
                  <w:szCs w:val="20"/>
                </w:rPr>
                <w:t>PackUOM</w:t>
              </w:r>
            </w:ins>
          </w:p>
        </w:tc>
        <w:tc>
          <w:tcPr>
            <w:tcW w:w="1373" w:type="dxa"/>
          </w:tcPr>
          <w:p w14:paraId="51799A8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431" w:author="Mr Richard P Williams" w:date="2016-10-03T22:42:00Z"/>
                <w:rFonts w:cs="Open Sans"/>
                <w:sz w:val="20"/>
                <w:szCs w:val="20"/>
              </w:rPr>
            </w:pPr>
            <w:ins w:id="2432" w:author="Mr Richard P Williams" w:date="2016-10-03T22:42:00Z">
              <w:del w:id="2433" w:author="Richard Willaims" w:date="2016-10-10T21:56:00Z">
                <w:r w:rsidRPr="00307A4C" w:rsidDel="00910F2B">
                  <w:rPr>
                    <w:rFonts w:cs="Open Sans"/>
                    <w:sz w:val="20"/>
                    <w:szCs w:val="20"/>
                  </w:rPr>
                  <w:delText>nvarchar</w:delText>
                </w:r>
              </w:del>
            </w:ins>
            <w:ins w:id="2434" w:author="Richard Willaims" w:date="2016-10-10T21:56:00Z">
              <w:r w:rsidR="00910F2B">
                <w:rPr>
                  <w:rFonts w:cs="Open Sans"/>
                  <w:sz w:val="20"/>
                  <w:szCs w:val="20"/>
                </w:rPr>
                <w:t>String</w:t>
              </w:r>
            </w:ins>
          </w:p>
        </w:tc>
        <w:tc>
          <w:tcPr>
            <w:tcW w:w="878" w:type="dxa"/>
          </w:tcPr>
          <w:p w14:paraId="412AC5B9"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435" w:author="Mr Richard P Williams" w:date="2016-10-03T22:42:00Z"/>
                <w:rFonts w:cs="Open Sans"/>
                <w:sz w:val="20"/>
                <w:szCs w:val="20"/>
              </w:rPr>
            </w:pPr>
            <w:ins w:id="2436" w:author="Mr Richard P Williams" w:date="2016-10-03T22:42:00Z">
              <w:r w:rsidRPr="00307A4C">
                <w:rPr>
                  <w:rFonts w:cs="Open Sans"/>
                  <w:sz w:val="20"/>
                  <w:szCs w:val="20"/>
                </w:rPr>
                <w:t>8000</w:t>
              </w:r>
            </w:ins>
          </w:p>
        </w:tc>
        <w:tc>
          <w:tcPr>
            <w:tcW w:w="3627" w:type="dxa"/>
          </w:tcPr>
          <w:p w14:paraId="20F03462"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437" w:author="Mr Richard P Williams" w:date="2016-10-03T22:42:00Z"/>
                <w:rFonts w:cs="Open Sans"/>
                <w:sz w:val="20"/>
                <w:szCs w:val="20"/>
              </w:rPr>
            </w:pPr>
          </w:p>
        </w:tc>
      </w:tr>
      <w:tr w:rsidR="008F7B0C" w:rsidRPr="0011505E" w14:paraId="1A77EF17" w14:textId="77777777" w:rsidTr="008F7B0C">
        <w:trPr>
          <w:trHeight w:val="525"/>
          <w:ins w:id="243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05E7E277" w14:textId="77777777" w:rsidR="008F7B0C" w:rsidRPr="00307A4C" w:rsidRDefault="008F7B0C" w:rsidP="008F7B0C">
            <w:pPr>
              <w:rPr>
                <w:ins w:id="2439" w:author="Mr Richard P Williams" w:date="2016-10-03T22:42:00Z"/>
                <w:rFonts w:cs="Open Sans"/>
                <w:sz w:val="20"/>
                <w:szCs w:val="20"/>
              </w:rPr>
            </w:pPr>
            <w:ins w:id="2440" w:author="Mr Richard P Williams" w:date="2016-10-03T22:42:00Z">
              <w:r w:rsidRPr="00307A4C">
                <w:rPr>
                  <w:rFonts w:cs="Open Sans"/>
                  <w:sz w:val="20"/>
                  <w:szCs w:val="20"/>
                </w:rPr>
                <w:t>ExternalRefID</w:t>
              </w:r>
            </w:ins>
          </w:p>
        </w:tc>
        <w:tc>
          <w:tcPr>
            <w:tcW w:w="1373" w:type="dxa"/>
          </w:tcPr>
          <w:p w14:paraId="2BE79C0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441" w:author="Mr Richard P Williams" w:date="2016-10-03T22:42:00Z"/>
                <w:rFonts w:cs="Open Sans"/>
                <w:sz w:val="20"/>
                <w:szCs w:val="20"/>
              </w:rPr>
            </w:pPr>
            <w:ins w:id="2442" w:author="Mr Richard P Williams" w:date="2016-10-03T22:42:00Z">
              <w:del w:id="2443" w:author="Richard Willaims" w:date="2016-10-10T21:56:00Z">
                <w:r w:rsidRPr="00307A4C" w:rsidDel="00910F2B">
                  <w:rPr>
                    <w:rFonts w:cs="Open Sans"/>
                    <w:sz w:val="20"/>
                    <w:szCs w:val="20"/>
                  </w:rPr>
                  <w:delText>nvarchar</w:delText>
                </w:r>
              </w:del>
            </w:ins>
            <w:ins w:id="2444" w:author="Richard Willaims" w:date="2016-10-10T21:56:00Z">
              <w:r w:rsidR="00910F2B">
                <w:rPr>
                  <w:rFonts w:cs="Open Sans"/>
                  <w:sz w:val="20"/>
                  <w:szCs w:val="20"/>
                </w:rPr>
                <w:t>String</w:t>
              </w:r>
            </w:ins>
          </w:p>
        </w:tc>
        <w:tc>
          <w:tcPr>
            <w:tcW w:w="878" w:type="dxa"/>
          </w:tcPr>
          <w:p w14:paraId="6F59F6E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445" w:author="Mr Richard P Williams" w:date="2016-10-03T22:42:00Z"/>
                <w:rFonts w:cs="Open Sans"/>
                <w:sz w:val="20"/>
                <w:szCs w:val="20"/>
              </w:rPr>
            </w:pPr>
            <w:ins w:id="2446" w:author="Mr Richard P Williams" w:date="2016-10-03T22:42:00Z">
              <w:r w:rsidRPr="00307A4C">
                <w:rPr>
                  <w:rFonts w:cs="Open Sans"/>
                  <w:sz w:val="20"/>
                  <w:szCs w:val="20"/>
                </w:rPr>
                <w:t>8000</w:t>
              </w:r>
            </w:ins>
          </w:p>
        </w:tc>
        <w:tc>
          <w:tcPr>
            <w:tcW w:w="3627" w:type="dxa"/>
          </w:tcPr>
          <w:p w14:paraId="69631DB7"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447" w:author="Mr Richard P Williams" w:date="2016-10-03T22:42:00Z"/>
                <w:rFonts w:cs="Open Sans"/>
                <w:sz w:val="20"/>
                <w:szCs w:val="20"/>
              </w:rPr>
            </w:pPr>
          </w:p>
        </w:tc>
      </w:tr>
      <w:tr w:rsidR="008F7B0C" w:rsidRPr="0011505E" w14:paraId="7FA1EC3F" w14:textId="77777777" w:rsidTr="008F7B0C">
        <w:trPr>
          <w:cnfStyle w:val="000000100000" w:firstRow="0" w:lastRow="0" w:firstColumn="0" w:lastColumn="0" w:oddVBand="0" w:evenVBand="0" w:oddHBand="1" w:evenHBand="0" w:firstRowFirstColumn="0" w:firstRowLastColumn="0" w:lastRowFirstColumn="0" w:lastRowLastColumn="0"/>
          <w:trHeight w:val="525"/>
          <w:ins w:id="244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061C17A1" w14:textId="77777777" w:rsidR="008F7B0C" w:rsidRPr="00307A4C" w:rsidRDefault="008F7B0C" w:rsidP="008F7B0C">
            <w:pPr>
              <w:rPr>
                <w:ins w:id="2449" w:author="Mr Richard P Williams" w:date="2016-10-03T22:42:00Z"/>
                <w:rFonts w:cs="Open Sans"/>
                <w:sz w:val="20"/>
                <w:szCs w:val="20"/>
              </w:rPr>
            </w:pPr>
            <w:ins w:id="2450" w:author="Mr Richard P Williams" w:date="2016-10-03T22:42:00Z">
              <w:r w:rsidRPr="00307A4C">
                <w:rPr>
                  <w:rFonts w:cs="Open Sans"/>
                  <w:sz w:val="20"/>
                  <w:szCs w:val="20"/>
                </w:rPr>
                <w:t>ReceivingAssociate</w:t>
              </w:r>
            </w:ins>
          </w:p>
        </w:tc>
        <w:tc>
          <w:tcPr>
            <w:tcW w:w="1373" w:type="dxa"/>
          </w:tcPr>
          <w:p w14:paraId="7EC33FE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451" w:author="Mr Richard P Williams" w:date="2016-10-03T22:42:00Z"/>
                <w:rFonts w:cs="Open Sans"/>
                <w:sz w:val="20"/>
                <w:szCs w:val="20"/>
              </w:rPr>
            </w:pPr>
            <w:ins w:id="2452" w:author="Mr Richard P Williams" w:date="2016-10-03T22:42:00Z">
              <w:del w:id="2453" w:author="Richard Willaims" w:date="2016-10-10T21:56:00Z">
                <w:r w:rsidRPr="00307A4C" w:rsidDel="00910F2B">
                  <w:rPr>
                    <w:rFonts w:cs="Open Sans"/>
                    <w:sz w:val="20"/>
                    <w:szCs w:val="20"/>
                  </w:rPr>
                  <w:delText>nvarchar</w:delText>
                </w:r>
              </w:del>
            </w:ins>
            <w:ins w:id="2454" w:author="Richard Willaims" w:date="2016-10-10T21:56:00Z">
              <w:r w:rsidR="00910F2B">
                <w:rPr>
                  <w:rFonts w:cs="Open Sans"/>
                  <w:sz w:val="20"/>
                  <w:szCs w:val="20"/>
                </w:rPr>
                <w:t>String</w:t>
              </w:r>
            </w:ins>
          </w:p>
        </w:tc>
        <w:tc>
          <w:tcPr>
            <w:tcW w:w="878" w:type="dxa"/>
          </w:tcPr>
          <w:p w14:paraId="23772E2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455" w:author="Mr Richard P Williams" w:date="2016-10-03T22:42:00Z"/>
                <w:rFonts w:cs="Open Sans"/>
                <w:sz w:val="20"/>
                <w:szCs w:val="20"/>
              </w:rPr>
            </w:pPr>
            <w:ins w:id="2456" w:author="Mr Richard P Williams" w:date="2016-10-03T22:42:00Z">
              <w:r w:rsidRPr="00307A4C">
                <w:rPr>
                  <w:rFonts w:cs="Open Sans"/>
                  <w:sz w:val="20"/>
                  <w:szCs w:val="20"/>
                </w:rPr>
                <w:t>8000</w:t>
              </w:r>
            </w:ins>
          </w:p>
        </w:tc>
        <w:tc>
          <w:tcPr>
            <w:tcW w:w="3627" w:type="dxa"/>
          </w:tcPr>
          <w:p w14:paraId="2E334319"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457" w:author="Mr Richard P Williams" w:date="2016-10-03T22:42:00Z"/>
                <w:rFonts w:cs="Open Sans"/>
                <w:sz w:val="20"/>
                <w:szCs w:val="20"/>
              </w:rPr>
            </w:pPr>
          </w:p>
        </w:tc>
      </w:tr>
      <w:tr w:rsidR="008F7B0C" w:rsidRPr="0011505E" w14:paraId="1C0C5C93" w14:textId="77777777" w:rsidTr="008F7B0C">
        <w:trPr>
          <w:trHeight w:val="525"/>
          <w:ins w:id="245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tcPr>
          <w:p w14:paraId="01F128BF" w14:textId="77777777" w:rsidR="008F7B0C" w:rsidRPr="00307A4C" w:rsidRDefault="008F7B0C" w:rsidP="008F7B0C">
            <w:pPr>
              <w:rPr>
                <w:ins w:id="2459" w:author="Mr Richard P Williams" w:date="2016-10-03T22:42:00Z"/>
                <w:rFonts w:cs="Open Sans"/>
                <w:sz w:val="20"/>
                <w:szCs w:val="20"/>
              </w:rPr>
            </w:pPr>
            <w:ins w:id="2460" w:author="Mr Richard P Williams" w:date="2016-10-03T22:42:00Z">
              <w:r w:rsidRPr="00307A4C">
                <w:rPr>
                  <w:rFonts w:cs="Open Sans"/>
                  <w:sz w:val="20"/>
                  <w:szCs w:val="20"/>
                </w:rPr>
                <w:t>AssociateModified</w:t>
              </w:r>
            </w:ins>
          </w:p>
        </w:tc>
        <w:tc>
          <w:tcPr>
            <w:tcW w:w="1373" w:type="dxa"/>
          </w:tcPr>
          <w:p w14:paraId="1BB4E49B"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461" w:author="Mr Richard P Williams" w:date="2016-10-03T22:42:00Z"/>
                <w:rFonts w:cs="Open Sans"/>
                <w:sz w:val="20"/>
                <w:szCs w:val="20"/>
              </w:rPr>
            </w:pPr>
            <w:ins w:id="2462" w:author="Mr Richard P Williams" w:date="2016-10-03T22:42:00Z">
              <w:del w:id="2463" w:author="Richard Willaims" w:date="2016-10-10T21:56:00Z">
                <w:r w:rsidRPr="00307A4C" w:rsidDel="00910F2B">
                  <w:rPr>
                    <w:rFonts w:cs="Open Sans"/>
                    <w:sz w:val="20"/>
                    <w:szCs w:val="20"/>
                  </w:rPr>
                  <w:delText>nvarchar</w:delText>
                </w:r>
              </w:del>
            </w:ins>
            <w:ins w:id="2464" w:author="Richard Willaims" w:date="2016-10-10T21:56:00Z">
              <w:r w:rsidR="00910F2B">
                <w:rPr>
                  <w:rFonts w:cs="Open Sans"/>
                  <w:sz w:val="20"/>
                  <w:szCs w:val="20"/>
                </w:rPr>
                <w:t>String</w:t>
              </w:r>
            </w:ins>
          </w:p>
        </w:tc>
        <w:tc>
          <w:tcPr>
            <w:tcW w:w="878" w:type="dxa"/>
          </w:tcPr>
          <w:p w14:paraId="05B2D12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465" w:author="Mr Richard P Williams" w:date="2016-10-03T22:42:00Z"/>
                <w:rFonts w:cs="Open Sans"/>
                <w:sz w:val="20"/>
                <w:szCs w:val="20"/>
              </w:rPr>
            </w:pPr>
            <w:ins w:id="2466" w:author="Mr Richard P Williams" w:date="2016-10-03T22:42:00Z">
              <w:r w:rsidRPr="00307A4C">
                <w:rPr>
                  <w:rFonts w:cs="Open Sans"/>
                  <w:sz w:val="20"/>
                  <w:szCs w:val="20"/>
                </w:rPr>
                <w:t>8000</w:t>
              </w:r>
            </w:ins>
          </w:p>
        </w:tc>
        <w:tc>
          <w:tcPr>
            <w:tcW w:w="3627" w:type="dxa"/>
          </w:tcPr>
          <w:p w14:paraId="380E6A2F"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467" w:author="Mr Richard P Williams" w:date="2016-10-03T22:42:00Z"/>
                <w:rFonts w:cs="Open Sans"/>
                <w:sz w:val="20"/>
                <w:szCs w:val="20"/>
              </w:rPr>
            </w:pPr>
          </w:p>
        </w:tc>
      </w:tr>
      <w:tr w:rsidR="008F7B0C" w:rsidRPr="0011505E" w14:paraId="465CC24A" w14:textId="77777777" w:rsidTr="008F7B0C">
        <w:trPr>
          <w:cnfStyle w:val="000000100000" w:firstRow="0" w:lastRow="0" w:firstColumn="0" w:lastColumn="0" w:oddVBand="0" w:evenVBand="0" w:oddHBand="1" w:evenHBand="0" w:firstRowFirstColumn="0" w:firstRowLastColumn="0" w:lastRowFirstColumn="0" w:lastRowLastColumn="0"/>
          <w:trHeight w:val="780"/>
          <w:ins w:id="246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21484287" w14:textId="77777777" w:rsidR="008F7B0C" w:rsidRPr="0011505E" w:rsidRDefault="008F7B0C" w:rsidP="008F7B0C">
            <w:pPr>
              <w:rPr>
                <w:ins w:id="2469" w:author="Mr Richard P Williams" w:date="2016-10-03T22:42:00Z"/>
                <w:rFonts w:eastAsia="Times New Roman" w:cs="Times New Roman"/>
                <w:b w:val="0"/>
                <w:color w:val="000000"/>
                <w:sz w:val="20"/>
                <w:szCs w:val="20"/>
              </w:rPr>
            </w:pPr>
            <w:ins w:id="2470" w:author="Mr Richard P Williams" w:date="2016-10-03T22:42:00Z">
              <w:r w:rsidRPr="0011505E">
                <w:rPr>
                  <w:rFonts w:eastAsia="Times New Roman" w:cs="Times New Roman"/>
                  <w:b w:val="0"/>
                  <w:color w:val="000000"/>
                  <w:sz w:val="20"/>
                  <w:szCs w:val="20"/>
                </w:rPr>
                <w:t>S</w:t>
              </w:r>
              <w:r>
                <w:rPr>
                  <w:rFonts w:eastAsia="Times New Roman" w:cs="Times New Roman"/>
                  <w:b w:val="0"/>
                  <w:color w:val="000000"/>
                  <w:sz w:val="20"/>
                  <w:szCs w:val="20"/>
                </w:rPr>
                <w:t>ub</w:t>
              </w:r>
              <w:r w:rsidRPr="0011505E">
                <w:rPr>
                  <w:rFonts w:eastAsia="Times New Roman" w:cs="Times New Roman"/>
                  <w:b w:val="0"/>
                  <w:color w:val="000000"/>
                  <w:sz w:val="20"/>
                  <w:szCs w:val="20"/>
                </w:rPr>
                <w:t>s</w:t>
              </w:r>
              <w:r>
                <w:rPr>
                  <w:rFonts w:eastAsia="Times New Roman" w:cs="Times New Roman"/>
                  <w:b w:val="0"/>
                  <w:color w:val="000000"/>
                  <w:sz w:val="20"/>
                  <w:szCs w:val="20"/>
                </w:rPr>
                <w:t>titution Reason Code</w:t>
              </w:r>
            </w:ins>
          </w:p>
        </w:tc>
        <w:tc>
          <w:tcPr>
            <w:tcW w:w="1373" w:type="dxa"/>
            <w:hideMark/>
          </w:tcPr>
          <w:p w14:paraId="6C2D07B0"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2471" w:author="Mr Richard P Williams" w:date="2016-10-03T22:42:00Z"/>
                <w:rFonts w:eastAsia="Times New Roman" w:cs="Times New Roman"/>
                <w:color w:val="000000"/>
                <w:sz w:val="20"/>
                <w:szCs w:val="20"/>
              </w:rPr>
            </w:pPr>
            <w:proofErr w:type="gramStart"/>
            <w:ins w:id="2472" w:author="Mr Richard P Williams" w:date="2016-10-03T22:42:00Z">
              <w:r w:rsidRPr="0011505E">
                <w:rPr>
                  <w:rFonts w:eastAsia="Times New Roman" w:cs="Times New Roman"/>
                  <w:color w:val="000000"/>
                  <w:sz w:val="20"/>
                  <w:szCs w:val="20"/>
                </w:rPr>
                <w:t>CHAR(</w:t>
              </w:r>
              <w:proofErr w:type="gramEnd"/>
              <w:r w:rsidRPr="0011505E">
                <w:rPr>
                  <w:rFonts w:eastAsia="Times New Roman" w:cs="Times New Roman"/>
                  <w:color w:val="000000"/>
                  <w:sz w:val="20"/>
                  <w:szCs w:val="20"/>
                </w:rPr>
                <w:t>1)</w:t>
              </w:r>
            </w:ins>
          </w:p>
        </w:tc>
        <w:tc>
          <w:tcPr>
            <w:tcW w:w="878" w:type="dxa"/>
            <w:hideMark/>
          </w:tcPr>
          <w:p w14:paraId="168CD231"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2473" w:author="Mr Richard P Williams" w:date="2016-10-03T22:42:00Z"/>
                <w:rFonts w:eastAsia="Times New Roman" w:cs="Times New Roman"/>
                <w:color w:val="000000"/>
                <w:sz w:val="20"/>
                <w:szCs w:val="20"/>
              </w:rPr>
            </w:pPr>
            <w:ins w:id="2474" w:author="Mr Richard P Williams" w:date="2016-10-03T22:42:00Z">
              <w:r w:rsidRPr="0011505E">
                <w:rPr>
                  <w:rFonts w:eastAsia="Times New Roman" w:cs="Times New Roman"/>
                  <w:color w:val="000000"/>
                  <w:sz w:val="20"/>
                  <w:szCs w:val="20"/>
                </w:rPr>
                <w:t>31</w:t>
              </w:r>
            </w:ins>
          </w:p>
        </w:tc>
        <w:tc>
          <w:tcPr>
            <w:tcW w:w="3627" w:type="dxa"/>
            <w:hideMark/>
          </w:tcPr>
          <w:p w14:paraId="336860F7" w14:textId="77777777" w:rsidR="008F7B0C" w:rsidRPr="0011505E" w:rsidRDefault="008F7B0C" w:rsidP="008F7B0C">
            <w:pPr>
              <w:cnfStyle w:val="000000100000" w:firstRow="0" w:lastRow="0" w:firstColumn="0" w:lastColumn="0" w:oddVBand="0" w:evenVBand="0" w:oddHBand="1" w:evenHBand="0" w:firstRowFirstColumn="0" w:firstRowLastColumn="0" w:lastRowFirstColumn="0" w:lastRowLastColumn="0"/>
              <w:rPr>
                <w:ins w:id="2475" w:author="Mr Richard P Williams" w:date="2016-10-03T22:42:00Z"/>
                <w:rFonts w:eastAsia="Times New Roman" w:cs="Times New Roman"/>
                <w:color w:val="000000"/>
                <w:sz w:val="20"/>
                <w:szCs w:val="20"/>
              </w:rPr>
            </w:pPr>
            <w:ins w:id="2476" w:author="Mr Richard P Williams" w:date="2016-10-03T22:42:00Z">
              <w:r w:rsidRPr="0011505E">
                <w:rPr>
                  <w:rFonts w:eastAsia="Times New Roman" w:cs="Times New Roman"/>
                  <w:color w:val="000000"/>
                  <w:sz w:val="20"/>
                  <w:szCs w:val="20"/>
                </w:rPr>
                <w:t>Code indicating the reason one item was substituted on an order for another item.</w:t>
              </w:r>
            </w:ins>
          </w:p>
        </w:tc>
      </w:tr>
      <w:tr w:rsidR="008F7B0C" w:rsidRPr="0011505E" w14:paraId="58D80425" w14:textId="77777777" w:rsidTr="008F7B0C">
        <w:trPr>
          <w:trHeight w:val="1545"/>
          <w:ins w:id="247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6F967390" w14:textId="77777777" w:rsidR="008F7B0C" w:rsidRPr="0011505E" w:rsidRDefault="008F7B0C" w:rsidP="008F7B0C">
            <w:pPr>
              <w:rPr>
                <w:ins w:id="2478" w:author="Mr Richard P Williams" w:date="2016-10-03T22:42:00Z"/>
                <w:rFonts w:eastAsia="Times New Roman" w:cs="Times New Roman"/>
                <w:b w:val="0"/>
                <w:color w:val="000000"/>
                <w:sz w:val="20"/>
                <w:szCs w:val="20"/>
              </w:rPr>
            </w:pPr>
            <w:ins w:id="2479" w:author="Mr Richard P Williams" w:date="2016-10-03T22:42:00Z">
              <w:r>
                <w:rPr>
                  <w:rFonts w:eastAsia="Times New Roman" w:cs="Times New Roman"/>
                  <w:b w:val="0"/>
                  <w:color w:val="000000"/>
                  <w:sz w:val="20"/>
                  <w:szCs w:val="20"/>
                </w:rPr>
                <w:t>New Orderable Item</w:t>
              </w:r>
            </w:ins>
          </w:p>
        </w:tc>
        <w:tc>
          <w:tcPr>
            <w:tcW w:w="1373" w:type="dxa"/>
            <w:hideMark/>
          </w:tcPr>
          <w:p w14:paraId="79DC3D9D"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2480" w:author="Mr Richard P Williams" w:date="2016-10-03T22:42:00Z"/>
                <w:rFonts w:eastAsia="Times New Roman" w:cs="Times New Roman"/>
                <w:color w:val="000000"/>
                <w:sz w:val="20"/>
                <w:szCs w:val="20"/>
              </w:rPr>
            </w:pPr>
            <w:ins w:id="2481" w:author="Mr Richard P Williams" w:date="2016-10-03T22:42:00Z">
              <w:del w:id="2482" w:author="Richard Willaims" w:date="2016-10-10T23:47:00Z">
                <w:r w:rsidRPr="0011505E" w:rsidDel="002E038B">
                  <w:rPr>
                    <w:rFonts w:eastAsia="Times New Roman" w:cs="Times New Roman"/>
                    <w:color w:val="000000"/>
                    <w:sz w:val="20"/>
                    <w:szCs w:val="20"/>
                  </w:rPr>
                  <w:delText>INT</w:delText>
                </w:r>
              </w:del>
            </w:ins>
            <w:ins w:id="2483" w:author="Richard Willaims" w:date="2016-10-10T23:47:00Z">
              <w:r w:rsidR="002E038B">
                <w:rPr>
                  <w:rFonts w:eastAsia="Times New Roman" w:cs="Times New Roman"/>
                  <w:color w:val="000000"/>
                  <w:sz w:val="20"/>
                  <w:szCs w:val="20"/>
                </w:rPr>
                <w:t>NUMERIC</w:t>
              </w:r>
            </w:ins>
            <w:ins w:id="2484" w:author="Mr Richard P Williams" w:date="2016-10-03T22:42:00Z">
              <w:r w:rsidRPr="0011505E">
                <w:rPr>
                  <w:rFonts w:eastAsia="Times New Roman" w:cs="Times New Roman"/>
                  <w:color w:val="000000"/>
                  <w:sz w:val="20"/>
                  <w:szCs w:val="20"/>
                </w:rPr>
                <w:t>EGER</w:t>
              </w:r>
            </w:ins>
          </w:p>
        </w:tc>
        <w:tc>
          <w:tcPr>
            <w:tcW w:w="878" w:type="dxa"/>
            <w:hideMark/>
          </w:tcPr>
          <w:p w14:paraId="1134BC3B"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2485" w:author="Mr Richard P Williams" w:date="2016-10-03T22:42:00Z"/>
                <w:rFonts w:eastAsia="Times New Roman" w:cs="Times New Roman"/>
                <w:color w:val="000000"/>
                <w:sz w:val="20"/>
                <w:szCs w:val="20"/>
              </w:rPr>
            </w:pPr>
            <w:ins w:id="2486" w:author="Mr Richard P Williams" w:date="2016-10-03T22:42:00Z">
              <w:r w:rsidRPr="0011505E">
                <w:rPr>
                  <w:rFonts w:eastAsia="Times New Roman" w:cs="Times New Roman"/>
                  <w:color w:val="000000"/>
                  <w:sz w:val="20"/>
                  <w:szCs w:val="20"/>
                </w:rPr>
                <w:t>30</w:t>
              </w:r>
            </w:ins>
          </w:p>
        </w:tc>
        <w:tc>
          <w:tcPr>
            <w:tcW w:w="3627" w:type="dxa"/>
            <w:hideMark/>
          </w:tcPr>
          <w:p w14:paraId="2F25D137"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2487" w:author="Mr Richard P Williams" w:date="2016-10-03T22:42:00Z"/>
                <w:rFonts w:eastAsia="Times New Roman" w:cs="Times New Roman"/>
                <w:color w:val="000000"/>
                <w:sz w:val="20"/>
                <w:szCs w:val="20"/>
              </w:rPr>
            </w:pPr>
            <w:ins w:id="2488" w:author="Mr Richard P Williams" w:date="2016-10-03T22:42:00Z">
              <w:r w:rsidRPr="0011505E">
                <w:rPr>
                  <w:rFonts w:eastAsia="Times New Roman" w:cs="Times New Roman"/>
                  <w:color w:val="000000"/>
                  <w:sz w:val="20"/>
                  <w:szCs w:val="20"/>
                </w:rPr>
                <w:t xml:space="preserve">The inventory product identifier (new </w:t>
              </w:r>
              <w:r>
                <w:rPr>
                  <w:rFonts w:eastAsia="Times New Roman" w:cs="Times New Roman"/>
                  <w:color w:val="000000"/>
                  <w:sz w:val="20"/>
                  <w:szCs w:val="20"/>
                </w:rPr>
                <w:t xml:space="preserve">Orderable </w:t>
              </w:r>
              <w:r w:rsidRPr="0011505E">
                <w:rPr>
                  <w:rFonts w:eastAsia="Times New Roman" w:cs="Times New Roman"/>
                  <w:color w:val="000000"/>
                  <w:sz w:val="20"/>
                  <w:szCs w:val="20"/>
                </w:rPr>
                <w:t xml:space="preserve">code) that was on the original order. </w:t>
              </w:r>
            </w:ins>
          </w:p>
        </w:tc>
      </w:tr>
    </w:tbl>
    <w:p w14:paraId="7223DF1F" w14:textId="77777777" w:rsidR="008F7B0C" w:rsidRDefault="008F7B0C" w:rsidP="008F7B0C">
      <w:pPr>
        <w:rPr>
          <w:ins w:id="2489" w:author="Mr Richard P Williams" w:date="2016-10-03T22:42:00Z"/>
        </w:rPr>
      </w:pPr>
    </w:p>
    <w:p w14:paraId="6533A6BD" w14:textId="77777777" w:rsidR="008F7B0C" w:rsidRDefault="008F7B0C" w:rsidP="008F7B0C">
      <w:pPr>
        <w:pStyle w:val="Heading3"/>
        <w:rPr>
          <w:ins w:id="2490" w:author="Mr Richard P Williams" w:date="2016-10-03T22:42:00Z"/>
        </w:rPr>
      </w:pPr>
      <w:ins w:id="2491" w:author="Mr Richard P Williams" w:date="2016-10-03T22:42:00Z">
        <w:r>
          <w:t>Shipments</w:t>
        </w:r>
      </w:ins>
    </w:p>
    <w:p w14:paraId="099091E1" w14:textId="77777777" w:rsidR="008F7B0C" w:rsidRDefault="008F7B0C" w:rsidP="008F7B0C">
      <w:pPr>
        <w:pStyle w:val="Caption"/>
        <w:keepNext/>
        <w:rPr>
          <w:ins w:id="2492" w:author="Richard Willaims" w:date="2016-10-12T14:08:00Z"/>
        </w:rPr>
      </w:pPr>
      <w:bookmarkStart w:id="2493" w:name="_Toc462933617"/>
      <w:bookmarkStart w:id="2494" w:name="_Toc463298008"/>
      <w:ins w:id="2495" w:author="Mr Richard P Williams" w:date="2016-10-03T22:42:00Z">
        <w:r>
          <w:t xml:space="preserve">Table </w:t>
        </w:r>
        <w:r>
          <w:fldChar w:fldCharType="begin"/>
        </w:r>
        <w:r>
          <w:instrText xml:space="preserve"> SEQ Table \* ARABIC </w:instrText>
        </w:r>
        <w:r>
          <w:fldChar w:fldCharType="separate"/>
        </w:r>
        <w:r>
          <w:rPr>
            <w:noProof/>
          </w:rPr>
          <w:t>16</w:t>
        </w:r>
        <w:r>
          <w:fldChar w:fldCharType="end"/>
        </w:r>
        <w:r>
          <w:t xml:space="preserve"> </w:t>
        </w:r>
        <w:del w:id="2496" w:author="Richard Willaims" w:date="2016-10-12T14:08:00Z">
          <w:r w:rsidDel="00033A4C">
            <w:delText>-</w:delText>
          </w:r>
        </w:del>
      </w:ins>
      <w:ins w:id="2497" w:author="Richard Willaims" w:date="2016-10-12T14:08:00Z">
        <w:r w:rsidR="00033A4C">
          <w:t>–</w:t>
        </w:r>
      </w:ins>
      <w:ins w:id="2498" w:author="Mr Richard P Williams" w:date="2016-10-03T22:42:00Z">
        <w:r>
          <w:t xml:space="preserve"> Shipments</w:t>
        </w:r>
      </w:ins>
      <w:bookmarkEnd w:id="2493"/>
      <w:bookmarkEnd w:id="2494"/>
    </w:p>
    <w:p w14:paraId="0A3929D3" w14:textId="77777777" w:rsidR="00033A4C" w:rsidRPr="00033A4C" w:rsidRDefault="00033A4C">
      <w:pPr>
        <w:rPr>
          <w:ins w:id="2499" w:author="Mr Richard P Williams" w:date="2016-10-03T22:42:00Z"/>
        </w:rPr>
        <w:pPrChange w:id="2500" w:author="Richard Willaims" w:date="2016-10-12T14:08:00Z">
          <w:pPr>
            <w:pStyle w:val="Caption"/>
            <w:keepNext/>
          </w:pPr>
        </w:pPrChange>
      </w:pPr>
      <w:ins w:id="2501" w:author="Richard Willaims" w:date="2016-10-12T14:08:00Z">
        <w:r>
          <w:t xml:space="preserve">Shipment captures Bill of </w:t>
        </w:r>
      </w:ins>
      <w:ins w:id="2502" w:author="Richard Willaims" w:date="2016-10-12T14:09:00Z">
        <w:r>
          <w:t>Leiden</w:t>
        </w:r>
      </w:ins>
      <w:ins w:id="2503" w:author="Richard Willaims" w:date="2016-10-12T14:08:00Z">
        <w:r>
          <w:t xml:space="preserve"> or Advanced S</w:t>
        </w:r>
      </w:ins>
      <w:ins w:id="2504" w:author="Richard Willaims" w:date="2016-10-12T14:09:00Z">
        <w:r>
          <w:t xml:space="preserve">hipment Notification messages from DC to Stores </w:t>
        </w:r>
      </w:ins>
    </w:p>
    <w:tbl>
      <w:tblPr>
        <w:tblStyle w:val="GridTable4-Accent4"/>
        <w:tblW w:w="9450" w:type="dxa"/>
        <w:tblLook w:val="04A0" w:firstRow="1" w:lastRow="0" w:firstColumn="1" w:lastColumn="0" w:noHBand="0" w:noVBand="1"/>
      </w:tblPr>
      <w:tblGrid>
        <w:gridCol w:w="3045"/>
        <w:gridCol w:w="621"/>
        <w:gridCol w:w="770"/>
        <w:gridCol w:w="958"/>
        <w:gridCol w:w="392"/>
        <w:gridCol w:w="239"/>
        <w:gridCol w:w="3333"/>
        <w:gridCol w:w="92"/>
      </w:tblGrid>
      <w:tr w:rsidR="008F7B0C" w:rsidRPr="00307A4C" w14:paraId="24412EF0" w14:textId="77777777" w:rsidTr="008F7B0C">
        <w:trPr>
          <w:gridAfter w:val="1"/>
          <w:cnfStyle w:val="100000000000" w:firstRow="1" w:lastRow="0" w:firstColumn="0" w:lastColumn="0" w:oddVBand="0" w:evenVBand="0" w:oddHBand="0" w:evenHBand="0" w:firstRowFirstColumn="0" w:firstRowLastColumn="0" w:lastRowFirstColumn="0" w:lastRowLastColumn="0"/>
          <w:wAfter w:w="100" w:type="dxa"/>
          <w:trHeight w:val="300"/>
          <w:ins w:id="250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4E064943" w14:textId="77777777" w:rsidR="008F7B0C" w:rsidRPr="00307A4C" w:rsidRDefault="008F7B0C" w:rsidP="008F7B0C">
            <w:pPr>
              <w:rPr>
                <w:ins w:id="2506" w:author="Mr Richard P Williams" w:date="2016-10-03T22:42:00Z"/>
                <w:rFonts w:cs="Open Sans"/>
                <w:sz w:val="20"/>
                <w:szCs w:val="20"/>
              </w:rPr>
            </w:pPr>
            <w:ins w:id="2507" w:author="Mr Richard P Williams" w:date="2016-10-03T22:42:00Z">
              <w:r>
                <w:rPr>
                  <w:rFonts w:cs="Open Sans"/>
                  <w:sz w:val="20"/>
                  <w:szCs w:val="20"/>
                </w:rPr>
                <w:t>Name</w:t>
              </w:r>
            </w:ins>
          </w:p>
        </w:tc>
        <w:tc>
          <w:tcPr>
            <w:tcW w:w="1180" w:type="dxa"/>
            <w:gridSpan w:val="2"/>
            <w:noWrap/>
            <w:hideMark/>
          </w:tcPr>
          <w:p w14:paraId="62355F5D"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508" w:author="Mr Richard P Williams" w:date="2016-10-03T22:42:00Z"/>
                <w:rFonts w:cs="Open Sans"/>
                <w:sz w:val="20"/>
                <w:szCs w:val="20"/>
              </w:rPr>
            </w:pPr>
            <w:ins w:id="2509" w:author="Mr Richard P Williams" w:date="2016-10-03T22:42:00Z">
              <w:r>
                <w:rPr>
                  <w:rFonts w:cs="Open Sans"/>
                  <w:sz w:val="20"/>
                  <w:szCs w:val="20"/>
                </w:rPr>
                <w:t>Data Type</w:t>
              </w:r>
            </w:ins>
          </w:p>
        </w:tc>
        <w:tc>
          <w:tcPr>
            <w:tcW w:w="1350" w:type="dxa"/>
            <w:gridSpan w:val="2"/>
            <w:noWrap/>
            <w:hideMark/>
          </w:tcPr>
          <w:p w14:paraId="34984C53"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510" w:author="Mr Richard P Williams" w:date="2016-10-03T22:42:00Z"/>
                <w:rFonts w:cs="Open Sans"/>
                <w:sz w:val="20"/>
                <w:szCs w:val="20"/>
              </w:rPr>
            </w:pPr>
            <w:ins w:id="2511" w:author="Mr Richard P Williams" w:date="2016-10-03T22:42:00Z">
              <w:r>
                <w:rPr>
                  <w:rFonts w:cs="Open Sans"/>
                  <w:sz w:val="20"/>
                  <w:szCs w:val="20"/>
                </w:rPr>
                <w:t>Length</w:t>
              </w:r>
            </w:ins>
          </w:p>
        </w:tc>
        <w:tc>
          <w:tcPr>
            <w:tcW w:w="3775" w:type="dxa"/>
            <w:gridSpan w:val="2"/>
          </w:tcPr>
          <w:p w14:paraId="51B4E850" w14:textId="77777777" w:rsidR="008F7B0C" w:rsidRDefault="008F7B0C" w:rsidP="008F7B0C">
            <w:pPr>
              <w:cnfStyle w:val="100000000000" w:firstRow="1" w:lastRow="0" w:firstColumn="0" w:lastColumn="0" w:oddVBand="0" w:evenVBand="0" w:oddHBand="0" w:evenHBand="0" w:firstRowFirstColumn="0" w:firstRowLastColumn="0" w:lastRowFirstColumn="0" w:lastRowLastColumn="0"/>
              <w:rPr>
                <w:ins w:id="2512" w:author="Mr Richard P Williams" w:date="2016-10-03T22:42:00Z"/>
                <w:rFonts w:cs="Open Sans"/>
                <w:sz w:val="20"/>
                <w:szCs w:val="20"/>
              </w:rPr>
            </w:pPr>
            <w:ins w:id="2513" w:author="Mr Richard P Williams" w:date="2016-10-03T22:42:00Z">
              <w:r>
                <w:rPr>
                  <w:rFonts w:cs="Open Sans"/>
                  <w:sz w:val="20"/>
                  <w:szCs w:val="20"/>
                </w:rPr>
                <w:t>Description</w:t>
              </w:r>
            </w:ins>
          </w:p>
        </w:tc>
      </w:tr>
      <w:tr w:rsidR="008F7B0C" w:rsidRPr="00307A4C" w14:paraId="5C1B8CE1"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51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73B279E9" w14:textId="77777777" w:rsidR="008F7B0C" w:rsidRPr="00307A4C" w:rsidRDefault="008F7B0C" w:rsidP="008F7B0C">
            <w:pPr>
              <w:rPr>
                <w:ins w:id="2515" w:author="Mr Richard P Williams" w:date="2016-10-03T22:42:00Z"/>
                <w:rFonts w:cs="Open Sans"/>
                <w:sz w:val="20"/>
                <w:szCs w:val="20"/>
              </w:rPr>
            </w:pPr>
            <w:ins w:id="2516" w:author="Mr Richard P Williams" w:date="2016-10-03T22:42:00Z">
              <w:r>
                <w:rPr>
                  <w:rFonts w:cs="Open Sans"/>
                  <w:sz w:val="20"/>
                  <w:szCs w:val="20"/>
                </w:rPr>
                <w:t xml:space="preserve">Source </w:t>
              </w:r>
              <w:r w:rsidRPr="00307A4C">
                <w:rPr>
                  <w:rFonts w:cs="Open Sans"/>
                  <w:sz w:val="20"/>
                  <w:szCs w:val="20"/>
                </w:rPr>
                <w:t>Location</w:t>
              </w:r>
            </w:ins>
          </w:p>
        </w:tc>
        <w:tc>
          <w:tcPr>
            <w:tcW w:w="1180" w:type="dxa"/>
            <w:gridSpan w:val="2"/>
            <w:noWrap/>
            <w:hideMark/>
          </w:tcPr>
          <w:p w14:paraId="20FBDFD9"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17" w:author="Mr Richard P Williams" w:date="2016-10-03T22:42:00Z"/>
                <w:rFonts w:cs="Open Sans"/>
                <w:sz w:val="20"/>
                <w:szCs w:val="20"/>
              </w:rPr>
            </w:pPr>
            <w:ins w:id="2518" w:author="Mr Richard P Williams" w:date="2016-10-03T22:42:00Z">
              <w:del w:id="2519" w:author="Richard Willaims" w:date="2016-10-10T23:47:00Z">
                <w:r w:rsidRPr="00307A4C" w:rsidDel="002E038B">
                  <w:rPr>
                    <w:rFonts w:cs="Open Sans"/>
                    <w:sz w:val="20"/>
                    <w:szCs w:val="20"/>
                  </w:rPr>
                  <w:delText>int</w:delText>
                </w:r>
              </w:del>
            </w:ins>
            <w:ins w:id="2520" w:author="Richard Willaims" w:date="2016-10-10T23:47:00Z">
              <w:r w:rsidR="002E038B">
                <w:rPr>
                  <w:rFonts w:cs="Open Sans"/>
                  <w:sz w:val="20"/>
                  <w:szCs w:val="20"/>
                </w:rPr>
                <w:t>Numeric</w:t>
              </w:r>
            </w:ins>
          </w:p>
        </w:tc>
        <w:tc>
          <w:tcPr>
            <w:tcW w:w="1350" w:type="dxa"/>
            <w:gridSpan w:val="2"/>
            <w:noWrap/>
            <w:hideMark/>
          </w:tcPr>
          <w:p w14:paraId="79C7599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21" w:author="Mr Richard P Williams" w:date="2016-10-03T22:42:00Z"/>
                <w:rFonts w:cs="Open Sans"/>
                <w:sz w:val="20"/>
                <w:szCs w:val="20"/>
              </w:rPr>
            </w:pPr>
            <w:ins w:id="2522" w:author="Mr Richard P Williams" w:date="2016-10-03T22:42:00Z">
              <w:r w:rsidRPr="00307A4C">
                <w:rPr>
                  <w:rFonts w:cs="Open Sans"/>
                  <w:sz w:val="20"/>
                  <w:szCs w:val="20"/>
                </w:rPr>
                <w:t>4</w:t>
              </w:r>
            </w:ins>
          </w:p>
        </w:tc>
        <w:tc>
          <w:tcPr>
            <w:tcW w:w="3775" w:type="dxa"/>
            <w:gridSpan w:val="2"/>
          </w:tcPr>
          <w:p w14:paraId="6FC4631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23" w:author="Mr Richard P Williams" w:date="2016-10-03T22:42:00Z"/>
                <w:rFonts w:cs="Open Sans"/>
                <w:sz w:val="20"/>
                <w:szCs w:val="20"/>
              </w:rPr>
            </w:pPr>
            <w:ins w:id="2524" w:author="Mr Richard P Williams" w:date="2016-10-03T22:42:00Z">
              <w:r>
                <w:rPr>
                  <w:rFonts w:cs="Open Sans"/>
                  <w:sz w:val="20"/>
                  <w:szCs w:val="20"/>
                </w:rPr>
                <w:t>Usually Warehouse Number</w:t>
              </w:r>
            </w:ins>
          </w:p>
        </w:tc>
      </w:tr>
      <w:tr w:rsidR="008F7B0C" w:rsidRPr="00307A4C" w14:paraId="2D3FB98B" w14:textId="77777777" w:rsidTr="008F7B0C">
        <w:trPr>
          <w:gridAfter w:val="1"/>
          <w:wAfter w:w="100" w:type="dxa"/>
          <w:trHeight w:val="300"/>
          <w:ins w:id="252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27F86DE1" w14:textId="77777777" w:rsidR="008F7B0C" w:rsidRPr="00307A4C" w:rsidRDefault="008F7B0C" w:rsidP="008F7B0C">
            <w:pPr>
              <w:rPr>
                <w:ins w:id="2526" w:author="Mr Richard P Williams" w:date="2016-10-03T22:42:00Z"/>
                <w:rFonts w:cs="Open Sans"/>
                <w:sz w:val="20"/>
                <w:szCs w:val="20"/>
              </w:rPr>
            </w:pPr>
            <w:ins w:id="2527" w:author="Mr Richard P Williams" w:date="2016-10-03T22:42:00Z">
              <w:r>
                <w:rPr>
                  <w:rFonts w:cs="Open Sans"/>
                  <w:sz w:val="20"/>
                  <w:szCs w:val="20"/>
                </w:rPr>
                <w:t>Destination Location</w:t>
              </w:r>
            </w:ins>
          </w:p>
        </w:tc>
        <w:tc>
          <w:tcPr>
            <w:tcW w:w="1180" w:type="dxa"/>
            <w:gridSpan w:val="2"/>
            <w:noWrap/>
          </w:tcPr>
          <w:p w14:paraId="009C17E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28" w:author="Mr Richard P Williams" w:date="2016-10-03T22:42:00Z"/>
                <w:rFonts w:cs="Open Sans"/>
                <w:sz w:val="20"/>
                <w:szCs w:val="20"/>
              </w:rPr>
            </w:pPr>
            <w:ins w:id="2529" w:author="Mr Richard P Williams" w:date="2016-10-03T22:42:00Z">
              <w:del w:id="2530" w:author="Richard Willaims" w:date="2016-10-10T23:47:00Z">
                <w:r w:rsidDel="002E038B">
                  <w:rPr>
                    <w:rFonts w:cs="Open Sans"/>
                    <w:sz w:val="20"/>
                    <w:szCs w:val="20"/>
                  </w:rPr>
                  <w:delText>int</w:delText>
                </w:r>
              </w:del>
            </w:ins>
            <w:ins w:id="2531" w:author="Richard Willaims" w:date="2016-10-10T23:47:00Z">
              <w:r w:rsidR="002E038B">
                <w:rPr>
                  <w:rFonts w:cs="Open Sans"/>
                  <w:sz w:val="20"/>
                  <w:szCs w:val="20"/>
                </w:rPr>
                <w:t>Numeric</w:t>
              </w:r>
            </w:ins>
          </w:p>
        </w:tc>
        <w:tc>
          <w:tcPr>
            <w:tcW w:w="1350" w:type="dxa"/>
            <w:gridSpan w:val="2"/>
            <w:noWrap/>
          </w:tcPr>
          <w:p w14:paraId="7F4E81A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32" w:author="Mr Richard P Williams" w:date="2016-10-03T22:42:00Z"/>
                <w:rFonts w:cs="Open Sans"/>
                <w:sz w:val="20"/>
                <w:szCs w:val="20"/>
              </w:rPr>
            </w:pPr>
            <w:ins w:id="2533" w:author="Mr Richard P Williams" w:date="2016-10-03T22:42:00Z">
              <w:r>
                <w:rPr>
                  <w:rFonts w:cs="Open Sans"/>
                  <w:sz w:val="20"/>
                  <w:szCs w:val="20"/>
                </w:rPr>
                <w:t>4</w:t>
              </w:r>
            </w:ins>
          </w:p>
        </w:tc>
        <w:tc>
          <w:tcPr>
            <w:tcW w:w="3775" w:type="dxa"/>
            <w:gridSpan w:val="2"/>
          </w:tcPr>
          <w:p w14:paraId="01D0404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34" w:author="Mr Richard P Williams" w:date="2016-10-03T22:42:00Z"/>
                <w:rFonts w:cs="Open Sans"/>
                <w:sz w:val="20"/>
                <w:szCs w:val="20"/>
              </w:rPr>
            </w:pPr>
            <w:ins w:id="2535" w:author="Mr Richard P Williams" w:date="2016-10-03T22:42:00Z">
              <w:r>
                <w:rPr>
                  <w:rFonts w:cs="Open Sans"/>
                  <w:sz w:val="20"/>
                  <w:szCs w:val="20"/>
                </w:rPr>
                <w:t>Usually Store No</w:t>
              </w:r>
            </w:ins>
          </w:p>
        </w:tc>
      </w:tr>
      <w:tr w:rsidR="008F7B0C" w:rsidRPr="00307A4C" w14:paraId="1F0891DF"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53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00BDCEBD" w14:textId="77777777" w:rsidR="008F7B0C" w:rsidRPr="00307A4C" w:rsidRDefault="008F7B0C" w:rsidP="008F7B0C">
            <w:pPr>
              <w:rPr>
                <w:ins w:id="2537" w:author="Mr Richard P Williams" w:date="2016-10-03T22:42:00Z"/>
                <w:rFonts w:cs="Open Sans"/>
                <w:sz w:val="20"/>
                <w:szCs w:val="20"/>
              </w:rPr>
            </w:pPr>
            <w:ins w:id="2538" w:author="Mr Richard P Williams" w:date="2016-10-03T22:42:00Z">
              <w:r>
                <w:rPr>
                  <w:rFonts w:cs="Open Sans"/>
                  <w:sz w:val="20"/>
                  <w:szCs w:val="20"/>
                </w:rPr>
                <w:t xml:space="preserve">Sellable </w:t>
              </w:r>
              <w:r w:rsidRPr="00307A4C">
                <w:rPr>
                  <w:rFonts w:cs="Open Sans"/>
                  <w:sz w:val="20"/>
                  <w:szCs w:val="20"/>
                </w:rPr>
                <w:t>Item</w:t>
              </w:r>
            </w:ins>
          </w:p>
        </w:tc>
        <w:tc>
          <w:tcPr>
            <w:tcW w:w="1180" w:type="dxa"/>
            <w:gridSpan w:val="2"/>
            <w:noWrap/>
            <w:hideMark/>
          </w:tcPr>
          <w:p w14:paraId="0CB0C67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39" w:author="Mr Richard P Williams" w:date="2016-10-03T22:42:00Z"/>
                <w:rFonts w:cs="Open Sans"/>
                <w:sz w:val="20"/>
                <w:szCs w:val="20"/>
              </w:rPr>
            </w:pPr>
            <w:ins w:id="2540" w:author="Mr Richard P Williams" w:date="2016-10-03T22:42:00Z">
              <w:del w:id="2541" w:author="Richard Willaims" w:date="2016-10-10T21:56:00Z">
                <w:r w:rsidRPr="00307A4C" w:rsidDel="00910F2B">
                  <w:rPr>
                    <w:rFonts w:cs="Open Sans"/>
                    <w:sz w:val="20"/>
                    <w:szCs w:val="20"/>
                  </w:rPr>
                  <w:delText>varchar</w:delText>
                </w:r>
              </w:del>
            </w:ins>
            <w:ins w:id="2542" w:author="Richard Willaims" w:date="2016-10-10T21:56:00Z">
              <w:r w:rsidR="00910F2B">
                <w:rPr>
                  <w:rFonts w:cs="Open Sans"/>
                  <w:sz w:val="20"/>
                  <w:szCs w:val="20"/>
                </w:rPr>
                <w:t>String</w:t>
              </w:r>
            </w:ins>
          </w:p>
        </w:tc>
        <w:tc>
          <w:tcPr>
            <w:tcW w:w="1350" w:type="dxa"/>
            <w:gridSpan w:val="2"/>
            <w:noWrap/>
            <w:hideMark/>
          </w:tcPr>
          <w:p w14:paraId="74BB41C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43" w:author="Mr Richard P Williams" w:date="2016-10-03T22:42:00Z"/>
                <w:rFonts w:cs="Open Sans"/>
                <w:sz w:val="20"/>
                <w:szCs w:val="20"/>
              </w:rPr>
            </w:pPr>
            <w:ins w:id="2544" w:author="Mr Richard P Williams" w:date="2016-10-03T22:42:00Z">
              <w:r w:rsidRPr="00307A4C">
                <w:rPr>
                  <w:rFonts w:cs="Open Sans"/>
                  <w:sz w:val="20"/>
                  <w:szCs w:val="20"/>
                </w:rPr>
                <w:t>8000</w:t>
              </w:r>
            </w:ins>
          </w:p>
        </w:tc>
        <w:tc>
          <w:tcPr>
            <w:tcW w:w="3775" w:type="dxa"/>
            <w:gridSpan w:val="2"/>
          </w:tcPr>
          <w:p w14:paraId="4ED6BC7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45" w:author="Mr Richard P Williams" w:date="2016-10-03T22:42:00Z"/>
                <w:rFonts w:cs="Open Sans"/>
                <w:sz w:val="20"/>
                <w:szCs w:val="20"/>
              </w:rPr>
            </w:pPr>
          </w:p>
        </w:tc>
      </w:tr>
      <w:tr w:rsidR="008F7B0C" w:rsidRPr="00307A4C" w14:paraId="5872AC06" w14:textId="77777777" w:rsidTr="008F7B0C">
        <w:trPr>
          <w:gridAfter w:val="1"/>
          <w:wAfter w:w="100" w:type="dxa"/>
          <w:trHeight w:val="300"/>
          <w:ins w:id="254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26D0E8C9" w14:textId="77777777" w:rsidR="008F7B0C" w:rsidRDefault="008F7B0C" w:rsidP="008F7B0C">
            <w:pPr>
              <w:rPr>
                <w:ins w:id="2547" w:author="Mr Richard P Williams" w:date="2016-10-03T22:42:00Z"/>
                <w:rFonts w:cs="Open Sans"/>
                <w:sz w:val="20"/>
                <w:szCs w:val="20"/>
              </w:rPr>
            </w:pPr>
            <w:ins w:id="2548" w:author="Mr Richard P Williams" w:date="2016-10-03T22:42:00Z">
              <w:r>
                <w:rPr>
                  <w:rFonts w:cs="Open Sans"/>
                  <w:sz w:val="20"/>
                  <w:szCs w:val="20"/>
                </w:rPr>
                <w:t>Orderable Item</w:t>
              </w:r>
            </w:ins>
          </w:p>
        </w:tc>
        <w:tc>
          <w:tcPr>
            <w:tcW w:w="1180" w:type="dxa"/>
            <w:gridSpan w:val="2"/>
            <w:noWrap/>
          </w:tcPr>
          <w:p w14:paraId="377F398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49" w:author="Mr Richard P Williams" w:date="2016-10-03T22:42:00Z"/>
                <w:rFonts w:cs="Open Sans"/>
                <w:sz w:val="20"/>
                <w:szCs w:val="20"/>
              </w:rPr>
            </w:pPr>
          </w:p>
        </w:tc>
        <w:tc>
          <w:tcPr>
            <w:tcW w:w="1350" w:type="dxa"/>
            <w:gridSpan w:val="2"/>
            <w:noWrap/>
          </w:tcPr>
          <w:p w14:paraId="26CE5645"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50" w:author="Mr Richard P Williams" w:date="2016-10-03T22:42:00Z"/>
                <w:rFonts w:cs="Open Sans"/>
                <w:sz w:val="20"/>
                <w:szCs w:val="20"/>
              </w:rPr>
            </w:pPr>
          </w:p>
        </w:tc>
        <w:tc>
          <w:tcPr>
            <w:tcW w:w="3775" w:type="dxa"/>
            <w:gridSpan w:val="2"/>
          </w:tcPr>
          <w:p w14:paraId="54D05C5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51" w:author="Mr Richard P Williams" w:date="2016-10-03T22:42:00Z"/>
                <w:rFonts w:cs="Open Sans"/>
                <w:sz w:val="20"/>
                <w:szCs w:val="20"/>
              </w:rPr>
            </w:pPr>
          </w:p>
        </w:tc>
      </w:tr>
      <w:tr w:rsidR="008F7B0C" w:rsidRPr="00307A4C" w14:paraId="10BB1678"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55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423E5425" w14:textId="77777777" w:rsidR="008F7B0C" w:rsidRPr="00307A4C" w:rsidRDefault="008F7B0C" w:rsidP="008F7B0C">
            <w:pPr>
              <w:rPr>
                <w:ins w:id="2553" w:author="Mr Richard P Williams" w:date="2016-10-03T22:42:00Z"/>
                <w:rFonts w:cs="Open Sans"/>
                <w:sz w:val="20"/>
                <w:szCs w:val="20"/>
              </w:rPr>
            </w:pPr>
            <w:ins w:id="2554" w:author="Mr Richard P Williams" w:date="2016-10-03T22:42:00Z">
              <w:r w:rsidRPr="00307A4C">
                <w:rPr>
                  <w:rFonts w:cs="Open Sans"/>
                  <w:sz w:val="20"/>
                  <w:szCs w:val="20"/>
                </w:rPr>
                <w:t>Day</w:t>
              </w:r>
            </w:ins>
          </w:p>
        </w:tc>
        <w:tc>
          <w:tcPr>
            <w:tcW w:w="1180" w:type="dxa"/>
            <w:gridSpan w:val="2"/>
            <w:noWrap/>
            <w:hideMark/>
          </w:tcPr>
          <w:p w14:paraId="6C2EF3D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55" w:author="Mr Richard P Williams" w:date="2016-10-03T22:42:00Z"/>
                <w:rFonts w:cs="Open Sans"/>
                <w:sz w:val="20"/>
                <w:szCs w:val="20"/>
              </w:rPr>
            </w:pPr>
            <w:ins w:id="2556" w:author="Mr Richard P Williams" w:date="2016-10-03T22:42:00Z">
              <w:r w:rsidRPr="00307A4C">
                <w:rPr>
                  <w:rFonts w:cs="Open Sans"/>
                  <w:sz w:val="20"/>
                  <w:szCs w:val="20"/>
                </w:rPr>
                <w:t>datetime</w:t>
              </w:r>
            </w:ins>
          </w:p>
        </w:tc>
        <w:tc>
          <w:tcPr>
            <w:tcW w:w="1350" w:type="dxa"/>
            <w:gridSpan w:val="2"/>
            <w:noWrap/>
            <w:hideMark/>
          </w:tcPr>
          <w:p w14:paraId="604D8E97"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57" w:author="Mr Richard P Williams" w:date="2016-10-03T22:42:00Z"/>
                <w:rFonts w:cs="Open Sans"/>
                <w:sz w:val="20"/>
                <w:szCs w:val="20"/>
              </w:rPr>
            </w:pPr>
            <w:ins w:id="2558" w:author="Mr Richard P Williams" w:date="2016-10-03T22:42:00Z">
              <w:r w:rsidRPr="00307A4C">
                <w:rPr>
                  <w:rFonts w:cs="Open Sans"/>
                  <w:sz w:val="20"/>
                  <w:szCs w:val="20"/>
                </w:rPr>
                <w:t>8</w:t>
              </w:r>
            </w:ins>
          </w:p>
        </w:tc>
        <w:tc>
          <w:tcPr>
            <w:tcW w:w="3775" w:type="dxa"/>
            <w:gridSpan w:val="2"/>
          </w:tcPr>
          <w:p w14:paraId="1A643111"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59" w:author="Mr Richard P Williams" w:date="2016-10-03T22:42:00Z"/>
                <w:rFonts w:cs="Open Sans"/>
                <w:sz w:val="20"/>
                <w:szCs w:val="20"/>
              </w:rPr>
            </w:pPr>
            <w:ins w:id="2560" w:author="Mr Richard P Williams" w:date="2016-10-03T22:42:00Z">
              <w:r>
                <w:rPr>
                  <w:rFonts w:cs="Open Sans"/>
                  <w:sz w:val="20"/>
                  <w:szCs w:val="20"/>
                </w:rPr>
                <w:t>Business Day of Shipment</w:t>
              </w:r>
            </w:ins>
          </w:p>
        </w:tc>
      </w:tr>
      <w:tr w:rsidR="008F7B0C" w:rsidRPr="00307A4C" w14:paraId="44A78C5B" w14:textId="77777777" w:rsidTr="008F7B0C">
        <w:trPr>
          <w:gridAfter w:val="1"/>
          <w:wAfter w:w="100" w:type="dxa"/>
          <w:trHeight w:val="300"/>
          <w:ins w:id="256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7459C365" w14:textId="77777777" w:rsidR="008F7B0C" w:rsidRPr="00307A4C" w:rsidRDefault="008F7B0C" w:rsidP="008F7B0C">
            <w:pPr>
              <w:rPr>
                <w:ins w:id="2562" w:author="Mr Richard P Williams" w:date="2016-10-03T22:42:00Z"/>
                <w:rFonts w:cs="Open Sans"/>
                <w:sz w:val="20"/>
                <w:szCs w:val="20"/>
              </w:rPr>
            </w:pPr>
            <w:ins w:id="2563" w:author="Mr Richard P Williams" w:date="2016-10-03T22:42:00Z">
              <w:r w:rsidRPr="00307A4C">
                <w:rPr>
                  <w:rFonts w:cs="Open Sans"/>
                  <w:sz w:val="20"/>
                  <w:szCs w:val="20"/>
                </w:rPr>
                <w:t>ShipDateTime</w:t>
              </w:r>
            </w:ins>
          </w:p>
        </w:tc>
        <w:tc>
          <w:tcPr>
            <w:tcW w:w="1180" w:type="dxa"/>
            <w:gridSpan w:val="2"/>
            <w:noWrap/>
            <w:hideMark/>
          </w:tcPr>
          <w:p w14:paraId="32A9F6A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64" w:author="Mr Richard P Williams" w:date="2016-10-03T22:42:00Z"/>
                <w:rFonts w:cs="Open Sans"/>
                <w:sz w:val="20"/>
                <w:szCs w:val="20"/>
              </w:rPr>
            </w:pPr>
            <w:ins w:id="2565" w:author="Mr Richard P Williams" w:date="2016-10-03T22:42:00Z">
              <w:r w:rsidRPr="00307A4C">
                <w:rPr>
                  <w:rFonts w:cs="Open Sans"/>
                  <w:sz w:val="20"/>
                  <w:szCs w:val="20"/>
                </w:rPr>
                <w:t>datetime</w:t>
              </w:r>
            </w:ins>
          </w:p>
        </w:tc>
        <w:tc>
          <w:tcPr>
            <w:tcW w:w="1350" w:type="dxa"/>
            <w:gridSpan w:val="2"/>
            <w:noWrap/>
            <w:hideMark/>
          </w:tcPr>
          <w:p w14:paraId="3D68FD6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66" w:author="Mr Richard P Williams" w:date="2016-10-03T22:42:00Z"/>
                <w:rFonts w:cs="Open Sans"/>
                <w:sz w:val="20"/>
                <w:szCs w:val="20"/>
              </w:rPr>
            </w:pPr>
            <w:ins w:id="2567" w:author="Mr Richard P Williams" w:date="2016-10-03T22:42:00Z">
              <w:r w:rsidRPr="00307A4C">
                <w:rPr>
                  <w:rFonts w:cs="Open Sans"/>
                  <w:sz w:val="20"/>
                  <w:szCs w:val="20"/>
                </w:rPr>
                <w:t>8</w:t>
              </w:r>
            </w:ins>
          </w:p>
        </w:tc>
        <w:tc>
          <w:tcPr>
            <w:tcW w:w="3775" w:type="dxa"/>
            <w:gridSpan w:val="2"/>
          </w:tcPr>
          <w:p w14:paraId="7FCF095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68" w:author="Mr Richard P Williams" w:date="2016-10-03T22:42:00Z"/>
                <w:rFonts w:cs="Open Sans"/>
                <w:sz w:val="20"/>
                <w:szCs w:val="20"/>
              </w:rPr>
            </w:pPr>
            <w:ins w:id="2569" w:author="Mr Richard P Williams" w:date="2016-10-03T22:42:00Z">
              <w:r>
                <w:rPr>
                  <w:rFonts w:cs="Open Sans"/>
                  <w:sz w:val="20"/>
                  <w:szCs w:val="20"/>
                </w:rPr>
                <w:t>The Date and Time the Shipment left e soucrce location</w:t>
              </w:r>
            </w:ins>
          </w:p>
        </w:tc>
      </w:tr>
      <w:tr w:rsidR="008F7B0C" w:rsidRPr="00307A4C" w14:paraId="40704361"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57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6AC048DC" w14:textId="77777777" w:rsidR="008F7B0C" w:rsidRPr="00307A4C" w:rsidRDefault="008F7B0C" w:rsidP="008F7B0C">
            <w:pPr>
              <w:rPr>
                <w:ins w:id="2571" w:author="Mr Richard P Williams" w:date="2016-10-03T22:42:00Z"/>
                <w:rFonts w:cs="Open Sans"/>
                <w:sz w:val="20"/>
                <w:szCs w:val="20"/>
              </w:rPr>
            </w:pPr>
            <w:ins w:id="2572" w:author="Mr Richard P Williams" w:date="2016-10-03T22:42:00Z">
              <w:r>
                <w:rPr>
                  <w:rFonts w:cs="Open Sans"/>
                  <w:sz w:val="20"/>
                  <w:szCs w:val="20"/>
                </w:rPr>
                <w:t xml:space="preserve">Estimated Delivery </w:t>
              </w:r>
              <w:r w:rsidRPr="00307A4C">
                <w:rPr>
                  <w:rFonts w:cs="Open Sans"/>
                  <w:sz w:val="20"/>
                  <w:szCs w:val="20"/>
                </w:rPr>
                <w:t>DateTime</w:t>
              </w:r>
            </w:ins>
          </w:p>
        </w:tc>
        <w:tc>
          <w:tcPr>
            <w:tcW w:w="1180" w:type="dxa"/>
            <w:gridSpan w:val="2"/>
            <w:noWrap/>
            <w:hideMark/>
          </w:tcPr>
          <w:p w14:paraId="6DB81CE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73" w:author="Mr Richard P Williams" w:date="2016-10-03T22:42:00Z"/>
                <w:rFonts w:cs="Open Sans"/>
                <w:sz w:val="20"/>
                <w:szCs w:val="20"/>
              </w:rPr>
            </w:pPr>
            <w:ins w:id="2574" w:author="Mr Richard P Williams" w:date="2016-10-03T22:42:00Z">
              <w:r w:rsidRPr="00307A4C">
                <w:rPr>
                  <w:rFonts w:cs="Open Sans"/>
                  <w:sz w:val="20"/>
                  <w:szCs w:val="20"/>
                </w:rPr>
                <w:t>datetime</w:t>
              </w:r>
            </w:ins>
          </w:p>
        </w:tc>
        <w:tc>
          <w:tcPr>
            <w:tcW w:w="1350" w:type="dxa"/>
            <w:gridSpan w:val="2"/>
            <w:noWrap/>
            <w:hideMark/>
          </w:tcPr>
          <w:p w14:paraId="4B39A2D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75" w:author="Mr Richard P Williams" w:date="2016-10-03T22:42:00Z"/>
                <w:rFonts w:cs="Open Sans"/>
                <w:sz w:val="20"/>
                <w:szCs w:val="20"/>
              </w:rPr>
            </w:pPr>
            <w:ins w:id="2576" w:author="Mr Richard P Williams" w:date="2016-10-03T22:42:00Z">
              <w:r w:rsidRPr="00307A4C">
                <w:rPr>
                  <w:rFonts w:cs="Open Sans"/>
                  <w:sz w:val="20"/>
                  <w:szCs w:val="20"/>
                </w:rPr>
                <w:t>8</w:t>
              </w:r>
            </w:ins>
          </w:p>
        </w:tc>
        <w:tc>
          <w:tcPr>
            <w:tcW w:w="3775" w:type="dxa"/>
            <w:gridSpan w:val="2"/>
          </w:tcPr>
          <w:p w14:paraId="7D299CC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77" w:author="Mr Richard P Williams" w:date="2016-10-03T22:42:00Z"/>
                <w:rFonts w:cs="Open Sans"/>
                <w:sz w:val="20"/>
                <w:szCs w:val="20"/>
              </w:rPr>
            </w:pPr>
            <w:ins w:id="2578" w:author="Mr Richard P Williams" w:date="2016-10-03T22:42:00Z">
              <w:r>
                <w:rPr>
                  <w:rFonts w:cs="Open Sans"/>
                  <w:sz w:val="20"/>
                  <w:szCs w:val="20"/>
                </w:rPr>
                <w:t>The Date and Time the Shipment is due to arrive at the destimation location</w:t>
              </w:r>
            </w:ins>
          </w:p>
        </w:tc>
      </w:tr>
      <w:tr w:rsidR="008F7B0C" w:rsidRPr="00307A4C" w14:paraId="45D0AE01" w14:textId="77777777" w:rsidTr="008F7B0C">
        <w:trPr>
          <w:gridAfter w:val="1"/>
          <w:wAfter w:w="100" w:type="dxa"/>
          <w:trHeight w:val="300"/>
          <w:ins w:id="257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2DD5A5FF" w14:textId="77777777" w:rsidR="008F7B0C" w:rsidRPr="00307A4C" w:rsidRDefault="008F7B0C" w:rsidP="008F7B0C">
            <w:pPr>
              <w:rPr>
                <w:ins w:id="2580" w:author="Mr Richard P Williams" w:date="2016-10-03T22:42:00Z"/>
                <w:rFonts w:cs="Open Sans"/>
                <w:sz w:val="20"/>
                <w:szCs w:val="20"/>
              </w:rPr>
            </w:pPr>
            <w:ins w:id="2581" w:author="Mr Richard P Williams" w:date="2016-10-03T22:42:00Z">
              <w:r w:rsidRPr="00307A4C">
                <w:rPr>
                  <w:rFonts w:cs="Open Sans"/>
                  <w:sz w:val="20"/>
                  <w:szCs w:val="20"/>
                </w:rPr>
                <w:t>OrderNo</w:t>
              </w:r>
            </w:ins>
          </w:p>
        </w:tc>
        <w:tc>
          <w:tcPr>
            <w:tcW w:w="1180" w:type="dxa"/>
            <w:gridSpan w:val="2"/>
            <w:noWrap/>
            <w:hideMark/>
          </w:tcPr>
          <w:p w14:paraId="784E0598"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82" w:author="Mr Richard P Williams" w:date="2016-10-03T22:42:00Z"/>
                <w:rFonts w:cs="Open Sans"/>
                <w:sz w:val="20"/>
                <w:szCs w:val="20"/>
              </w:rPr>
            </w:pPr>
            <w:ins w:id="2583" w:author="Mr Richard P Williams" w:date="2016-10-03T22:42:00Z">
              <w:r w:rsidRPr="00307A4C">
                <w:rPr>
                  <w:rFonts w:cs="Open Sans"/>
                  <w:sz w:val="20"/>
                  <w:szCs w:val="20"/>
                </w:rPr>
                <w:t>big</w:t>
              </w:r>
              <w:del w:id="2584" w:author="Richard Willaims" w:date="2016-10-10T23:47:00Z">
                <w:r w:rsidRPr="00307A4C" w:rsidDel="002E038B">
                  <w:rPr>
                    <w:rFonts w:cs="Open Sans"/>
                    <w:sz w:val="20"/>
                    <w:szCs w:val="20"/>
                  </w:rPr>
                  <w:delText>int</w:delText>
                </w:r>
              </w:del>
            </w:ins>
            <w:ins w:id="2585" w:author="Richard Willaims" w:date="2016-10-10T23:47:00Z">
              <w:r w:rsidR="002E038B">
                <w:rPr>
                  <w:rFonts w:cs="Open Sans"/>
                  <w:sz w:val="20"/>
                  <w:szCs w:val="20"/>
                </w:rPr>
                <w:t>Numeric</w:t>
              </w:r>
            </w:ins>
          </w:p>
        </w:tc>
        <w:tc>
          <w:tcPr>
            <w:tcW w:w="1350" w:type="dxa"/>
            <w:gridSpan w:val="2"/>
            <w:noWrap/>
            <w:hideMark/>
          </w:tcPr>
          <w:p w14:paraId="64398FE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86" w:author="Mr Richard P Williams" w:date="2016-10-03T22:42:00Z"/>
                <w:rFonts w:cs="Open Sans"/>
                <w:sz w:val="20"/>
                <w:szCs w:val="20"/>
              </w:rPr>
            </w:pPr>
            <w:ins w:id="2587" w:author="Mr Richard P Williams" w:date="2016-10-03T22:42:00Z">
              <w:r w:rsidRPr="00307A4C">
                <w:rPr>
                  <w:rFonts w:cs="Open Sans"/>
                  <w:sz w:val="20"/>
                  <w:szCs w:val="20"/>
                </w:rPr>
                <w:t>8</w:t>
              </w:r>
            </w:ins>
          </w:p>
        </w:tc>
        <w:tc>
          <w:tcPr>
            <w:tcW w:w="3775" w:type="dxa"/>
            <w:gridSpan w:val="2"/>
          </w:tcPr>
          <w:p w14:paraId="0F5187B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588" w:author="Mr Richard P Williams" w:date="2016-10-03T22:42:00Z"/>
                <w:rFonts w:cs="Open Sans"/>
                <w:sz w:val="20"/>
                <w:szCs w:val="20"/>
              </w:rPr>
            </w:pPr>
            <w:ins w:id="2589" w:author="Mr Richard P Williams" w:date="2016-10-03T22:42:00Z">
              <w:r>
                <w:rPr>
                  <w:rFonts w:cs="Open Sans"/>
                  <w:sz w:val="20"/>
                  <w:szCs w:val="20"/>
                </w:rPr>
                <w:t xml:space="preserve">The Original Order No </w:t>
              </w:r>
            </w:ins>
          </w:p>
        </w:tc>
      </w:tr>
      <w:tr w:rsidR="008F7B0C" w:rsidRPr="00307A4C" w14:paraId="455994F8"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59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71B0487B" w14:textId="77777777" w:rsidR="008F7B0C" w:rsidRPr="00307A4C" w:rsidRDefault="008F7B0C" w:rsidP="008F7B0C">
            <w:pPr>
              <w:rPr>
                <w:ins w:id="2591" w:author="Mr Richard P Williams" w:date="2016-10-03T22:42:00Z"/>
                <w:rFonts w:cs="Open Sans"/>
                <w:sz w:val="20"/>
                <w:szCs w:val="20"/>
              </w:rPr>
            </w:pPr>
            <w:ins w:id="2592" w:author="Mr Richard P Williams" w:date="2016-10-03T22:42:00Z">
              <w:r w:rsidRPr="00307A4C">
                <w:rPr>
                  <w:rFonts w:cs="Open Sans"/>
                  <w:sz w:val="20"/>
                  <w:szCs w:val="20"/>
                </w:rPr>
                <w:t>SeqNo</w:t>
              </w:r>
              <w:r>
                <w:rPr>
                  <w:rFonts w:cs="Open Sans"/>
                  <w:sz w:val="20"/>
                  <w:szCs w:val="20"/>
                </w:rPr>
                <w:t xml:space="preserve"> or Line Number</w:t>
              </w:r>
            </w:ins>
          </w:p>
        </w:tc>
        <w:tc>
          <w:tcPr>
            <w:tcW w:w="1180" w:type="dxa"/>
            <w:gridSpan w:val="2"/>
            <w:noWrap/>
            <w:hideMark/>
          </w:tcPr>
          <w:p w14:paraId="12D99B0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93" w:author="Mr Richard P Williams" w:date="2016-10-03T22:42:00Z"/>
                <w:rFonts w:cs="Open Sans"/>
                <w:sz w:val="20"/>
                <w:szCs w:val="20"/>
              </w:rPr>
            </w:pPr>
            <w:ins w:id="2594" w:author="Mr Richard P Williams" w:date="2016-10-03T22:42:00Z">
              <w:del w:id="2595" w:author="Richard Willaims" w:date="2016-10-10T23:47:00Z">
                <w:r w:rsidRPr="00307A4C" w:rsidDel="002E038B">
                  <w:rPr>
                    <w:rFonts w:cs="Open Sans"/>
                    <w:sz w:val="20"/>
                    <w:szCs w:val="20"/>
                  </w:rPr>
                  <w:delText>int</w:delText>
                </w:r>
              </w:del>
            </w:ins>
            <w:ins w:id="2596" w:author="Richard Willaims" w:date="2016-10-10T23:47:00Z">
              <w:r w:rsidR="002E038B">
                <w:rPr>
                  <w:rFonts w:cs="Open Sans"/>
                  <w:sz w:val="20"/>
                  <w:szCs w:val="20"/>
                </w:rPr>
                <w:t>Numeric</w:t>
              </w:r>
            </w:ins>
          </w:p>
        </w:tc>
        <w:tc>
          <w:tcPr>
            <w:tcW w:w="1350" w:type="dxa"/>
            <w:gridSpan w:val="2"/>
            <w:noWrap/>
            <w:hideMark/>
          </w:tcPr>
          <w:p w14:paraId="411C6D2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97" w:author="Mr Richard P Williams" w:date="2016-10-03T22:42:00Z"/>
                <w:rFonts w:cs="Open Sans"/>
                <w:sz w:val="20"/>
                <w:szCs w:val="20"/>
              </w:rPr>
            </w:pPr>
            <w:ins w:id="2598" w:author="Mr Richard P Williams" w:date="2016-10-03T22:42:00Z">
              <w:r w:rsidRPr="00307A4C">
                <w:rPr>
                  <w:rFonts w:cs="Open Sans"/>
                  <w:sz w:val="20"/>
                  <w:szCs w:val="20"/>
                </w:rPr>
                <w:t>4</w:t>
              </w:r>
            </w:ins>
          </w:p>
        </w:tc>
        <w:tc>
          <w:tcPr>
            <w:tcW w:w="3775" w:type="dxa"/>
            <w:gridSpan w:val="2"/>
          </w:tcPr>
          <w:p w14:paraId="7A951BD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599" w:author="Mr Richard P Williams" w:date="2016-10-03T22:42:00Z"/>
                <w:rFonts w:cs="Open Sans"/>
                <w:sz w:val="20"/>
                <w:szCs w:val="20"/>
              </w:rPr>
            </w:pPr>
          </w:p>
        </w:tc>
      </w:tr>
      <w:tr w:rsidR="008F7B0C" w:rsidRPr="00307A4C" w14:paraId="2AD2C149" w14:textId="77777777" w:rsidTr="008F7B0C">
        <w:trPr>
          <w:gridAfter w:val="1"/>
          <w:wAfter w:w="100" w:type="dxa"/>
          <w:trHeight w:val="300"/>
          <w:ins w:id="260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18B4B8CD" w14:textId="77777777" w:rsidR="008F7B0C" w:rsidRPr="00307A4C" w:rsidRDefault="008F7B0C" w:rsidP="008F7B0C">
            <w:pPr>
              <w:rPr>
                <w:ins w:id="2601" w:author="Mr Richard P Williams" w:date="2016-10-03T22:42:00Z"/>
                <w:rFonts w:cs="Open Sans"/>
                <w:sz w:val="20"/>
                <w:szCs w:val="20"/>
              </w:rPr>
            </w:pPr>
            <w:ins w:id="2602" w:author="Mr Richard P Williams" w:date="2016-10-03T22:42:00Z">
              <w:r w:rsidRPr="00307A4C">
                <w:rPr>
                  <w:rFonts w:cs="Open Sans"/>
                  <w:sz w:val="20"/>
                  <w:szCs w:val="20"/>
                </w:rPr>
                <w:t>Ship</w:t>
              </w:r>
              <w:r>
                <w:rPr>
                  <w:rFonts w:cs="Open Sans"/>
                  <w:sz w:val="20"/>
                  <w:szCs w:val="20"/>
                </w:rPr>
                <w:t>ment Unit Quantity</w:t>
              </w:r>
            </w:ins>
          </w:p>
        </w:tc>
        <w:tc>
          <w:tcPr>
            <w:tcW w:w="1180" w:type="dxa"/>
            <w:gridSpan w:val="2"/>
            <w:noWrap/>
            <w:hideMark/>
          </w:tcPr>
          <w:p w14:paraId="6822479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03" w:author="Mr Richard P Williams" w:date="2016-10-03T22:42:00Z"/>
                <w:rFonts w:cs="Open Sans"/>
                <w:sz w:val="20"/>
                <w:szCs w:val="20"/>
              </w:rPr>
            </w:pPr>
            <w:ins w:id="2604" w:author="Mr Richard P Williams" w:date="2016-10-03T22:42:00Z">
              <w:r w:rsidRPr="00307A4C">
                <w:rPr>
                  <w:rFonts w:cs="Open Sans"/>
                  <w:sz w:val="20"/>
                  <w:szCs w:val="20"/>
                </w:rPr>
                <w:t>decimal</w:t>
              </w:r>
            </w:ins>
          </w:p>
        </w:tc>
        <w:tc>
          <w:tcPr>
            <w:tcW w:w="1350" w:type="dxa"/>
            <w:gridSpan w:val="2"/>
            <w:noWrap/>
            <w:hideMark/>
          </w:tcPr>
          <w:p w14:paraId="06226C9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05" w:author="Mr Richard P Williams" w:date="2016-10-03T22:42:00Z"/>
                <w:rFonts w:cs="Open Sans"/>
                <w:sz w:val="20"/>
                <w:szCs w:val="20"/>
              </w:rPr>
            </w:pPr>
            <w:ins w:id="2606" w:author="Mr Richard P Williams" w:date="2016-10-03T22:42:00Z">
              <w:r w:rsidRPr="00307A4C">
                <w:rPr>
                  <w:rFonts w:cs="Open Sans"/>
                  <w:sz w:val="20"/>
                  <w:szCs w:val="20"/>
                </w:rPr>
                <w:t>17</w:t>
              </w:r>
            </w:ins>
          </w:p>
        </w:tc>
        <w:tc>
          <w:tcPr>
            <w:tcW w:w="3775" w:type="dxa"/>
            <w:gridSpan w:val="2"/>
          </w:tcPr>
          <w:p w14:paraId="71AD924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07" w:author="Mr Richard P Williams" w:date="2016-10-03T22:42:00Z"/>
                <w:rFonts w:cs="Open Sans"/>
                <w:sz w:val="20"/>
                <w:szCs w:val="20"/>
              </w:rPr>
            </w:pPr>
            <w:ins w:id="2608" w:author="Mr Richard P Williams" w:date="2016-10-03T22:42:00Z">
              <w:r>
                <w:rPr>
                  <w:rFonts w:cs="Open Sans"/>
                  <w:sz w:val="20"/>
                  <w:szCs w:val="20"/>
                </w:rPr>
                <w:t>The Quantity of Items in the Shipment</w:t>
              </w:r>
            </w:ins>
          </w:p>
        </w:tc>
      </w:tr>
      <w:tr w:rsidR="008F7B0C" w:rsidRPr="00307A4C" w14:paraId="11D05BB7"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60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724DC63D" w14:textId="77777777" w:rsidR="008F7B0C" w:rsidRPr="00307A4C" w:rsidRDefault="008F7B0C" w:rsidP="008F7B0C">
            <w:pPr>
              <w:rPr>
                <w:ins w:id="2610" w:author="Mr Richard P Williams" w:date="2016-10-03T22:42:00Z"/>
                <w:rFonts w:cs="Open Sans"/>
                <w:sz w:val="20"/>
                <w:szCs w:val="20"/>
              </w:rPr>
            </w:pPr>
            <w:ins w:id="2611" w:author="Mr Richard P Williams" w:date="2016-10-03T22:42:00Z">
              <w:r>
                <w:rPr>
                  <w:rFonts w:cs="Open Sans"/>
                  <w:sz w:val="20"/>
                  <w:szCs w:val="20"/>
                </w:rPr>
                <w:lastRenderedPageBreak/>
                <w:t>Shipment Value</w:t>
              </w:r>
            </w:ins>
          </w:p>
        </w:tc>
        <w:tc>
          <w:tcPr>
            <w:tcW w:w="1180" w:type="dxa"/>
            <w:gridSpan w:val="2"/>
            <w:noWrap/>
          </w:tcPr>
          <w:p w14:paraId="2CBAFF4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12" w:author="Mr Richard P Williams" w:date="2016-10-03T22:42:00Z"/>
                <w:rFonts w:cs="Open Sans"/>
                <w:sz w:val="20"/>
                <w:szCs w:val="20"/>
              </w:rPr>
            </w:pPr>
          </w:p>
        </w:tc>
        <w:tc>
          <w:tcPr>
            <w:tcW w:w="1350" w:type="dxa"/>
            <w:gridSpan w:val="2"/>
            <w:noWrap/>
          </w:tcPr>
          <w:p w14:paraId="1CDF4C7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13" w:author="Mr Richard P Williams" w:date="2016-10-03T22:42:00Z"/>
                <w:rFonts w:cs="Open Sans"/>
                <w:sz w:val="20"/>
                <w:szCs w:val="20"/>
              </w:rPr>
            </w:pPr>
          </w:p>
        </w:tc>
        <w:tc>
          <w:tcPr>
            <w:tcW w:w="3775" w:type="dxa"/>
            <w:gridSpan w:val="2"/>
          </w:tcPr>
          <w:p w14:paraId="3D8426C6"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614" w:author="Mr Richard P Williams" w:date="2016-10-03T22:42:00Z"/>
                <w:rFonts w:cs="Open Sans"/>
                <w:sz w:val="20"/>
                <w:szCs w:val="20"/>
              </w:rPr>
            </w:pPr>
            <w:ins w:id="2615" w:author="Mr Richard P Williams" w:date="2016-10-03T22:42:00Z">
              <w:r>
                <w:rPr>
                  <w:rFonts w:cs="Open Sans"/>
                  <w:sz w:val="20"/>
                  <w:szCs w:val="20"/>
                </w:rPr>
                <w:t>The Retail Value of the Shipment based on the quantity</w:t>
              </w:r>
            </w:ins>
          </w:p>
        </w:tc>
      </w:tr>
      <w:tr w:rsidR="008F7B0C" w:rsidRPr="00307A4C" w14:paraId="49B51E9D" w14:textId="77777777" w:rsidTr="008F7B0C">
        <w:trPr>
          <w:gridAfter w:val="1"/>
          <w:wAfter w:w="100" w:type="dxa"/>
          <w:trHeight w:val="300"/>
          <w:ins w:id="261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015B3089" w14:textId="77777777" w:rsidR="008F7B0C" w:rsidRDefault="008F7B0C" w:rsidP="008F7B0C">
            <w:pPr>
              <w:rPr>
                <w:ins w:id="2617" w:author="Mr Richard P Williams" w:date="2016-10-03T22:42:00Z"/>
                <w:rFonts w:cs="Open Sans"/>
                <w:sz w:val="20"/>
                <w:szCs w:val="20"/>
              </w:rPr>
            </w:pPr>
            <w:ins w:id="2618" w:author="Mr Richard P Williams" w:date="2016-10-03T22:42:00Z">
              <w:r>
                <w:rPr>
                  <w:rFonts w:cs="Open Sans"/>
                  <w:sz w:val="20"/>
                  <w:szCs w:val="20"/>
                </w:rPr>
                <w:t>Supplemental Shipment Costs</w:t>
              </w:r>
            </w:ins>
          </w:p>
        </w:tc>
        <w:tc>
          <w:tcPr>
            <w:tcW w:w="1180" w:type="dxa"/>
            <w:gridSpan w:val="2"/>
            <w:noWrap/>
          </w:tcPr>
          <w:p w14:paraId="22619BF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19" w:author="Mr Richard P Williams" w:date="2016-10-03T22:42:00Z"/>
                <w:rFonts w:cs="Open Sans"/>
                <w:sz w:val="20"/>
                <w:szCs w:val="20"/>
              </w:rPr>
            </w:pPr>
          </w:p>
        </w:tc>
        <w:tc>
          <w:tcPr>
            <w:tcW w:w="1350" w:type="dxa"/>
            <w:gridSpan w:val="2"/>
            <w:noWrap/>
          </w:tcPr>
          <w:p w14:paraId="15A8FBF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20" w:author="Mr Richard P Williams" w:date="2016-10-03T22:42:00Z"/>
                <w:rFonts w:cs="Open Sans"/>
                <w:sz w:val="20"/>
                <w:szCs w:val="20"/>
              </w:rPr>
            </w:pPr>
          </w:p>
        </w:tc>
        <w:tc>
          <w:tcPr>
            <w:tcW w:w="3775" w:type="dxa"/>
            <w:gridSpan w:val="2"/>
          </w:tcPr>
          <w:p w14:paraId="0ED62E26"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621" w:author="Mr Richard P Williams" w:date="2016-10-03T22:42:00Z"/>
                <w:rFonts w:cs="Open Sans"/>
                <w:sz w:val="20"/>
                <w:szCs w:val="20"/>
              </w:rPr>
            </w:pPr>
            <w:ins w:id="2622" w:author="Mr Richard P Williams" w:date="2016-10-03T22:42:00Z">
              <w:r>
                <w:rPr>
                  <w:rFonts w:cs="Open Sans"/>
                  <w:sz w:val="20"/>
                  <w:szCs w:val="20"/>
                </w:rPr>
                <w:t>Transportation Costs</w:t>
              </w:r>
            </w:ins>
          </w:p>
        </w:tc>
      </w:tr>
      <w:tr w:rsidR="008F7B0C" w:rsidRPr="00307A4C" w14:paraId="446BE019"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62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44645513" w14:textId="77777777" w:rsidR="008F7B0C" w:rsidRPr="00307A4C" w:rsidRDefault="008F7B0C" w:rsidP="008F7B0C">
            <w:pPr>
              <w:rPr>
                <w:ins w:id="2624" w:author="Mr Richard P Williams" w:date="2016-10-03T22:42:00Z"/>
                <w:rFonts w:cs="Open Sans"/>
                <w:sz w:val="20"/>
                <w:szCs w:val="20"/>
              </w:rPr>
            </w:pPr>
            <w:ins w:id="2625" w:author="Mr Richard P Williams" w:date="2016-10-03T22:42:00Z">
              <w:r w:rsidRPr="00307A4C">
                <w:rPr>
                  <w:rFonts w:cs="Open Sans"/>
                  <w:sz w:val="20"/>
                  <w:szCs w:val="20"/>
                </w:rPr>
                <w:t>SourceDocNo</w:t>
              </w:r>
            </w:ins>
          </w:p>
        </w:tc>
        <w:tc>
          <w:tcPr>
            <w:tcW w:w="1180" w:type="dxa"/>
            <w:gridSpan w:val="2"/>
            <w:noWrap/>
            <w:hideMark/>
          </w:tcPr>
          <w:p w14:paraId="5820889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26" w:author="Mr Richard P Williams" w:date="2016-10-03T22:42:00Z"/>
                <w:rFonts w:cs="Open Sans"/>
                <w:sz w:val="20"/>
                <w:szCs w:val="20"/>
              </w:rPr>
            </w:pPr>
            <w:ins w:id="2627" w:author="Mr Richard P Williams" w:date="2016-10-03T22:42:00Z">
              <w:del w:id="2628" w:author="Richard Willaims" w:date="2016-10-10T21:56:00Z">
                <w:r w:rsidRPr="00307A4C" w:rsidDel="00910F2B">
                  <w:rPr>
                    <w:rFonts w:cs="Open Sans"/>
                    <w:sz w:val="20"/>
                    <w:szCs w:val="20"/>
                  </w:rPr>
                  <w:delText>nvarchar</w:delText>
                </w:r>
              </w:del>
            </w:ins>
            <w:ins w:id="2629" w:author="Richard Willaims" w:date="2016-10-10T21:56:00Z">
              <w:r w:rsidR="00910F2B">
                <w:rPr>
                  <w:rFonts w:cs="Open Sans"/>
                  <w:sz w:val="20"/>
                  <w:szCs w:val="20"/>
                </w:rPr>
                <w:t>String</w:t>
              </w:r>
            </w:ins>
          </w:p>
        </w:tc>
        <w:tc>
          <w:tcPr>
            <w:tcW w:w="1350" w:type="dxa"/>
            <w:gridSpan w:val="2"/>
            <w:noWrap/>
            <w:hideMark/>
          </w:tcPr>
          <w:p w14:paraId="732464F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30" w:author="Mr Richard P Williams" w:date="2016-10-03T22:42:00Z"/>
                <w:rFonts w:cs="Open Sans"/>
                <w:sz w:val="20"/>
                <w:szCs w:val="20"/>
              </w:rPr>
            </w:pPr>
            <w:ins w:id="2631" w:author="Mr Richard P Williams" w:date="2016-10-03T22:42:00Z">
              <w:r w:rsidRPr="00307A4C">
                <w:rPr>
                  <w:rFonts w:cs="Open Sans"/>
                  <w:sz w:val="20"/>
                  <w:szCs w:val="20"/>
                </w:rPr>
                <w:t>8000</w:t>
              </w:r>
            </w:ins>
          </w:p>
        </w:tc>
        <w:tc>
          <w:tcPr>
            <w:tcW w:w="3775" w:type="dxa"/>
            <w:gridSpan w:val="2"/>
          </w:tcPr>
          <w:p w14:paraId="5642315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32" w:author="Mr Richard P Williams" w:date="2016-10-03T22:42:00Z"/>
                <w:rFonts w:cs="Open Sans"/>
                <w:sz w:val="20"/>
                <w:szCs w:val="20"/>
              </w:rPr>
            </w:pPr>
          </w:p>
        </w:tc>
      </w:tr>
      <w:tr w:rsidR="008F7B0C" w:rsidRPr="00307A4C" w14:paraId="7672A8ED" w14:textId="77777777" w:rsidTr="008F7B0C">
        <w:trPr>
          <w:gridAfter w:val="1"/>
          <w:wAfter w:w="100" w:type="dxa"/>
          <w:trHeight w:val="300"/>
          <w:ins w:id="263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798104D5" w14:textId="77777777" w:rsidR="008F7B0C" w:rsidRPr="00307A4C" w:rsidRDefault="008F7B0C" w:rsidP="008F7B0C">
            <w:pPr>
              <w:rPr>
                <w:ins w:id="2634" w:author="Mr Richard P Williams" w:date="2016-10-03T22:42:00Z"/>
                <w:rFonts w:cs="Open Sans"/>
                <w:sz w:val="20"/>
                <w:szCs w:val="20"/>
              </w:rPr>
            </w:pPr>
            <w:ins w:id="2635" w:author="Mr Richard P Williams" w:date="2016-10-03T22:42:00Z">
              <w:r w:rsidRPr="00307A4C">
                <w:rPr>
                  <w:rFonts w:cs="Open Sans"/>
                  <w:sz w:val="20"/>
                  <w:szCs w:val="20"/>
                </w:rPr>
                <w:t>CaseID</w:t>
              </w:r>
            </w:ins>
          </w:p>
        </w:tc>
        <w:tc>
          <w:tcPr>
            <w:tcW w:w="1180" w:type="dxa"/>
            <w:gridSpan w:val="2"/>
            <w:noWrap/>
            <w:hideMark/>
          </w:tcPr>
          <w:p w14:paraId="65A352D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36" w:author="Mr Richard P Williams" w:date="2016-10-03T22:42:00Z"/>
                <w:rFonts w:cs="Open Sans"/>
                <w:sz w:val="20"/>
                <w:szCs w:val="20"/>
              </w:rPr>
            </w:pPr>
            <w:ins w:id="2637" w:author="Mr Richard P Williams" w:date="2016-10-03T22:42:00Z">
              <w:del w:id="2638" w:author="Richard Willaims" w:date="2016-10-10T21:56:00Z">
                <w:r w:rsidRPr="00307A4C" w:rsidDel="00910F2B">
                  <w:rPr>
                    <w:rFonts w:cs="Open Sans"/>
                    <w:sz w:val="20"/>
                    <w:szCs w:val="20"/>
                  </w:rPr>
                  <w:delText>nvarchar</w:delText>
                </w:r>
              </w:del>
            </w:ins>
            <w:ins w:id="2639" w:author="Richard Willaims" w:date="2016-10-10T21:56:00Z">
              <w:r w:rsidR="00910F2B">
                <w:rPr>
                  <w:rFonts w:cs="Open Sans"/>
                  <w:sz w:val="20"/>
                  <w:szCs w:val="20"/>
                </w:rPr>
                <w:t>String</w:t>
              </w:r>
            </w:ins>
          </w:p>
        </w:tc>
        <w:tc>
          <w:tcPr>
            <w:tcW w:w="1350" w:type="dxa"/>
            <w:gridSpan w:val="2"/>
            <w:noWrap/>
            <w:hideMark/>
          </w:tcPr>
          <w:p w14:paraId="45ADFED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40" w:author="Mr Richard P Williams" w:date="2016-10-03T22:42:00Z"/>
                <w:rFonts w:cs="Open Sans"/>
                <w:sz w:val="20"/>
                <w:szCs w:val="20"/>
              </w:rPr>
            </w:pPr>
            <w:ins w:id="2641" w:author="Mr Richard P Williams" w:date="2016-10-03T22:42:00Z">
              <w:r w:rsidRPr="00307A4C">
                <w:rPr>
                  <w:rFonts w:cs="Open Sans"/>
                  <w:sz w:val="20"/>
                  <w:szCs w:val="20"/>
                </w:rPr>
                <w:t>8000</w:t>
              </w:r>
            </w:ins>
          </w:p>
        </w:tc>
        <w:tc>
          <w:tcPr>
            <w:tcW w:w="3775" w:type="dxa"/>
            <w:gridSpan w:val="2"/>
          </w:tcPr>
          <w:p w14:paraId="3F17285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42" w:author="Mr Richard P Williams" w:date="2016-10-03T22:42:00Z"/>
                <w:rFonts w:cs="Open Sans"/>
                <w:sz w:val="20"/>
                <w:szCs w:val="20"/>
              </w:rPr>
            </w:pPr>
          </w:p>
        </w:tc>
      </w:tr>
      <w:tr w:rsidR="008F7B0C" w:rsidRPr="00307A4C" w14:paraId="1C344CD5"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6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27C795D1" w14:textId="77777777" w:rsidR="008F7B0C" w:rsidRPr="00307A4C" w:rsidRDefault="008F7B0C" w:rsidP="008F7B0C">
            <w:pPr>
              <w:rPr>
                <w:ins w:id="2644" w:author="Mr Richard P Williams" w:date="2016-10-03T22:42:00Z"/>
                <w:rFonts w:cs="Open Sans"/>
                <w:sz w:val="20"/>
                <w:szCs w:val="20"/>
              </w:rPr>
            </w:pPr>
            <w:ins w:id="2645" w:author="Mr Richard P Williams" w:date="2016-10-03T22:42:00Z">
              <w:r w:rsidRPr="00307A4C">
                <w:rPr>
                  <w:rFonts w:cs="Open Sans"/>
                  <w:sz w:val="20"/>
                  <w:szCs w:val="20"/>
                </w:rPr>
                <w:t>VendorItem</w:t>
              </w:r>
            </w:ins>
          </w:p>
        </w:tc>
        <w:tc>
          <w:tcPr>
            <w:tcW w:w="1180" w:type="dxa"/>
            <w:gridSpan w:val="2"/>
            <w:noWrap/>
            <w:hideMark/>
          </w:tcPr>
          <w:p w14:paraId="2ECB475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46" w:author="Mr Richard P Williams" w:date="2016-10-03T22:42:00Z"/>
                <w:rFonts w:cs="Open Sans"/>
                <w:sz w:val="20"/>
                <w:szCs w:val="20"/>
              </w:rPr>
            </w:pPr>
            <w:ins w:id="2647" w:author="Mr Richard P Williams" w:date="2016-10-03T22:42:00Z">
              <w:del w:id="2648" w:author="Richard Willaims" w:date="2016-10-10T21:56:00Z">
                <w:r w:rsidRPr="00307A4C" w:rsidDel="00910F2B">
                  <w:rPr>
                    <w:rFonts w:cs="Open Sans"/>
                    <w:sz w:val="20"/>
                    <w:szCs w:val="20"/>
                  </w:rPr>
                  <w:delText>nvarchar</w:delText>
                </w:r>
              </w:del>
            </w:ins>
            <w:ins w:id="2649" w:author="Richard Willaims" w:date="2016-10-10T21:56:00Z">
              <w:r w:rsidR="00910F2B">
                <w:rPr>
                  <w:rFonts w:cs="Open Sans"/>
                  <w:sz w:val="20"/>
                  <w:szCs w:val="20"/>
                </w:rPr>
                <w:t>String</w:t>
              </w:r>
            </w:ins>
          </w:p>
        </w:tc>
        <w:tc>
          <w:tcPr>
            <w:tcW w:w="1350" w:type="dxa"/>
            <w:gridSpan w:val="2"/>
            <w:noWrap/>
            <w:hideMark/>
          </w:tcPr>
          <w:p w14:paraId="477DD63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50" w:author="Mr Richard P Williams" w:date="2016-10-03T22:42:00Z"/>
                <w:rFonts w:cs="Open Sans"/>
                <w:sz w:val="20"/>
                <w:szCs w:val="20"/>
              </w:rPr>
            </w:pPr>
            <w:ins w:id="2651" w:author="Mr Richard P Williams" w:date="2016-10-03T22:42:00Z">
              <w:r w:rsidRPr="00307A4C">
                <w:rPr>
                  <w:rFonts w:cs="Open Sans"/>
                  <w:sz w:val="20"/>
                  <w:szCs w:val="20"/>
                </w:rPr>
                <w:t>8000</w:t>
              </w:r>
            </w:ins>
          </w:p>
        </w:tc>
        <w:tc>
          <w:tcPr>
            <w:tcW w:w="3775" w:type="dxa"/>
            <w:gridSpan w:val="2"/>
          </w:tcPr>
          <w:p w14:paraId="418EBEA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52" w:author="Mr Richard P Williams" w:date="2016-10-03T22:42:00Z"/>
                <w:rFonts w:cs="Open Sans"/>
                <w:sz w:val="20"/>
                <w:szCs w:val="20"/>
              </w:rPr>
            </w:pPr>
            <w:ins w:id="2653" w:author="Mr Richard P Williams" w:date="2016-10-03T22:42:00Z">
              <w:r>
                <w:rPr>
                  <w:rFonts w:cs="Open Sans"/>
                  <w:sz w:val="20"/>
                  <w:szCs w:val="20"/>
                </w:rPr>
                <w:t xml:space="preserve">If the vendor has separate item identifier </w:t>
              </w:r>
            </w:ins>
          </w:p>
        </w:tc>
      </w:tr>
      <w:tr w:rsidR="008F7B0C" w:rsidRPr="00307A4C" w14:paraId="76AECA3E" w14:textId="77777777" w:rsidTr="008F7B0C">
        <w:trPr>
          <w:gridAfter w:val="1"/>
          <w:wAfter w:w="100" w:type="dxa"/>
          <w:trHeight w:val="300"/>
          <w:ins w:id="265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1D744426" w14:textId="77777777" w:rsidR="008F7B0C" w:rsidRPr="00307A4C" w:rsidRDefault="008F7B0C" w:rsidP="008F7B0C">
            <w:pPr>
              <w:rPr>
                <w:ins w:id="2655" w:author="Mr Richard P Williams" w:date="2016-10-03T22:42:00Z"/>
                <w:rFonts w:cs="Open Sans"/>
                <w:sz w:val="20"/>
                <w:szCs w:val="20"/>
              </w:rPr>
            </w:pPr>
            <w:ins w:id="2656" w:author="Mr Richard P Williams" w:date="2016-10-03T22:42:00Z">
              <w:r w:rsidRPr="00307A4C">
                <w:rPr>
                  <w:rFonts w:cs="Open Sans"/>
                  <w:sz w:val="20"/>
                  <w:szCs w:val="20"/>
                </w:rPr>
                <w:t>UPCID</w:t>
              </w:r>
              <w:r>
                <w:rPr>
                  <w:rFonts w:cs="Open Sans"/>
                  <w:sz w:val="20"/>
                  <w:szCs w:val="20"/>
                </w:rPr>
                <w:t xml:space="preserve"> or OCC</w:t>
              </w:r>
            </w:ins>
          </w:p>
        </w:tc>
        <w:tc>
          <w:tcPr>
            <w:tcW w:w="1180" w:type="dxa"/>
            <w:gridSpan w:val="2"/>
            <w:noWrap/>
            <w:hideMark/>
          </w:tcPr>
          <w:p w14:paraId="1067253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57" w:author="Mr Richard P Williams" w:date="2016-10-03T22:42:00Z"/>
                <w:rFonts w:cs="Open Sans"/>
                <w:sz w:val="20"/>
                <w:szCs w:val="20"/>
              </w:rPr>
            </w:pPr>
            <w:ins w:id="2658" w:author="Mr Richard P Williams" w:date="2016-10-03T22:42:00Z">
              <w:del w:id="2659" w:author="Richard Willaims" w:date="2016-10-10T21:56:00Z">
                <w:r w:rsidRPr="00307A4C" w:rsidDel="00910F2B">
                  <w:rPr>
                    <w:rFonts w:cs="Open Sans"/>
                    <w:sz w:val="20"/>
                    <w:szCs w:val="20"/>
                  </w:rPr>
                  <w:delText>nvarchar</w:delText>
                </w:r>
              </w:del>
            </w:ins>
            <w:ins w:id="2660" w:author="Richard Willaims" w:date="2016-10-10T21:56:00Z">
              <w:r w:rsidR="00910F2B">
                <w:rPr>
                  <w:rFonts w:cs="Open Sans"/>
                  <w:sz w:val="20"/>
                  <w:szCs w:val="20"/>
                </w:rPr>
                <w:t>String</w:t>
              </w:r>
            </w:ins>
          </w:p>
        </w:tc>
        <w:tc>
          <w:tcPr>
            <w:tcW w:w="1350" w:type="dxa"/>
            <w:gridSpan w:val="2"/>
            <w:noWrap/>
            <w:hideMark/>
          </w:tcPr>
          <w:p w14:paraId="600ABC4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61" w:author="Mr Richard P Williams" w:date="2016-10-03T22:42:00Z"/>
                <w:rFonts w:cs="Open Sans"/>
                <w:sz w:val="20"/>
                <w:szCs w:val="20"/>
              </w:rPr>
            </w:pPr>
            <w:ins w:id="2662" w:author="Mr Richard P Williams" w:date="2016-10-03T22:42:00Z">
              <w:r w:rsidRPr="00307A4C">
                <w:rPr>
                  <w:rFonts w:cs="Open Sans"/>
                  <w:sz w:val="20"/>
                  <w:szCs w:val="20"/>
                </w:rPr>
                <w:t>8000</w:t>
              </w:r>
            </w:ins>
          </w:p>
        </w:tc>
        <w:tc>
          <w:tcPr>
            <w:tcW w:w="3775" w:type="dxa"/>
            <w:gridSpan w:val="2"/>
          </w:tcPr>
          <w:p w14:paraId="16E5530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63" w:author="Mr Richard P Williams" w:date="2016-10-03T22:42:00Z"/>
                <w:rFonts w:cs="Open Sans"/>
                <w:sz w:val="20"/>
                <w:szCs w:val="20"/>
              </w:rPr>
            </w:pPr>
            <w:ins w:id="2664" w:author="Mr Richard P Williams" w:date="2016-10-03T22:42:00Z">
              <w:r>
                <w:rPr>
                  <w:rFonts w:cs="Open Sans"/>
                  <w:sz w:val="20"/>
                  <w:szCs w:val="20"/>
                </w:rPr>
                <w:t>The Bar Code on the side of the packages</w:t>
              </w:r>
            </w:ins>
          </w:p>
        </w:tc>
      </w:tr>
      <w:tr w:rsidR="008F7B0C" w:rsidRPr="00307A4C" w14:paraId="6689C50A"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66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2A91AE27" w14:textId="77777777" w:rsidR="008F7B0C" w:rsidRPr="00307A4C" w:rsidRDefault="008F7B0C" w:rsidP="008F7B0C">
            <w:pPr>
              <w:rPr>
                <w:ins w:id="2666" w:author="Mr Richard P Williams" w:date="2016-10-03T22:42:00Z"/>
                <w:rFonts w:cs="Open Sans"/>
                <w:sz w:val="20"/>
                <w:szCs w:val="20"/>
              </w:rPr>
            </w:pPr>
            <w:ins w:id="2667" w:author="Mr Richard P Williams" w:date="2016-10-03T22:42:00Z">
              <w:r w:rsidRPr="00307A4C">
                <w:rPr>
                  <w:rFonts w:cs="Open Sans"/>
                  <w:sz w:val="20"/>
                  <w:szCs w:val="20"/>
                </w:rPr>
                <w:t>Status</w:t>
              </w:r>
            </w:ins>
          </w:p>
        </w:tc>
        <w:tc>
          <w:tcPr>
            <w:tcW w:w="1180" w:type="dxa"/>
            <w:gridSpan w:val="2"/>
            <w:noWrap/>
            <w:hideMark/>
          </w:tcPr>
          <w:p w14:paraId="31D2CAF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68" w:author="Mr Richard P Williams" w:date="2016-10-03T22:42:00Z"/>
                <w:rFonts w:cs="Open Sans"/>
                <w:sz w:val="20"/>
                <w:szCs w:val="20"/>
              </w:rPr>
            </w:pPr>
            <w:ins w:id="2669" w:author="Mr Richard P Williams" w:date="2016-10-03T22:42:00Z">
              <w:del w:id="2670" w:author="Richard Willaims" w:date="2016-10-10T21:56:00Z">
                <w:r w:rsidRPr="00307A4C" w:rsidDel="00910F2B">
                  <w:rPr>
                    <w:rFonts w:cs="Open Sans"/>
                    <w:sz w:val="20"/>
                    <w:szCs w:val="20"/>
                  </w:rPr>
                  <w:delText>nvarchar</w:delText>
                </w:r>
              </w:del>
            </w:ins>
            <w:ins w:id="2671" w:author="Richard Willaims" w:date="2016-10-10T21:56:00Z">
              <w:r w:rsidR="00910F2B">
                <w:rPr>
                  <w:rFonts w:cs="Open Sans"/>
                  <w:sz w:val="20"/>
                  <w:szCs w:val="20"/>
                </w:rPr>
                <w:t>String</w:t>
              </w:r>
            </w:ins>
          </w:p>
        </w:tc>
        <w:tc>
          <w:tcPr>
            <w:tcW w:w="1350" w:type="dxa"/>
            <w:gridSpan w:val="2"/>
            <w:noWrap/>
            <w:hideMark/>
          </w:tcPr>
          <w:p w14:paraId="7EC0189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72" w:author="Mr Richard P Williams" w:date="2016-10-03T22:42:00Z"/>
                <w:rFonts w:cs="Open Sans"/>
                <w:sz w:val="20"/>
                <w:szCs w:val="20"/>
              </w:rPr>
            </w:pPr>
            <w:ins w:id="2673" w:author="Mr Richard P Williams" w:date="2016-10-03T22:42:00Z">
              <w:r w:rsidRPr="00307A4C">
                <w:rPr>
                  <w:rFonts w:cs="Open Sans"/>
                  <w:sz w:val="20"/>
                  <w:szCs w:val="20"/>
                </w:rPr>
                <w:t>8000</w:t>
              </w:r>
            </w:ins>
          </w:p>
        </w:tc>
        <w:tc>
          <w:tcPr>
            <w:tcW w:w="3775" w:type="dxa"/>
            <w:gridSpan w:val="2"/>
          </w:tcPr>
          <w:p w14:paraId="2A7BB2D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74" w:author="Mr Richard P Williams" w:date="2016-10-03T22:42:00Z"/>
                <w:rFonts w:cs="Open Sans"/>
                <w:sz w:val="20"/>
                <w:szCs w:val="20"/>
              </w:rPr>
            </w:pPr>
            <w:ins w:id="2675" w:author="Mr Richard P Williams" w:date="2016-10-03T22:42:00Z">
              <w:r>
                <w:rPr>
                  <w:rFonts w:cs="Open Sans"/>
                  <w:sz w:val="20"/>
                  <w:szCs w:val="20"/>
                </w:rPr>
                <w:t>Shipment Status, i.e transit, delivered, cancelled, undelivered etc</w:t>
              </w:r>
            </w:ins>
          </w:p>
        </w:tc>
      </w:tr>
      <w:tr w:rsidR="008F7B0C" w:rsidRPr="00307A4C" w14:paraId="79BC571A" w14:textId="77777777" w:rsidTr="008F7B0C">
        <w:trPr>
          <w:gridAfter w:val="1"/>
          <w:wAfter w:w="100" w:type="dxa"/>
          <w:trHeight w:val="300"/>
          <w:ins w:id="267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4E58FB08" w14:textId="77777777" w:rsidR="008F7B0C" w:rsidRPr="00307A4C" w:rsidRDefault="008F7B0C" w:rsidP="008F7B0C">
            <w:pPr>
              <w:rPr>
                <w:ins w:id="2677" w:author="Mr Richard P Williams" w:date="2016-10-03T22:42:00Z"/>
                <w:rFonts w:cs="Open Sans"/>
                <w:sz w:val="20"/>
                <w:szCs w:val="20"/>
              </w:rPr>
            </w:pPr>
            <w:ins w:id="2678" w:author="Mr Richard P Williams" w:date="2016-10-03T22:42:00Z">
              <w:r>
                <w:rPr>
                  <w:rFonts w:cs="Open Sans"/>
                  <w:sz w:val="20"/>
                  <w:szCs w:val="20"/>
                </w:rPr>
                <w:t>Delivery Driver Name or Associate Id</w:t>
              </w:r>
            </w:ins>
          </w:p>
        </w:tc>
        <w:tc>
          <w:tcPr>
            <w:tcW w:w="1180" w:type="dxa"/>
            <w:gridSpan w:val="2"/>
            <w:noWrap/>
          </w:tcPr>
          <w:p w14:paraId="46A3390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79" w:author="Mr Richard P Williams" w:date="2016-10-03T22:42:00Z"/>
                <w:rFonts w:cs="Open Sans"/>
                <w:sz w:val="20"/>
                <w:szCs w:val="20"/>
              </w:rPr>
            </w:pPr>
          </w:p>
        </w:tc>
        <w:tc>
          <w:tcPr>
            <w:tcW w:w="1350" w:type="dxa"/>
            <w:gridSpan w:val="2"/>
            <w:noWrap/>
          </w:tcPr>
          <w:p w14:paraId="7ED064B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80" w:author="Mr Richard P Williams" w:date="2016-10-03T22:42:00Z"/>
                <w:rFonts w:cs="Open Sans"/>
                <w:sz w:val="20"/>
                <w:szCs w:val="20"/>
              </w:rPr>
            </w:pPr>
          </w:p>
        </w:tc>
        <w:tc>
          <w:tcPr>
            <w:tcW w:w="3775" w:type="dxa"/>
            <w:gridSpan w:val="2"/>
          </w:tcPr>
          <w:p w14:paraId="1BB494C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681" w:author="Mr Richard P Williams" w:date="2016-10-03T22:42:00Z"/>
                <w:rFonts w:cs="Open Sans"/>
                <w:sz w:val="20"/>
                <w:szCs w:val="20"/>
              </w:rPr>
            </w:pPr>
            <w:ins w:id="2682" w:author="Mr Richard P Williams" w:date="2016-10-03T22:42:00Z">
              <w:r>
                <w:rPr>
                  <w:rFonts w:cs="Open Sans"/>
                  <w:sz w:val="20"/>
                  <w:szCs w:val="20"/>
                </w:rPr>
                <w:t>Name of the person delivering the item.</w:t>
              </w:r>
            </w:ins>
          </w:p>
        </w:tc>
      </w:tr>
      <w:tr w:rsidR="008F7B0C" w:rsidRPr="00307A4C" w14:paraId="56DF3178"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68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49668538" w14:textId="77777777" w:rsidR="008F7B0C" w:rsidRDefault="008F7B0C" w:rsidP="008F7B0C">
            <w:pPr>
              <w:rPr>
                <w:ins w:id="2684" w:author="Mr Richard P Williams" w:date="2016-10-03T22:42:00Z"/>
                <w:rFonts w:cs="Open Sans"/>
                <w:sz w:val="20"/>
                <w:szCs w:val="20"/>
              </w:rPr>
            </w:pPr>
            <w:ins w:id="2685" w:author="Mr Richard P Williams" w:date="2016-10-03T22:42:00Z">
              <w:r>
                <w:rPr>
                  <w:rFonts w:cs="Open Sans"/>
                  <w:sz w:val="20"/>
                  <w:szCs w:val="20"/>
                </w:rPr>
                <w:t>Is Change Record</w:t>
              </w:r>
            </w:ins>
          </w:p>
        </w:tc>
        <w:tc>
          <w:tcPr>
            <w:tcW w:w="1180" w:type="dxa"/>
            <w:gridSpan w:val="2"/>
            <w:noWrap/>
          </w:tcPr>
          <w:p w14:paraId="7D118A1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86" w:author="Mr Richard P Williams" w:date="2016-10-03T22:42:00Z"/>
                <w:rFonts w:cs="Open Sans"/>
                <w:sz w:val="20"/>
                <w:szCs w:val="20"/>
              </w:rPr>
            </w:pPr>
            <w:ins w:id="2687" w:author="Mr Richard P Williams" w:date="2016-10-03T22:42:00Z">
              <w:r>
                <w:rPr>
                  <w:rFonts w:cs="Open Sans"/>
                  <w:sz w:val="20"/>
                  <w:szCs w:val="20"/>
                </w:rPr>
                <w:t>bit</w:t>
              </w:r>
            </w:ins>
          </w:p>
        </w:tc>
        <w:tc>
          <w:tcPr>
            <w:tcW w:w="1350" w:type="dxa"/>
            <w:gridSpan w:val="2"/>
            <w:noWrap/>
          </w:tcPr>
          <w:p w14:paraId="24EB588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688" w:author="Mr Richard P Williams" w:date="2016-10-03T22:42:00Z"/>
                <w:rFonts w:cs="Open Sans"/>
                <w:sz w:val="20"/>
                <w:szCs w:val="20"/>
              </w:rPr>
            </w:pPr>
          </w:p>
        </w:tc>
        <w:tc>
          <w:tcPr>
            <w:tcW w:w="3775" w:type="dxa"/>
            <w:gridSpan w:val="2"/>
          </w:tcPr>
          <w:p w14:paraId="73B08B5C"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689" w:author="Mr Richard P Williams" w:date="2016-10-03T22:42:00Z"/>
                <w:rFonts w:cs="Open Sans"/>
                <w:sz w:val="20"/>
                <w:szCs w:val="20"/>
              </w:rPr>
            </w:pPr>
          </w:p>
        </w:tc>
      </w:tr>
      <w:tr w:rsidR="008F7B0C" w:rsidRPr="0011505E" w14:paraId="69FA9DC6" w14:textId="77777777" w:rsidTr="008F7B0C">
        <w:trPr>
          <w:trHeight w:val="825"/>
          <w:ins w:id="269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gridSpan w:val="2"/>
            <w:hideMark/>
          </w:tcPr>
          <w:p w14:paraId="4B79BBE8" w14:textId="77777777" w:rsidR="008F7B0C" w:rsidRPr="0011505E" w:rsidRDefault="008F7B0C" w:rsidP="008F7B0C">
            <w:pPr>
              <w:rPr>
                <w:ins w:id="2691" w:author="Mr Richard P Williams" w:date="2016-10-03T22:42:00Z"/>
                <w:rFonts w:eastAsia="Times New Roman" w:cs="Times New Roman"/>
                <w:b w:val="0"/>
                <w:color w:val="000000"/>
                <w:sz w:val="20"/>
                <w:szCs w:val="20"/>
              </w:rPr>
            </w:pPr>
            <w:ins w:id="2692" w:author="Mr Richard P Williams" w:date="2016-10-03T22:42:00Z">
              <w:r w:rsidRPr="0011505E">
                <w:rPr>
                  <w:rFonts w:eastAsia="Times New Roman" w:cs="Times New Roman"/>
                  <w:b w:val="0"/>
                  <w:color w:val="000000"/>
                  <w:sz w:val="20"/>
                  <w:szCs w:val="20"/>
                </w:rPr>
                <w:t>User_</w:t>
              </w:r>
              <w:proofErr w:type="gramStart"/>
              <w:r w:rsidRPr="0011505E">
                <w:rPr>
                  <w:rFonts w:eastAsia="Times New Roman" w:cs="Times New Roman"/>
                  <w:b w:val="0"/>
                  <w:color w:val="000000"/>
                  <w:sz w:val="20"/>
                  <w:szCs w:val="20"/>
                </w:rPr>
                <w:t>view.Invc</w:t>
              </w:r>
              <w:proofErr w:type="gramEnd"/>
              <w:r w:rsidRPr="0011505E">
                <w:rPr>
                  <w:rFonts w:eastAsia="Times New Roman" w:cs="Times New Roman"/>
                  <w:b w:val="0"/>
                  <w:color w:val="000000"/>
                  <w:sz w:val="20"/>
                  <w:szCs w:val="20"/>
                </w:rPr>
                <w:t>_Dtl.Shp_Mod_Cd</w:t>
              </w:r>
            </w:ins>
          </w:p>
        </w:tc>
        <w:tc>
          <w:tcPr>
            <w:tcW w:w="1611" w:type="dxa"/>
            <w:gridSpan w:val="2"/>
            <w:hideMark/>
          </w:tcPr>
          <w:p w14:paraId="182AA207"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2693" w:author="Mr Richard P Williams" w:date="2016-10-03T22:42:00Z"/>
                <w:rFonts w:eastAsia="Times New Roman" w:cs="Times New Roman"/>
                <w:color w:val="000000"/>
                <w:sz w:val="20"/>
                <w:szCs w:val="20"/>
              </w:rPr>
            </w:pPr>
            <w:proofErr w:type="gramStart"/>
            <w:ins w:id="2694" w:author="Mr Richard P Williams" w:date="2016-10-03T22:42:00Z">
              <w:r w:rsidRPr="0011505E">
                <w:rPr>
                  <w:rFonts w:eastAsia="Times New Roman" w:cs="Times New Roman"/>
                  <w:color w:val="000000"/>
                  <w:sz w:val="20"/>
                  <w:szCs w:val="20"/>
                </w:rPr>
                <w:t>CHAR(</w:t>
              </w:r>
              <w:proofErr w:type="gramEnd"/>
              <w:r w:rsidRPr="0011505E">
                <w:rPr>
                  <w:rFonts w:eastAsia="Times New Roman" w:cs="Times New Roman"/>
                  <w:color w:val="000000"/>
                  <w:sz w:val="20"/>
                  <w:szCs w:val="20"/>
                </w:rPr>
                <w:t>1)</w:t>
              </w:r>
            </w:ins>
          </w:p>
        </w:tc>
        <w:tc>
          <w:tcPr>
            <w:tcW w:w="640" w:type="dxa"/>
            <w:gridSpan w:val="2"/>
            <w:hideMark/>
          </w:tcPr>
          <w:p w14:paraId="3696ABDA"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2695" w:author="Mr Richard P Williams" w:date="2016-10-03T22:42:00Z"/>
                <w:rFonts w:eastAsia="Times New Roman" w:cs="Times New Roman"/>
                <w:color w:val="000000"/>
                <w:sz w:val="20"/>
                <w:szCs w:val="20"/>
              </w:rPr>
            </w:pPr>
            <w:ins w:id="2696" w:author="Mr Richard P Williams" w:date="2016-10-03T22:42:00Z">
              <w:r w:rsidRPr="0011505E">
                <w:rPr>
                  <w:rFonts w:eastAsia="Times New Roman" w:cs="Times New Roman"/>
                  <w:color w:val="000000"/>
                  <w:sz w:val="20"/>
                  <w:szCs w:val="20"/>
                </w:rPr>
                <w:t>28</w:t>
              </w:r>
            </w:ins>
          </w:p>
        </w:tc>
        <w:tc>
          <w:tcPr>
            <w:tcW w:w="3627" w:type="dxa"/>
            <w:gridSpan w:val="2"/>
            <w:hideMark/>
          </w:tcPr>
          <w:p w14:paraId="4D4BA4B5" w14:textId="77777777" w:rsidR="008F7B0C" w:rsidRPr="0011505E" w:rsidRDefault="008F7B0C" w:rsidP="008F7B0C">
            <w:pPr>
              <w:cnfStyle w:val="000000000000" w:firstRow="0" w:lastRow="0" w:firstColumn="0" w:lastColumn="0" w:oddVBand="0" w:evenVBand="0" w:oddHBand="0" w:evenHBand="0" w:firstRowFirstColumn="0" w:firstRowLastColumn="0" w:lastRowFirstColumn="0" w:lastRowLastColumn="0"/>
              <w:rPr>
                <w:ins w:id="2697" w:author="Mr Richard P Williams" w:date="2016-10-03T22:42:00Z"/>
                <w:rFonts w:eastAsia="Times New Roman" w:cs="Times New Roman"/>
                <w:color w:val="000000"/>
                <w:sz w:val="20"/>
                <w:szCs w:val="20"/>
              </w:rPr>
            </w:pPr>
            <w:ins w:id="2698" w:author="Mr Richard P Williams" w:date="2016-10-03T22:42:00Z">
              <w:r w:rsidRPr="0011505E">
                <w:rPr>
                  <w:rFonts w:eastAsia="Times New Roman" w:cs="Times New Roman"/>
                  <w:color w:val="000000"/>
                  <w:sz w:val="20"/>
                  <w:szCs w:val="20"/>
                </w:rPr>
                <w:t xml:space="preserve">Shipping </w:t>
              </w:r>
              <w:r>
                <w:rPr>
                  <w:rFonts w:eastAsia="Times New Roman" w:cs="Times New Roman"/>
                  <w:color w:val="000000"/>
                  <w:sz w:val="20"/>
                  <w:szCs w:val="20"/>
                </w:rPr>
                <w:t>UOM</w:t>
              </w:r>
              <w:r w:rsidRPr="0011505E">
                <w:rPr>
                  <w:rFonts w:eastAsia="Times New Roman" w:cs="Times New Roman"/>
                  <w:color w:val="000000"/>
                  <w:sz w:val="20"/>
                  <w:szCs w:val="20"/>
                </w:rPr>
                <w:t xml:space="preserve"> Code describes how a product is typically shipped, whether by Weight (W) or by Quantity (Q).</w:t>
              </w:r>
            </w:ins>
          </w:p>
        </w:tc>
      </w:tr>
      <w:tr w:rsidR="008F7B0C" w:rsidRPr="00307A4C" w14:paraId="65E51E83" w14:textId="77777777" w:rsidTr="008F7B0C">
        <w:trPr>
          <w:gridAfter w:val="1"/>
          <w:cnfStyle w:val="000000100000" w:firstRow="0" w:lastRow="0" w:firstColumn="0" w:lastColumn="0" w:oddVBand="0" w:evenVBand="0" w:oddHBand="1" w:evenHBand="0" w:firstRowFirstColumn="0" w:firstRowLastColumn="0" w:lastRowFirstColumn="0" w:lastRowLastColumn="0"/>
          <w:wAfter w:w="100" w:type="dxa"/>
          <w:trHeight w:val="300"/>
          <w:ins w:id="269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4E83B5F5" w14:textId="77777777" w:rsidR="008F7B0C" w:rsidRDefault="008F7B0C" w:rsidP="008F7B0C">
            <w:pPr>
              <w:rPr>
                <w:ins w:id="2700" w:author="Mr Richard P Williams" w:date="2016-10-03T22:42:00Z"/>
                <w:rFonts w:cs="Open Sans"/>
                <w:sz w:val="20"/>
                <w:szCs w:val="20"/>
              </w:rPr>
            </w:pPr>
          </w:p>
        </w:tc>
        <w:tc>
          <w:tcPr>
            <w:tcW w:w="1180" w:type="dxa"/>
            <w:gridSpan w:val="2"/>
            <w:noWrap/>
          </w:tcPr>
          <w:p w14:paraId="2DE8499A"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701" w:author="Mr Richard P Williams" w:date="2016-10-03T22:42:00Z"/>
                <w:rFonts w:cs="Open Sans"/>
                <w:sz w:val="20"/>
                <w:szCs w:val="20"/>
              </w:rPr>
            </w:pPr>
          </w:p>
        </w:tc>
        <w:tc>
          <w:tcPr>
            <w:tcW w:w="1350" w:type="dxa"/>
            <w:gridSpan w:val="2"/>
            <w:noWrap/>
          </w:tcPr>
          <w:p w14:paraId="435C6B5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702" w:author="Mr Richard P Williams" w:date="2016-10-03T22:42:00Z"/>
                <w:rFonts w:cs="Open Sans"/>
                <w:sz w:val="20"/>
                <w:szCs w:val="20"/>
              </w:rPr>
            </w:pPr>
          </w:p>
        </w:tc>
        <w:tc>
          <w:tcPr>
            <w:tcW w:w="3775" w:type="dxa"/>
            <w:gridSpan w:val="2"/>
          </w:tcPr>
          <w:p w14:paraId="4B8FC77F"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703" w:author="Mr Richard P Williams" w:date="2016-10-03T22:42:00Z"/>
                <w:rFonts w:cs="Open Sans"/>
                <w:sz w:val="20"/>
                <w:szCs w:val="20"/>
              </w:rPr>
            </w:pPr>
          </w:p>
        </w:tc>
      </w:tr>
      <w:tr w:rsidR="008F7B0C" w:rsidRPr="00307A4C" w14:paraId="7661BF81" w14:textId="77777777" w:rsidTr="008F7B0C">
        <w:trPr>
          <w:gridAfter w:val="1"/>
          <w:wAfter w:w="100" w:type="dxa"/>
          <w:trHeight w:val="300"/>
          <w:ins w:id="270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21D07D74" w14:textId="77777777" w:rsidR="008F7B0C" w:rsidRPr="00307A4C" w:rsidRDefault="008F7B0C" w:rsidP="008F7B0C">
            <w:pPr>
              <w:rPr>
                <w:ins w:id="2705" w:author="Mr Richard P Williams" w:date="2016-10-03T22:42:00Z"/>
                <w:rFonts w:cs="Open Sans"/>
                <w:sz w:val="20"/>
                <w:szCs w:val="20"/>
              </w:rPr>
            </w:pPr>
            <w:ins w:id="2706" w:author="Mr Richard P Williams" w:date="2016-10-03T22:42:00Z">
              <w:r w:rsidRPr="00307A4C">
                <w:rPr>
                  <w:rFonts w:cs="Open Sans"/>
                  <w:sz w:val="20"/>
                  <w:szCs w:val="20"/>
                </w:rPr>
                <w:t>LastUpdated</w:t>
              </w:r>
            </w:ins>
          </w:p>
        </w:tc>
        <w:tc>
          <w:tcPr>
            <w:tcW w:w="1180" w:type="dxa"/>
            <w:gridSpan w:val="2"/>
            <w:noWrap/>
            <w:hideMark/>
          </w:tcPr>
          <w:p w14:paraId="56699A4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07" w:author="Mr Richard P Williams" w:date="2016-10-03T22:42:00Z"/>
                <w:rFonts w:cs="Open Sans"/>
                <w:sz w:val="20"/>
                <w:szCs w:val="20"/>
              </w:rPr>
            </w:pPr>
            <w:ins w:id="2708" w:author="Mr Richard P Williams" w:date="2016-10-03T22:42:00Z">
              <w:r w:rsidRPr="00307A4C">
                <w:rPr>
                  <w:rFonts w:cs="Open Sans"/>
                  <w:sz w:val="20"/>
                  <w:szCs w:val="20"/>
                </w:rPr>
                <w:t>datetime</w:t>
              </w:r>
            </w:ins>
          </w:p>
        </w:tc>
        <w:tc>
          <w:tcPr>
            <w:tcW w:w="1350" w:type="dxa"/>
            <w:gridSpan w:val="2"/>
            <w:noWrap/>
            <w:hideMark/>
          </w:tcPr>
          <w:p w14:paraId="2C4FF55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09" w:author="Mr Richard P Williams" w:date="2016-10-03T22:42:00Z"/>
                <w:rFonts w:cs="Open Sans"/>
                <w:sz w:val="20"/>
                <w:szCs w:val="20"/>
              </w:rPr>
            </w:pPr>
            <w:ins w:id="2710" w:author="Mr Richard P Williams" w:date="2016-10-03T22:42:00Z">
              <w:r w:rsidRPr="00307A4C">
                <w:rPr>
                  <w:rFonts w:cs="Open Sans"/>
                  <w:sz w:val="20"/>
                  <w:szCs w:val="20"/>
                </w:rPr>
                <w:t>8</w:t>
              </w:r>
            </w:ins>
          </w:p>
        </w:tc>
        <w:tc>
          <w:tcPr>
            <w:tcW w:w="3775" w:type="dxa"/>
            <w:gridSpan w:val="2"/>
          </w:tcPr>
          <w:p w14:paraId="12843E9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11" w:author="Mr Richard P Williams" w:date="2016-10-03T22:42:00Z"/>
                <w:rFonts w:cs="Open Sans"/>
                <w:sz w:val="20"/>
                <w:szCs w:val="20"/>
              </w:rPr>
            </w:pPr>
          </w:p>
        </w:tc>
      </w:tr>
    </w:tbl>
    <w:p w14:paraId="1EFCAEDA" w14:textId="77777777" w:rsidR="008F7B0C" w:rsidRDefault="008F7B0C" w:rsidP="008F7B0C">
      <w:pPr>
        <w:rPr>
          <w:ins w:id="2712" w:author="Mr Richard P Williams" w:date="2016-10-03T22:42:00Z"/>
        </w:rPr>
      </w:pPr>
    </w:p>
    <w:p w14:paraId="5ECCA5C1" w14:textId="77777777" w:rsidR="008F7B0C" w:rsidRDefault="008F7B0C" w:rsidP="008F7B0C">
      <w:pPr>
        <w:rPr>
          <w:ins w:id="2713" w:author="Mr Richard P Williams" w:date="2016-10-03T22:42:00Z"/>
        </w:rPr>
      </w:pPr>
    </w:p>
    <w:p w14:paraId="6BFFBEAB" w14:textId="77777777" w:rsidR="008F7B0C" w:rsidRDefault="008F7B0C" w:rsidP="008F7B0C">
      <w:pPr>
        <w:pStyle w:val="Heading3"/>
        <w:rPr>
          <w:ins w:id="2714" w:author="Mr Richard P Williams" w:date="2016-10-03T22:42:00Z"/>
        </w:rPr>
      </w:pPr>
      <w:ins w:id="2715" w:author="Mr Richard P Williams" w:date="2016-10-03T22:42:00Z">
        <w:r>
          <w:t>Transfers</w:t>
        </w:r>
      </w:ins>
    </w:p>
    <w:p w14:paraId="4D4292FE" w14:textId="77777777" w:rsidR="008F7B0C" w:rsidRDefault="008F7B0C" w:rsidP="008F7B0C">
      <w:pPr>
        <w:pStyle w:val="Caption"/>
        <w:keepNext/>
        <w:rPr>
          <w:ins w:id="2716" w:author="Richard Willaims" w:date="2016-10-12T14:09:00Z"/>
        </w:rPr>
      </w:pPr>
      <w:bookmarkStart w:id="2717" w:name="_Toc462933618"/>
      <w:bookmarkStart w:id="2718" w:name="_Toc463298009"/>
      <w:ins w:id="2719" w:author="Mr Richard P Williams" w:date="2016-10-03T22:42:00Z">
        <w:r>
          <w:t xml:space="preserve">Table </w:t>
        </w:r>
        <w:r>
          <w:fldChar w:fldCharType="begin"/>
        </w:r>
        <w:r>
          <w:instrText xml:space="preserve"> SEQ Table \* ARABIC </w:instrText>
        </w:r>
        <w:r>
          <w:fldChar w:fldCharType="separate"/>
        </w:r>
        <w:r>
          <w:rPr>
            <w:noProof/>
          </w:rPr>
          <w:t>17</w:t>
        </w:r>
        <w:r>
          <w:fldChar w:fldCharType="end"/>
        </w:r>
        <w:r>
          <w:t xml:space="preserve"> </w:t>
        </w:r>
        <w:del w:id="2720" w:author="Richard Willaims" w:date="2016-10-12T14:09:00Z">
          <w:r w:rsidDel="00033A4C">
            <w:delText>-</w:delText>
          </w:r>
        </w:del>
      </w:ins>
      <w:ins w:id="2721" w:author="Richard Willaims" w:date="2016-10-12T14:09:00Z">
        <w:r w:rsidR="00033A4C">
          <w:t>–</w:t>
        </w:r>
      </w:ins>
      <w:ins w:id="2722" w:author="Mr Richard P Williams" w:date="2016-10-03T22:42:00Z">
        <w:r>
          <w:t xml:space="preserve"> Transfers</w:t>
        </w:r>
      </w:ins>
      <w:bookmarkEnd w:id="2717"/>
      <w:bookmarkEnd w:id="2718"/>
    </w:p>
    <w:p w14:paraId="0E0DF145" w14:textId="77777777" w:rsidR="00033A4C" w:rsidRPr="00033A4C" w:rsidRDefault="00033A4C">
      <w:pPr>
        <w:rPr>
          <w:ins w:id="2723" w:author="Mr Richard P Williams" w:date="2016-10-03T22:42:00Z"/>
        </w:rPr>
        <w:pPrChange w:id="2724" w:author="Richard Willaims" w:date="2016-10-12T14:09:00Z">
          <w:pPr>
            <w:pStyle w:val="Caption"/>
            <w:keepNext/>
          </w:pPr>
        </w:pPrChange>
      </w:pPr>
      <w:ins w:id="2725" w:author="Richard Willaims" w:date="2016-10-12T14:09:00Z">
        <w:r>
          <w:t xml:space="preserve">Transfers are used to capture inter store </w:t>
        </w:r>
      </w:ins>
      <w:ins w:id="2726" w:author="Richard Willaims" w:date="2016-10-12T14:10:00Z">
        <w:r>
          <w:t xml:space="preserve">transfer </w:t>
        </w:r>
      </w:ins>
      <w:ins w:id="2727" w:author="Richard Willaims" w:date="2016-10-12T14:11:00Z">
        <w:r>
          <w:t>notifications or item movement within store based on planogram changes.</w:t>
        </w:r>
      </w:ins>
    </w:p>
    <w:tbl>
      <w:tblPr>
        <w:tblStyle w:val="GridTable4-Accent4"/>
        <w:tblW w:w="0" w:type="auto"/>
        <w:tblLook w:val="04A0" w:firstRow="1" w:lastRow="0" w:firstColumn="1" w:lastColumn="0" w:noHBand="0" w:noVBand="1"/>
      </w:tblPr>
      <w:tblGrid>
        <w:gridCol w:w="3320"/>
        <w:gridCol w:w="1391"/>
        <w:gridCol w:w="1175"/>
        <w:gridCol w:w="3464"/>
      </w:tblGrid>
      <w:tr w:rsidR="008F7B0C" w:rsidRPr="00307A4C" w14:paraId="29145FC7" w14:textId="77777777" w:rsidTr="008F7B0C">
        <w:trPr>
          <w:cnfStyle w:val="100000000000" w:firstRow="1" w:lastRow="0" w:firstColumn="0" w:lastColumn="0" w:oddVBand="0" w:evenVBand="0" w:oddHBand="0" w:evenHBand="0" w:firstRowFirstColumn="0" w:firstRowLastColumn="0" w:lastRowFirstColumn="0" w:lastRowLastColumn="0"/>
          <w:trHeight w:val="300"/>
          <w:ins w:id="272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7ED931F" w14:textId="77777777" w:rsidR="008F7B0C" w:rsidRPr="00307A4C" w:rsidRDefault="008F7B0C" w:rsidP="008F7B0C">
            <w:pPr>
              <w:rPr>
                <w:ins w:id="2729" w:author="Mr Richard P Williams" w:date="2016-10-03T22:42:00Z"/>
                <w:rFonts w:cs="Open Sans"/>
                <w:sz w:val="20"/>
                <w:szCs w:val="20"/>
              </w:rPr>
            </w:pPr>
            <w:ins w:id="2730" w:author="Mr Richard P Williams" w:date="2016-10-03T22:42:00Z">
              <w:r>
                <w:rPr>
                  <w:rFonts w:cs="Open Sans"/>
                  <w:sz w:val="20"/>
                  <w:szCs w:val="20"/>
                </w:rPr>
                <w:t>Name</w:t>
              </w:r>
            </w:ins>
          </w:p>
        </w:tc>
        <w:tc>
          <w:tcPr>
            <w:tcW w:w="960" w:type="dxa"/>
            <w:noWrap/>
          </w:tcPr>
          <w:p w14:paraId="0031E8CD"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731" w:author="Mr Richard P Williams" w:date="2016-10-03T22:42:00Z"/>
                <w:rFonts w:cs="Open Sans"/>
                <w:sz w:val="20"/>
                <w:szCs w:val="20"/>
              </w:rPr>
            </w:pPr>
            <w:ins w:id="2732" w:author="Mr Richard P Williams" w:date="2016-10-03T22:42:00Z">
              <w:r>
                <w:rPr>
                  <w:rFonts w:cs="Open Sans"/>
                  <w:sz w:val="20"/>
                  <w:szCs w:val="20"/>
                </w:rPr>
                <w:t>Data Type</w:t>
              </w:r>
            </w:ins>
          </w:p>
        </w:tc>
        <w:tc>
          <w:tcPr>
            <w:tcW w:w="1175" w:type="dxa"/>
            <w:noWrap/>
          </w:tcPr>
          <w:p w14:paraId="15BCC077"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733" w:author="Mr Richard P Williams" w:date="2016-10-03T22:42:00Z"/>
                <w:rFonts w:cs="Open Sans"/>
                <w:sz w:val="20"/>
                <w:szCs w:val="20"/>
              </w:rPr>
            </w:pPr>
            <w:ins w:id="2734" w:author="Mr Richard P Williams" w:date="2016-10-03T22:42:00Z">
              <w:r>
                <w:rPr>
                  <w:rFonts w:cs="Open Sans"/>
                  <w:sz w:val="20"/>
                  <w:szCs w:val="20"/>
                </w:rPr>
                <w:t>Length</w:t>
              </w:r>
            </w:ins>
          </w:p>
        </w:tc>
        <w:tc>
          <w:tcPr>
            <w:tcW w:w="3895" w:type="dxa"/>
          </w:tcPr>
          <w:p w14:paraId="05304D5B"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735" w:author="Mr Richard P Williams" w:date="2016-10-03T22:42:00Z"/>
                <w:rFonts w:cs="Open Sans"/>
                <w:sz w:val="20"/>
                <w:szCs w:val="20"/>
              </w:rPr>
            </w:pPr>
            <w:ins w:id="2736" w:author="Mr Richard P Williams" w:date="2016-10-03T22:42:00Z">
              <w:r>
                <w:rPr>
                  <w:rFonts w:cs="Open Sans"/>
                  <w:sz w:val="20"/>
                  <w:szCs w:val="20"/>
                </w:rPr>
                <w:t>Description</w:t>
              </w:r>
            </w:ins>
          </w:p>
        </w:tc>
      </w:tr>
      <w:tr w:rsidR="008F7B0C" w:rsidRPr="00307A4C" w14:paraId="551B4CBA" w14:textId="77777777" w:rsidTr="008F7B0C">
        <w:trPr>
          <w:cnfStyle w:val="000000100000" w:firstRow="0" w:lastRow="0" w:firstColumn="0" w:lastColumn="0" w:oddVBand="0" w:evenVBand="0" w:oddHBand="1" w:evenHBand="0" w:firstRowFirstColumn="0" w:firstRowLastColumn="0" w:lastRowFirstColumn="0" w:lastRowLastColumn="0"/>
          <w:trHeight w:val="300"/>
          <w:ins w:id="273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DAB186A" w14:textId="77777777" w:rsidR="008F7B0C" w:rsidRPr="00307A4C" w:rsidRDefault="008F7B0C" w:rsidP="008F7B0C">
            <w:pPr>
              <w:rPr>
                <w:ins w:id="2738" w:author="Mr Richard P Williams" w:date="2016-10-03T22:42:00Z"/>
                <w:rFonts w:cs="Open Sans"/>
                <w:sz w:val="20"/>
                <w:szCs w:val="20"/>
              </w:rPr>
            </w:pPr>
            <w:ins w:id="2739" w:author="Mr Richard P Williams" w:date="2016-10-03T22:42:00Z">
              <w:r>
                <w:rPr>
                  <w:rFonts w:cs="Open Sans"/>
                  <w:sz w:val="20"/>
                  <w:szCs w:val="20"/>
                </w:rPr>
                <w:t xml:space="preserve">Source </w:t>
              </w:r>
              <w:r w:rsidRPr="00307A4C">
                <w:rPr>
                  <w:rFonts w:cs="Open Sans"/>
                  <w:sz w:val="20"/>
                  <w:szCs w:val="20"/>
                </w:rPr>
                <w:t>Location</w:t>
              </w:r>
            </w:ins>
          </w:p>
        </w:tc>
        <w:tc>
          <w:tcPr>
            <w:tcW w:w="960" w:type="dxa"/>
            <w:noWrap/>
            <w:hideMark/>
          </w:tcPr>
          <w:p w14:paraId="77D44C4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740" w:author="Mr Richard P Williams" w:date="2016-10-03T22:42:00Z"/>
                <w:rFonts w:cs="Open Sans"/>
                <w:sz w:val="20"/>
                <w:szCs w:val="20"/>
              </w:rPr>
            </w:pPr>
            <w:ins w:id="2741" w:author="Mr Richard P Williams" w:date="2016-10-03T22:42:00Z">
              <w:del w:id="2742" w:author="Richard Willaims" w:date="2016-10-10T23:47:00Z">
                <w:r w:rsidRPr="00307A4C" w:rsidDel="002E038B">
                  <w:rPr>
                    <w:rFonts w:cs="Open Sans"/>
                    <w:sz w:val="20"/>
                    <w:szCs w:val="20"/>
                  </w:rPr>
                  <w:delText>int</w:delText>
                </w:r>
              </w:del>
            </w:ins>
            <w:ins w:id="2743" w:author="Richard Willaims" w:date="2016-10-10T23:47:00Z">
              <w:r w:rsidR="002E038B">
                <w:rPr>
                  <w:rFonts w:cs="Open Sans"/>
                  <w:sz w:val="20"/>
                  <w:szCs w:val="20"/>
                </w:rPr>
                <w:t>Numeric</w:t>
              </w:r>
            </w:ins>
          </w:p>
        </w:tc>
        <w:tc>
          <w:tcPr>
            <w:tcW w:w="1175" w:type="dxa"/>
            <w:noWrap/>
            <w:hideMark/>
          </w:tcPr>
          <w:p w14:paraId="267E713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744" w:author="Mr Richard P Williams" w:date="2016-10-03T22:42:00Z"/>
                <w:rFonts w:cs="Open Sans"/>
                <w:sz w:val="20"/>
                <w:szCs w:val="20"/>
              </w:rPr>
            </w:pPr>
            <w:ins w:id="2745" w:author="Mr Richard P Williams" w:date="2016-10-03T22:42:00Z">
              <w:r w:rsidRPr="00307A4C">
                <w:rPr>
                  <w:rFonts w:cs="Open Sans"/>
                  <w:sz w:val="20"/>
                  <w:szCs w:val="20"/>
                </w:rPr>
                <w:t>4</w:t>
              </w:r>
            </w:ins>
          </w:p>
        </w:tc>
        <w:tc>
          <w:tcPr>
            <w:tcW w:w="3895" w:type="dxa"/>
          </w:tcPr>
          <w:p w14:paraId="5BC9505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746" w:author="Mr Richard P Williams" w:date="2016-10-03T22:42:00Z"/>
                <w:rFonts w:cs="Open Sans"/>
                <w:sz w:val="20"/>
                <w:szCs w:val="20"/>
              </w:rPr>
            </w:pPr>
            <w:ins w:id="2747" w:author="Mr Richard P Williams" w:date="2016-10-03T22:42:00Z">
              <w:r>
                <w:rPr>
                  <w:rFonts w:cs="Open Sans"/>
                  <w:sz w:val="20"/>
                  <w:szCs w:val="20"/>
                </w:rPr>
                <w:t>Location of Item, example Store or Warehouse</w:t>
              </w:r>
            </w:ins>
          </w:p>
        </w:tc>
      </w:tr>
      <w:tr w:rsidR="008F7B0C" w:rsidRPr="00307A4C" w14:paraId="57B48AB6" w14:textId="77777777" w:rsidTr="008F7B0C">
        <w:trPr>
          <w:trHeight w:val="300"/>
          <w:ins w:id="274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135B6DD7" w14:textId="77777777" w:rsidR="008F7B0C" w:rsidRDefault="008F7B0C" w:rsidP="008F7B0C">
            <w:pPr>
              <w:rPr>
                <w:ins w:id="2749" w:author="Mr Richard P Williams" w:date="2016-10-03T22:42:00Z"/>
                <w:rFonts w:cs="Open Sans"/>
                <w:sz w:val="20"/>
                <w:szCs w:val="20"/>
              </w:rPr>
            </w:pPr>
            <w:ins w:id="2750" w:author="Mr Richard P Williams" w:date="2016-10-03T22:42:00Z">
              <w:r>
                <w:rPr>
                  <w:rFonts w:cs="Open Sans"/>
                  <w:sz w:val="20"/>
                  <w:szCs w:val="20"/>
                </w:rPr>
                <w:t>Target Location</w:t>
              </w:r>
            </w:ins>
          </w:p>
        </w:tc>
        <w:tc>
          <w:tcPr>
            <w:tcW w:w="960" w:type="dxa"/>
            <w:noWrap/>
          </w:tcPr>
          <w:p w14:paraId="359184A8"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51" w:author="Mr Richard P Williams" w:date="2016-10-03T22:42:00Z"/>
                <w:rFonts w:cs="Open Sans"/>
                <w:sz w:val="20"/>
                <w:szCs w:val="20"/>
              </w:rPr>
            </w:pPr>
            <w:ins w:id="2752" w:author="Mr Richard P Williams" w:date="2016-10-03T22:42:00Z">
              <w:del w:id="2753" w:author="Richard Willaims" w:date="2016-10-10T23:47:00Z">
                <w:r w:rsidRPr="00307A4C" w:rsidDel="002E038B">
                  <w:rPr>
                    <w:rFonts w:cs="Open Sans"/>
                    <w:sz w:val="20"/>
                    <w:szCs w:val="20"/>
                  </w:rPr>
                  <w:delText>int</w:delText>
                </w:r>
              </w:del>
            </w:ins>
            <w:ins w:id="2754" w:author="Richard Willaims" w:date="2016-10-10T23:47:00Z">
              <w:r w:rsidR="002E038B">
                <w:rPr>
                  <w:rFonts w:cs="Open Sans"/>
                  <w:sz w:val="20"/>
                  <w:szCs w:val="20"/>
                </w:rPr>
                <w:t>Numeric</w:t>
              </w:r>
            </w:ins>
          </w:p>
        </w:tc>
        <w:tc>
          <w:tcPr>
            <w:tcW w:w="1175" w:type="dxa"/>
            <w:noWrap/>
          </w:tcPr>
          <w:p w14:paraId="2A9AF9A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55" w:author="Mr Richard P Williams" w:date="2016-10-03T22:42:00Z"/>
                <w:rFonts w:cs="Open Sans"/>
                <w:sz w:val="20"/>
                <w:szCs w:val="20"/>
              </w:rPr>
            </w:pPr>
            <w:ins w:id="2756" w:author="Mr Richard P Williams" w:date="2016-10-03T22:42:00Z">
              <w:r w:rsidRPr="00307A4C">
                <w:rPr>
                  <w:rFonts w:cs="Open Sans"/>
                  <w:sz w:val="20"/>
                  <w:szCs w:val="20"/>
                </w:rPr>
                <w:t>4</w:t>
              </w:r>
            </w:ins>
          </w:p>
        </w:tc>
        <w:tc>
          <w:tcPr>
            <w:tcW w:w="3895" w:type="dxa"/>
          </w:tcPr>
          <w:p w14:paraId="166910C1"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757" w:author="Mr Richard P Williams" w:date="2016-10-03T22:42:00Z"/>
                <w:rFonts w:cs="Open Sans"/>
                <w:sz w:val="20"/>
                <w:szCs w:val="20"/>
              </w:rPr>
            </w:pPr>
            <w:ins w:id="2758" w:author="Mr Richard P Williams" w:date="2016-10-03T22:42:00Z">
              <w:r>
                <w:rPr>
                  <w:rFonts w:cs="Open Sans"/>
                  <w:sz w:val="20"/>
                  <w:szCs w:val="20"/>
                </w:rPr>
                <w:t>Location of Item, example Store or Warehouse</w:t>
              </w:r>
            </w:ins>
          </w:p>
        </w:tc>
      </w:tr>
      <w:tr w:rsidR="008F7B0C" w:rsidRPr="00307A4C" w14:paraId="2196C3EE" w14:textId="77777777" w:rsidTr="008F7B0C">
        <w:trPr>
          <w:cnfStyle w:val="000000100000" w:firstRow="0" w:lastRow="0" w:firstColumn="0" w:lastColumn="0" w:oddVBand="0" w:evenVBand="0" w:oddHBand="1" w:evenHBand="0" w:firstRowFirstColumn="0" w:firstRowLastColumn="0" w:lastRowFirstColumn="0" w:lastRowLastColumn="0"/>
          <w:trHeight w:val="300"/>
          <w:ins w:id="275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43A56B6" w14:textId="77777777" w:rsidR="008F7B0C" w:rsidRPr="00307A4C" w:rsidRDefault="008F7B0C" w:rsidP="008F7B0C">
            <w:pPr>
              <w:rPr>
                <w:ins w:id="2760" w:author="Mr Richard P Williams" w:date="2016-10-03T22:42:00Z"/>
                <w:rFonts w:cs="Open Sans"/>
                <w:sz w:val="20"/>
                <w:szCs w:val="20"/>
              </w:rPr>
            </w:pPr>
            <w:ins w:id="2761" w:author="Mr Richard P Williams" w:date="2016-10-03T22:42:00Z">
              <w:r>
                <w:rPr>
                  <w:rFonts w:cs="Open Sans"/>
                  <w:sz w:val="20"/>
                  <w:szCs w:val="20"/>
                </w:rPr>
                <w:t xml:space="preserve">Sellable </w:t>
              </w:r>
              <w:r w:rsidRPr="00307A4C">
                <w:rPr>
                  <w:rFonts w:cs="Open Sans"/>
                  <w:sz w:val="20"/>
                  <w:szCs w:val="20"/>
                </w:rPr>
                <w:t>Item</w:t>
              </w:r>
            </w:ins>
          </w:p>
        </w:tc>
        <w:tc>
          <w:tcPr>
            <w:tcW w:w="960" w:type="dxa"/>
            <w:noWrap/>
            <w:hideMark/>
          </w:tcPr>
          <w:p w14:paraId="0D1D61D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762" w:author="Mr Richard P Williams" w:date="2016-10-03T22:42:00Z"/>
                <w:rFonts w:cs="Open Sans"/>
                <w:sz w:val="20"/>
                <w:szCs w:val="20"/>
              </w:rPr>
            </w:pPr>
            <w:ins w:id="2763" w:author="Mr Richard P Williams" w:date="2016-10-03T22:42:00Z">
              <w:del w:id="2764" w:author="Richard Willaims" w:date="2016-10-10T21:56:00Z">
                <w:r w:rsidDel="00910F2B">
                  <w:rPr>
                    <w:rFonts w:cs="Open Sans"/>
                    <w:sz w:val="20"/>
                    <w:szCs w:val="20"/>
                  </w:rPr>
                  <w:delText>n</w:delText>
                </w:r>
                <w:r w:rsidRPr="00307A4C" w:rsidDel="00910F2B">
                  <w:rPr>
                    <w:rFonts w:cs="Open Sans"/>
                    <w:sz w:val="20"/>
                    <w:szCs w:val="20"/>
                  </w:rPr>
                  <w:delText>varchar</w:delText>
                </w:r>
              </w:del>
            </w:ins>
            <w:ins w:id="2765" w:author="Richard Willaims" w:date="2016-10-10T21:56:00Z">
              <w:r w:rsidR="00910F2B">
                <w:rPr>
                  <w:rFonts w:cs="Open Sans"/>
                  <w:sz w:val="20"/>
                  <w:szCs w:val="20"/>
                </w:rPr>
                <w:t>String</w:t>
              </w:r>
            </w:ins>
          </w:p>
        </w:tc>
        <w:tc>
          <w:tcPr>
            <w:tcW w:w="1175" w:type="dxa"/>
            <w:noWrap/>
            <w:hideMark/>
          </w:tcPr>
          <w:p w14:paraId="3B3FCAF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766" w:author="Mr Richard P Williams" w:date="2016-10-03T22:42:00Z"/>
                <w:rFonts w:cs="Open Sans"/>
                <w:sz w:val="20"/>
                <w:szCs w:val="20"/>
              </w:rPr>
            </w:pPr>
            <w:ins w:id="2767" w:author="Mr Richard P Williams" w:date="2016-10-03T22:42:00Z">
              <w:r w:rsidRPr="00307A4C">
                <w:rPr>
                  <w:rFonts w:cs="Open Sans"/>
                  <w:sz w:val="20"/>
                  <w:szCs w:val="20"/>
                </w:rPr>
                <w:t>8000</w:t>
              </w:r>
            </w:ins>
          </w:p>
        </w:tc>
        <w:tc>
          <w:tcPr>
            <w:tcW w:w="3895" w:type="dxa"/>
          </w:tcPr>
          <w:p w14:paraId="1959B58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768" w:author="Mr Richard P Williams" w:date="2016-10-03T22:42:00Z"/>
                <w:rFonts w:cs="Open Sans"/>
                <w:sz w:val="20"/>
                <w:szCs w:val="20"/>
              </w:rPr>
            </w:pPr>
          </w:p>
        </w:tc>
      </w:tr>
      <w:tr w:rsidR="008F7B0C" w:rsidRPr="00307A4C" w14:paraId="3CD540FE" w14:textId="77777777" w:rsidTr="008F7B0C">
        <w:trPr>
          <w:trHeight w:val="300"/>
          <w:ins w:id="276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2FE755E8" w14:textId="77777777" w:rsidR="008F7B0C" w:rsidRPr="00307A4C" w:rsidRDefault="008F7B0C" w:rsidP="008F7B0C">
            <w:pPr>
              <w:rPr>
                <w:ins w:id="2770" w:author="Mr Richard P Williams" w:date="2016-10-03T22:42:00Z"/>
                <w:rFonts w:cs="Open Sans"/>
                <w:sz w:val="20"/>
                <w:szCs w:val="20"/>
              </w:rPr>
            </w:pPr>
            <w:ins w:id="2771" w:author="Mr Richard P Williams" w:date="2016-10-03T22:42:00Z">
              <w:r w:rsidRPr="00307A4C">
                <w:rPr>
                  <w:rFonts w:cs="Open Sans"/>
                  <w:sz w:val="20"/>
                  <w:szCs w:val="20"/>
                </w:rPr>
                <w:t>Orderable</w:t>
              </w:r>
              <w:r>
                <w:rPr>
                  <w:rFonts w:cs="Open Sans"/>
                  <w:sz w:val="20"/>
                  <w:szCs w:val="20"/>
                </w:rPr>
                <w:t xml:space="preserve"> </w:t>
              </w:r>
              <w:r w:rsidRPr="00307A4C">
                <w:rPr>
                  <w:rFonts w:cs="Open Sans"/>
                  <w:sz w:val="20"/>
                  <w:szCs w:val="20"/>
                </w:rPr>
                <w:t>Item</w:t>
              </w:r>
            </w:ins>
          </w:p>
        </w:tc>
        <w:tc>
          <w:tcPr>
            <w:tcW w:w="960" w:type="dxa"/>
            <w:noWrap/>
          </w:tcPr>
          <w:p w14:paraId="58D773F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72" w:author="Mr Richard P Williams" w:date="2016-10-03T22:42:00Z"/>
                <w:rFonts w:cs="Open Sans"/>
                <w:sz w:val="20"/>
                <w:szCs w:val="20"/>
              </w:rPr>
            </w:pPr>
            <w:ins w:id="2773" w:author="Mr Richard P Williams" w:date="2016-10-03T22:42:00Z">
              <w:del w:id="2774" w:author="Richard Willaims" w:date="2016-10-10T21:56:00Z">
                <w:r w:rsidRPr="00307A4C" w:rsidDel="00910F2B">
                  <w:rPr>
                    <w:rFonts w:cs="Open Sans"/>
                    <w:sz w:val="20"/>
                    <w:szCs w:val="20"/>
                  </w:rPr>
                  <w:delText>nvarchar</w:delText>
                </w:r>
              </w:del>
            </w:ins>
            <w:ins w:id="2775" w:author="Richard Willaims" w:date="2016-10-10T21:56:00Z">
              <w:r w:rsidR="00910F2B">
                <w:rPr>
                  <w:rFonts w:cs="Open Sans"/>
                  <w:sz w:val="20"/>
                  <w:szCs w:val="20"/>
                </w:rPr>
                <w:t>String</w:t>
              </w:r>
            </w:ins>
          </w:p>
        </w:tc>
        <w:tc>
          <w:tcPr>
            <w:tcW w:w="1175" w:type="dxa"/>
            <w:noWrap/>
          </w:tcPr>
          <w:p w14:paraId="5C884D3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76" w:author="Mr Richard P Williams" w:date="2016-10-03T22:42:00Z"/>
                <w:rFonts w:cs="Open Sans"/>
                <w:sz w:val="20"/>
                <w:szCs w:val="20"/>
              </w:rPr>
            </w:pPr>
            <w:ins w:id="2777" w:author="Mr Richard P Williams" w:date="2016-10-03T22:42:00Z">
              <w:r w:rsidRPr="00307A4C">
                <w:rPr>
                  <w:rFonts w:cs="Open Sans"/>
                  <w:sz w:val="20"/>
                  <w:szCs w:val="20"/>
                </w:rPr>
                <w:t>8000</w:t>
              </w:r>
            </w:ins>
          </w:p>
        </w:tc>
        <w:tc>
          <w:tcPr>
            <w:tcW w:w="3895" w:type="dxa"/>
          </w:tcPr>
          <w:p w14:paraId="74069D8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78" w:author="Mr Richard P Williams" w:date="2016-10-03T22:42:00Z"/>
                <w:rFonts w:cs="Open Sans"/>
                <w:sz w:val="20"/>
                <w:szCs w:val="20"/>
              </w:rPr>
            </w:pPr>
          </w:p>
        </w:tc>
      </w:tr>
      <w:tr w:rsidR="008F7B0C" w:rsidRPr="00307A4C" w14:paraId="6C2A01F3" w14:textId="77777777" w:rsidTr="008F7B0C">
        <w:trPr>
          <w:cnfStyle w:val="000000100000" w:firstRow="0" w:lastRow="0" w:firstColumn="0" w:lastColumn="0" w:oddVBand="0" w:evenVBand="0" w:oddHBand="1" w:evenHBand="0" w:firstRowFirstColumn="0" w:firstRowLastColumn="0" w:lastRowFirstColumn="0" w:lastRowLastColumn="0"/>
          <w:trHeight w:val="300"/>
          <w:ins w:id="277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C2B3619" w14:textId="77777777" w:rsidR="008F7B0C" w:rsidRPr="00307A4C" w:rsidRDefault="008F7B0C" w:rsidP="008F7B0C">
            <w:pPr>
              <w:rPr>
                <w:ins w:id="2780" w:author="Mr Richard P Williams" w:date="2016-10-03T22:42:00Z"/>
                <w:rFonts w:cs="Open Sans"/>
                <w:sz w:val="20"/>
                <w:szCs w:val="20"/>
              </w:rPr>
            </w:pPr>
            <w:ins w:id="2781" w:author="Mr Richard P Williams" w:date="2016-10-03T22:42:00Z">
              <w:r w:rsidRPr="00307A4C">
                <w:rPr>
                  <w:rFonts w:cs="Open Sans"/>
                  <w:sz w:val="20"/>
                  <w:szCs w:val="20"/>
                </w:rPr>
                <w:t>Day</w:t>
              </w:r>
            </w:ins>
          </w:p>
        </w:tc>
        <w:tc>
          <w:tcPr>
            <w:tcW w:w="960" w:type="dxa"/>
            <w:noWrap/>
            <w:hideMark/>
          </w:tcPr>
          <w:p w14:paraId="00C7578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782" w:author="Mr Richard P Williams" w:date="2016-10-03T22:42:00Z"/>
                <w:rFonts w:cs="Open Sans"/>
                <w:sz w:val="20"/>
                <w:szCs w:val="20"/>
              </w:rPr>
            </w:pPr>
            <w:ins w:id="2783" w:author="Mr Richard P Williams" w:date="2016-10-03T22:42:00Z">
              <w:r w:rsidRPr="00307A4C">
                <w:rPr>
                  <w:rFonts w:cs="Open Sans"/>
                  <w:sz w:val="20"/>
                  <w:szCs w:val="20"/>
                </w:rPr>
                <w:t>datetime</w:t>
              </w:r>
            </w:ins>
          </w:p>
        </w:tc>
        <w:tc>
          <w:tcPr>
            <w:tcW w:w="1175" w:type="dxa"/>
            <w:noWrap/>
            <w:hideMark/>
          </w:tcPr>
          <w:p w14:paraId="7A75352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784" w:author="Mr Richard P Williams" w:date="2016-10-03T22:42:00Z"/>
                <w:rFonts w:cs="Open Sans"/>
                <w:sz w:val="20"/>
                <w:szCs w:val="20"/>
              </w:rPr>
            </w:pPr>
            <w:ins w:id="2785" w:author="Mr Richard P Williams" w:date="2016-10-03T22:42:00Z">
              <w:r w:rsidRPr="00307A4C">
                <w:rPr>
                  <w:rFonts w:cs="Open Sans"/>
                  <w:sz w:val="20"/>
                  <w:szCs w:val="20"/>
                </w:rPr>
                <w:t>8</w:t>
              </w:r>
            </w:ins>
          </w:p>
        </w:tc>
        <w:tc>
          <w:tcPr>
            <w:tcW w:w="3895" w:type="dxa"/>
          </w:tcPr>
          <w:p w14:paraId="7D84D69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786" w:author="Mr Richard P Williams" w:date="2016-10-03T22:42:00Z"/>
                <w:rFonts w:cs="Open Sans"/>
                <w:sz w:val="20"/>
                <w:szCs w:val="20"/>
              </w:rPr>
            </w:pPr>
            <w:ins w:id="2787" w:author="Mr Richard P Williams" w:date="2016-10-03T22:42:00Z">
              <w:r>
                <w:rPr>
                  <w:rFonts w:cs="Open Sans"/>
                  <w:sz w:val="20"/>
                  <w:szCs w:val="20"/>
                </w:rPr>
                <w:t>Trading Day of when the Transfer Started</w:t>
              </w:r>
            </w:ins>
          </w:p>
        </w:tc>
      </w:tr>
      <w:tr w:rsidR="008F7B0C" w:rsidRPr="00307A4C" w14:paraId="2B035011" w14:textId="77777777" w:rsidTr="008F7B0C">
        <w:trPr>
          <w:trHeight w:val="300"/>
          <w:ins w:id="278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299BB0B" w14:textId="77777777" w:rsidR="008F7B0C" w:rsidRPr="00307A4C" w:rsidRDefault="008F7B0C" w:rsidP="008F7B0C">
            <w:pPr>
              <w:rPr>
                <w:ins w:id="2789" w:author="Mr Richard P Williams" w:date="2016-10-03T22:42:00Z"/>
                <w:rFonts w:cs="Open Sans"/>
                <w:sz w:val="20"/>
                <w:szCs w:val="20"/>
              </w:rPr>
            </w:pPr>
            <w:ins w:id="2790" w:author="Mr Richard P Williams" w:date="2016-10-03T22:42:00Z">
              <w:r w:rsidRPr="00307A4C">
                <w:rPr>
                  <w:rFonts w:cs="Open Sans"/>
                  <w:sz w:val="20"/>
                  <w:szCs w:val="20"/>
                </w:rPr>
                <w:t>TransferNo</w:t>
              </w:r>
            </w:ins>
          </w:p>
        </w:tc>
        <w:tc>
          <w:tcPr>
            <w:tcW w:w="960" w:type="dxa"/>
            <w:noWrap/>
            <w:hideMark/>
          </w:tcPr>
          <w:p w14:paraId="7EA960E5"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91" w:author="Mr Richard P Williams" w:date="2016-10-03T22:42:00Z"/>
                <w:rFonts w:cs="Open Sans"/>
                <w:sz w:val="20"/>
                <w:szCs w:val="20"/>
              </w:rPr>
            </w:pPr>
            <w:ins w:id="2792" w:author="Mr Richard P Williams" w:date="2016-10-03T22:42:00Z">
              <w:r w:rsidRPr="00307A4C">
                <w:rPr>
                  <w:rFonts w:cs="Open Sans"/>
                  <w:sz w:val="20"/>
                  <w:szCs w:val="20"/>
                </w:rPr>
                <w:t>big</w:t>
              </w:r>
              <w:del w:id="2793" w:author="Richard Willaims" w:date="2016-10-10T23:47:00Z">
                <w:r w:rsidRPr="00307A4C" w:rsidDel="002E038B">
                  <w:rPr>
                    <w:rFonts w:cs="Open Sans"/>
                    <w:sz w:val="20"/>
                    <w:szCs w:val="20"/>
                  </w:rPr>
                  <w:delText>int</w:delText>
                </w:r>
              </w:del>
            </w:ins>
            <w:ins w:id="2794" w:author="Richard Willaims" w:date="2016-10-10T23:47:00Z">
              <w:r w:rsidR="002E038B">
                <w:rPr>
                  <w:rFonts w:cs="Open Sans"/>
                  <w:sz w:val="20"/>
                  <w:szCs w:val="20"/>
                </w:rPr>
                <w:t>Numeric</w:t>
              </w:r>
            </w:ins>
          </w:p>
        </w:tc>
        <w:tc>
          <w:tcPr>
            <w:tcW w:w="1175" w:type="dxa"/>
            <w:noWrap/>
            <w:hideMark/>
          </w:tcPr>
          <w:p w14:paraId="42F73178"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95" w:author="Mr Richard P Williams" w:date="2016-10-03T22:42:00Z"/>
                <w:rFonts w:cs="Open Sans"/>
                <w:sz w:val="20"/>
                <w:szCs w:val="20"/>
              </w:rPr>
            </w:pPr>
            <w:ins w:id="2796" w:author="Mr Richard P Williams" w:date="2016-10-03T22:42:00Z">
              <w:r w:rsidRPr="00307A4C">
                <w:rPr>
                  <w:rFonts w:cs="Open Sans"/>
                  <w:sz w:val="20"/>
                  <w:szCs w:val="20"/>
                </w:rPr>
                <w:t>8</w:t>
              </w:r>
            </w:ins>
          </w:p>
        </w:tc>
        <w:tc>
          <w:tcPr>
            <w:tcW w:w="3895" w:type="dxa"/>
          </w:tcPr>
          <w:p w14:paraId="2031A13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797" w:author="Mr Richard P Williams" w:date="2016-10-03T22:42:00Z"/>
                <w:rFonts w:cs="Open Sans"/>
                <w:sz w:val="20"/>
                <w:szCs w:val="20"/>
              </w:rPr>
            </w:pPr>
            <w:ins w:id="2798" w:author="Mr Richard P Williams" w:date="2016-10-03T22:42:00Z">
              <w:r>
                <w:rPr>
                  <w:rFonts w:cs="Open Sans"/>
                  <w:sz w:val="20"/>
                  <w:szCs w:val="20"/>
                </w:rPr>
                <w:t>Transfer Allocated Number</w:t>
              </w:r>
            </w:ins>
          </w:p>
        </w:tc>
      </w:tr>
      <w:tr w:rsidR="008F7B0C" w:rsidRPr="00307A4C" w14:paraId="4B05129D" w14:textId="77777777" w:rsidTr="008F7B0C">
        <w:trPr>
          <w:cnfStyle w:val="000000100000" w:firstRow="0" w:lastRow="0" w:firstColumn="0" w:lastColumn="0" w:oddVBand="0" w:evenVBand="0" w:oddHBand="1" w:evenHBand="0" w:firstRowFirstColumn="0" w:firstRowLastColumn="0" w:lastRowFirstColumn="0" w:lastRowLastColumn="0"/>
          <w:trHeight w:val="300"/>
          <w:ins w:id="279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39236AC7" w14:textId="77777777" w:rsidR="008F7B0C" w:rsidRPr="00307A4C" w:rsidRDefault="008F7B0C" w:rsidP="008F7B0C">
            <w:pPr>
              <w:rPr>
                <w:ins w:id="2800" w:author="Mr Richard P Williams" w:date="2016-10-03T22:42:00Z"/>
                <w:rFonts w:cs="Open Sans"/>
                <w:sz w:val="20"/>
                <w:szCs w:val="20"/>
              </w:rPr>
            </w:pPr>
            <w:ins w:id="2801" w:author="Mr Richard P Williams" w:date="2016-10-03T22:42:00Z">
              <w:r>
                <w:rPr>
                  <w:rFonts w:cs="Open Sans"/>
                  <w:sz w:val="20"/>
                  <w:szCs w:val="20"/>
                </w:rPr>
                <w:t>Reason Code</w:t>
              </w:r>
            </w:ins>
          </w:p>
        </w:tc>
        <w:tc>
          <w:tcPr>
            <w:tcW w:w="960" w:type="dxa"/>
            <w:noWrap/>
          </w:tcPr>
          <w:p w14:paraId="1EC41C87"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02" w:author="Mr Richard P Williams" w:date="2016-10-03T22:42:00Z"/>
                <w:rFonts w:cs="Open Sans"/>
                <w:sz w:val="20"/>
                <w:szCs w:val="20"/>
              </w:rPr>
            </w:pPr>
          </w:p>
        </w:tc>
        <w:tc>
          <w:tcPr>
            <w:tcW w:w="1175" w:type="dxa"/>
            <w:noWrap/>
          </w:tcPr>
          <w:p w14:paraId="64871E6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03" w:author="Mr Richard P Williams" w:date="2016-10-03T22:42:00Z"/>
                <w:rFonts w:cs="Open Sans"/>
                <w:sz w:val="20"/>
                <w:szCs w:val="20"/>
              </w:rPr>
            </w:pPr>
          </w:p>
        </w:tc>
        <w:tc>
          <w:tcPr>
            <w:tcW w:w="3895" w:type="dxa"/>
          </w:tcPr>
          <w:p w14:paraId="2EA6AB44" w14:textId="77777777" w:rsidR="008F7B0C" w:rsidRDefault="008F7B0C" w:rsidP="008F7B0C">
            <w:pPr>
              <w:cnfStyle w:val="000000100000" w:firstRow="0" w:lastRow="0" w:firstColumn="0" w:lastColumn="0" w:oddVBand="0" w:evenVBand="0" w:oddHBand="1" w:evenHBand="0" w:firstRowFirstColumn="0" w:firstRowLastColumn="0" w:lastRowFirstColumn="0" w:lastRowLastColumn="0"/>
              <w:rPr>
                <w:ins w:id="2804" w:author="Mr Richard P Williams" w:date="2016-10-03T22:42:00Z"/>
                <w:rFonts w:cs="Open Sans"/>
                <w:sz w:val="20"/>
                <w:szCs w:val="20"/>
              </w:rPr>
            </w:pPr>
            <w:ins w:id="2805" w:author="Mr Richard P Williams" w:date="2016-10-03T22:42:00Z">
              <w:r>
                <w:rPr>
                  <w:rFonts w:cs="Open Sans"/>
                  <w:sz w:val="20"/>
                  <w:szCs w:val="20"/>
                </w:rPr>
                <w:t>Reason for transfer</w:t>
              </w:r>
            </w:ins>
          </w:p>
        </w:tc>
      </w:tr>
      <w:tr w:rsidR="008F7B0C" w:rsidRPr="00307A4C" w14:paraId="18E94510" w14:textId="77777777" w:rsidTr="008F7B0C">
        <w:trPr>
          <w:trHeight w:val="300"/>
          <w:ins w:id="280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CA7F2BE" w14:textId="77777777" w:rsidR="008F7B0C" w:rsidRPr="00307A4C" w:rsidRDefault="008F7B0C" w:rsidP="008F7B0C">
            <w:pPr>
              <w:rPr>
                <w:ins w:id="2807" w:author="Mr Richard P Williams" w:date="2016-10-03T22:42:00Z"/>
                <w:rFonts w:cs="Open Sans"/>
                <w:sz w:val="20"/>
                <w:szCs w:val="20"/>
              </w:rPr>
            </w:pPr>
            <w:ins w:id="2808" w:author="Mr Richard P Williams" w:date="2016-10-03T22:42:00Z">
              <w:r w:rsidRPr="00307A4C">
                <w:rPr>
                  <w:rFonts w:cs="Open Sans"/>
                  <w:sz w:val="20"/>
                  <w:szCs w:val="20"/>
                </w:rPr>
                <w:t>SeqNo</w:t>
              </w:r>
            </w:ins>
          </w:p>
        </w:tc>
        <w:tc>
          <w:tcPr>
            <w:tcW w:w="960" w:type="dxa"/>
            <w:noWrap/>
            <w:hideMark/>
          </w:tcPr>
          <w:p w14:paraId="7218377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09" w:author="Mr Richard P Williams" w:date="2016-10-03T22:42:00Z"/>
                <w:rFonts w:cs="Open Sans"/>
                <w:sz w:val="20"/>
                <w:szCs w:val="20"/>
              </w:rPr>
            </w:pPr>
            <w:ins w:id="2810" w:author="Mr Richard P Williams" w:date="2016-10-03T22:42:00Z">
              <w:del w:id="2811" w:author="Richard Willaims" w:date="2016-10-10T23:47:00Z">
                <w:r w:rsidRPr="00307A4C" w:rsidDel="002E038B">
                  <w:rPr>
                    <w:rFonts w:cs="Open Sans"/>
                    <w:sz w:val="20"/>
                    <w:szCs w:val="20"/>
                  </w:rPr>
                  <w:delText>int</w:delText>
                </w:r>
              </w:del>
            </w:ins>
            <w:ins w:id="2812" w:author="Richard Willaims" w:date="2016-10-10T23:47:00Z">
              <w:r w:rsidR="002E038B">
                <w:rPr>
                  <w:rFonts w:cs="Open Sans"/>
                  <w:sz w:val="20"/>
                  <w:szCs w:val="20"/>
                </w:rPr>
                <w:t>Numeric</w:t>
              </w:r>
            </w:ins>
          </w:p>
        </w:tc>
        <w:tc>
          <w:tcPr>
            <w:tcW w:w="1175" w:type="dxa"/>
            <w:noWrap/>
            <w:hideMark/>
          </w:tcPr>
          <w:p w14:paraId="2614C545"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13" w:author="Mr Richard P Williams" w:date="2016-10-03T22:42:00Z"/>
                <w:rFonts w:cs="Open Sans"/>
                <w:sz w:val="20"/>
                <w:szCs w:val="20"/>
              </w:rPr>
            </w:pPr>
            <w:ins w:id="2814" w:author="Mr Richard P Williams" w:date="2016-10-03T22:42:00Z">
              <w:r w:rsidRPr="00307A4C">
                <w:rPr>
                  <w:rFonts w:cs="Open Sans"/>
                  <w:sz w:val="20"/>
                  <w:szCs w:val="20"/>
                </w:rPr>
                <w:t>4</w:t>
              </w:r>
            </w:ins>
          </w:p>
        </w:tc>
        <w:tc>
          <w:tcPr>
            <w:tcW w:w="3895" w:type="dxa"/>
          </w:tcPr>
          <w:p w14:paraId="05E0B76B"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15" w:author="Mr Richard P Williams" w:date="2016-10-03T22:42:00Z"/>
                <w:rFonts w:cs="Open Sans"/>
                <w:sz w:val="20"/>
                <w:szCs w:val="20"/>
              </w:rPr>
            </w:pPr>
            <w:ins w:id="2816" w:author="Mr Richard P Williams" w:date="2016-10-03T22:42:00Z">
              <w:r>
                <w:rPr>
                  <w:rFonts w:cs="Open Sans"/>
                  <w:sz w:val="20"/>
                  <w:szCs w:val="20"/>
                </w:rPr>
                <w:t>Sequence No of Item in the Transfer</w:t>
              </w:r>
            </w:ins>
          </w:p>
        </w:tc>
      </w:tr>
      <w:tr w:rsidR="008F7B0C" w:rsidRPr="00307A4C" w14:paraId="2A844226" w14:textId="77777777" w:rsidTr="008F7B0C">
        <w:trPr>
          <w:cnfStyle w:val="000000100000" w:firstRow="0" w:lastRow="0" w:firstColumn="0" w:lastColumn="0" w:oddVBand="0" w:evenVBand="0" w:oddHBand="1" w:evenHBand="0" w:firstRowFirstColumn="0" w:firstRowLastColumn="0" w:lastRowFirstColumn="0" w:lastRowLastColumn="0"/>
          <w:trHeight w:val="300"/>
          <w:ins w:id="281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80B2B56" w14:textId="77777777" w:rsidR="008F7B0C" w:rsidRPr="00307A4C" w:rsidRDefault="008F7B0C" w:rsidP="008F7B0C">
            <w:pPr>
              <w:rPr>
                <w:ins w:id="2818" w:author="Mr Richard P Williams" w:date="2016-10-03T22:42:00Z"/>
                <w:rFonts w:cs="Open Sans"/>
                <w:sz w:val="20"/>
                <w:szCs w:val="20"/>
              </w:rPr>
            </w:pPr>
            <w:ins w:id="2819" w:author="Mr Richard P Williams" w:date="2016-10-03T22:42:00Z">
              <w:r w:rsidRPr="00307A4C">
                <w:rPr>
                  <w:rFonts w:cs="Open Sans"/>
                  <w:sz w:val="20"/>
                  <w:szCs w:val="20"/>
                </w:rPr>
                <w:t>Status</w:t>
              </w:r>
            </w:ins>
          </w:p>
        </w:tc>
        <w:tc>
          <w:tcPr>
            <w:tcW w:w="960" w:type="dxa"/>
            <w:noWrap/>
            <w:hideMark/>
          </w:tcPr>
          <w:p w14:paraId="6F8A68BE"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20" w:author="Mr Richard P Williams" w:date="2016-10-03T22:42:00Z"/>
                <w:rFonts w:cs="Open Sans"/>
                <w:sz w:val="20"/>
                <w:szCs w:val="20"/>
              </w:rPr>
            </w:pPr>
            <w:ins w:id="2821" w:author="Mr Richard P Williams" w:date="2016-10-03T22:42:00Z">
              <w:del w:id="2822" w:author="Richard Willaims" w:date="2016-10-10T23:47:00Z">
                <w:r w:rsidRPr="00307A4C" w:rsidDel="002E038B">
                  <w:rPr>
                    <w:rFonts w:cs="Open Sans"/>
                    <w:sz w:val="20"/>
                    <w:szCs w:val="20"/>
                  </w:rPr>
                  <w:delText>int</w:delText>
                </w:r>
              </w:del>
            </w:ins>
            <w:ins w:id="2823" w:author="Richard Willaims" w:date="2016-10-10T23:47:00Z">
              <w:r w:rsidR="002E038B">
                <w:rPr>
                  <w:rFonts w:cs="Open Sans"/>
                  <w:sz w:val="20"/>
                  <w:szCs w:val="20"/>
                </w:rPr>
                <w:t>Numeric</w:t>
              </w:r>
            </w:ins>
          </w:p>
        </w:tc>
        <w:tc>
          <w:tcPr>
            <w:tcW w:w="1175" w:type="dxa"/>
            <w:noWrap/>
            <w:hideMark/>
          </w:tcPr>
          <w:p w14:paraId="2BE12D7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24" w:author="Mr Richard P Williams" w:date="2016-10-03T22:42:00Z"/>
                <w:rFonts w:cs="Open Sans"/>
                <w:sz w:val="20"/>
                <w:szCs w:val="20"/>
              </w:rPr>
            </w:pPr>
            <w:ins w:id="2825" w:author="Mr Richard P Williams" w:date="2016-10-03T22:42:00Z">
              <w:r w:rsidRPr="00307A4C">
                <w:rPr>
                  <w:rFonts w:cs="Open Sans"/>
                  <w:sz w:val="20"/>
                  <w:szCs w:val="20"/>
                </w:rPr>
                <w:t>4</w:t>
              </w:r>
            </w:ins>
          </w:p>
        </w:tc>
        <w:tc>
          <w:tcPr>
            <w:tcW w:w="3895" w:type="dxa"/>
          </w:tcPr>
          <w:p w14:paraId="789941F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26" w:author="Mr Richard P Williams" w:date="2016-10-03T22:42:00Z"/>
                <w:rFonts w:cs="Open Sans"/>
                <w:sz w:val="20"/>
                <w:szCs w:val="20"/>
              </w:rPr>
            </w:pPr>
            <w:ins w:id="2827" w:author="Mr Richard P Williams" w:date="2016-10-03T22:42:00Z">
              <w:r>
                <w:rPr>
                  <w:rFonts w:cs="Open Sans"/>
                  <w:sz w:val="20"/>
                  <w:szCs w:val="20"/>
                </w:rPr>
                <w:t>Status of Transfer</w:t>
              </w:r>
            </w:ins>
          </w:p>
        </w:tc>
      </w:tr>
      <w:tr w:rsidR="008F7B0C" w:rsidRPr="00307A4C" w14:paraId="7DBA6839" w14:textId="77777777" w:rsidTr="008F7B0C">
        <w:trPr>
          <w:trHeight w:val="300"/>
          <w:ins w:id="282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EEA863F" w14:textId="77777777" w:rsidR="008F7B0C" w:rsidRPr="00307A4C" w:rsidRDefault="008F7B0C" w:rsidP="008F7B0C">
            <w:pPr>
              <w:rPr>
                <w:ins w:id="2829" w:author="Mr Richard P Williams" w:date="2016-10-03T22:42:00Z"/>
                <w:rFonts w:cs="Open Sans"/>
                <w:sz w:val="20"/>
                <w:szCs w:val="20"/>
              </w:rPr>
            </w:pPr>
            <w:ins w:id="2830" w:author="Mr Richard P Williams" w:date="2016-10-03T22:42:00Z">
              <w:r w:rsidRPr="00307A4C">
                <w:rPr>
                  <w:rFonts w:cs="Open Sans"/>
                  <w:sz w:val="20"/>
                  <w:szCs w:val="20"/>
                </w:rPr>
                <w:t>Transfer</w:t>
              </w:r>
              <w:r>
                <w:rPr>
                  <w:rFonts w:cs="Open Sans"/>
                  <w:sz w:val="20"/>
                  <w:szCs w:val="20"/>
                </w:rPr>
                <w:t xml:space="preserve"> Requested Unit Quantity</w:t>
              </w:r>
            </w:ins>
          </w:p>
        </w:tc>
        <w:tc>
          <w:tcPr>
            <w:tcW w:w="960" w:type="dxa"/>
            <w:noWrap/>
            <w:hideMark/>
          </w:tcPr>
          <w:p w14:paraId="762CDB93"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31" w:author="Mr Richard P Williams" w:date="2016-10-03T22:42:00Z"/>
                <w:rFonts w:cs="Open Sans"/>
                <w:sz w:val="20"/>
                <w:szCs w:val="20"/>
              </w:rPr>
            </w:pPr>
            <w:ins w:id="2832" w:author="Mr Richard P Williams" w:date="2016-10-03T22:42:00Z">
              <w:r w:rsidRPr="00307A4C">
                <w:rPr>
                  <w:rFonts w:cs="Open Sans"/>
                  <w:sz w:val="20"/>
                  <w:szCs w:val="20"/>
                </w:rPr>
                <w:t>numeric</w:t>
              </w:r>
            </w:ins>
          </w:p>
        </w:tc>
        <w:tc>
          <w:tcPr>
            <w:tcW w:w="1175" w:type="dxa"/>
            <w:noWrap/>
            <w:hideMark/>
          </w:tcPr>
          <w:p w14:paraId="31F09B8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33" w:author="Mr Richard P Williams" w:date="2016-10-03T22:42:00Z"/>
                <w:rFonts w:cs="Open Sans"/>
                <w:sz w:val="20"/>
                <w:szCs w:val="20"/>
              </w:rPr>
            </w:pPr>
            <w:ins w:id="2834" w:author="Mr Richard P Williams" w:date="2016-10-03T22:42:00Z">
              <w:r w:rsidRPr="00307A4C">
                <w:rPr>
                  <w:rFonts w:cs="Open Sans"/>
                  <w:sz w:val="20"/>
                  <w:szCs w:val="20"/>
                </w:rPr>
                <w:t>17</w:t>
              </w:r>
            </w:ins>
          </w:p>
        </w:tc>
        <w:tc>
          <w:tcPr>
            <w:tcW w:w="3895" w:type="dxa"/>
          </w:tcPr>
          <w:p w14:paraId="768C418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35" w:author="Mr Richard P Williams" w:date="2016-10-03T22:42:00Z"/>
                <w:rFonts w:cs="Open Sans"/>
                <w:sz w:val="20"/>
                <w:szCs w:val="20"/>
              </w:rPr>
            </w:pPr>
            <w:ins w:id="2836" w:author="Mr Richard P Williams" w:date="2016-10-03T22:42:00Z">
              <w:r>
                <w:rPr>
                  <w:rFonts w:cs="Open Sans"/>
                  <w:sz w:val="20"/>
                  <w:szCs w:val="20"/>
                </w:rPr>
                <w:t>The amount requested</w:t>
              </w:r>
            </w:ins>
          </w:p>
        </w:tc>
      </w:tr>
      <w:tr w:rsidR="008F7B0C" w:rsidRPr="00307A4C" w14:paraId="18586C4C" w14:textId="77777777" w:rsidTr="008F7B0C">
        <w:trPr>
          <w:cnfStyle w:val="000000100000" w:firstRow="0" w:lastRow="0" w:firstColumn="0" w:lastColumn="0" w:oddVBand="0" w:evenVBand="0" w:oddHBand="1" w:evenHBand="0" w:firstRowFirstColumn="0" w:firstRowLastColumn="0" w:lastRowFirstColumn="0" w:lastRowLastColumn="0"/>
          <w:trHeight w:val="300"/>
          <w:ins w:id="283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33D5BE6" w14:textId="77777777" w:rsidR="008F7B0C" w:rsidRPr="00307A4C" w:rsidRDefault="008F7B0C" w:rsidP="008F7B0C">
            <w:pPr>
              <w:rPr>
                <w:ins w:id="2838" w:author="Mr Richard P Williams" w:date="2016-10-03T22:42:00Z"/>
                <w:rFonts w:cs="Open Sans"/>
                <w:sz w:val="20"/>
                <w:szCs w:val="20"/>
              </w:rPr>
            </w:pPr>
            <w:ins w:id="2839" w:author="Mr Richard P Williams" w:date="2016-10-03T22:42:00Z">
              <w:r>
                <w:rPr>
                  <w:rFonts w:cs="Open Sans"/>
                  <w:sz w:val="20"/>
                  <w:szCs w:val="20"/>
                </w:rPr>
                <w:t>Shipped Unit Quantity</w:t>
              </w:r>
            </w:ins>
          </w:p>
        </w:tc>
        <w:tc>
          <w:tcPr>
            <w:tcW w:w="960" w:type="dxa"/>
            <w:noWrap/>
            <w:hideMark/>
          </w:tcPr>
          <w:p w14:paraId="13FB76E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40" w:author="Mr Richard P Williams" w:date="2016-10-03T22:42:00Z"/>
                <w:rFonts w:cs="Open Sans"/>
                <w:sz w:val="20"/>
                <w:szCs w:val="20"/>
              </w:rPr>
            </w:pPr>
            <w:ins w:id="2841" w:author="Mr Richard P Williams" w:date="2016-10-03T22:42:00Z">
              <w:r w:rsidRPr="00307A4C">
                <w:rPr>
                  <w:rFonts w:cs="Open Sans"/>
                  <w:sz w:val="20"/>
                  <w:szCs w:val="20"/>
                </w:rPr>
                <w:t>numeric</w:t>
              </w:r>
            </w:ins>
          </w:p>
        </w:tc>
        <w:tc>
          <w:tcPr>
            <w:tcW w:w="1175" w:type="dxa"/>
            <w:noWrap/>
            <w:hideMark/>
          </w:tcPr>
          <w:p w14:paraId="310C2DA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42" w:author="Mr Richard P Williams" w:date="2016-10-03T22:42:00Z"/>
                <w:rFonts w:cs="Open Sans"/>
                <w:sz w:val="20"/>
                <w:szCs w:val="20"/>
              </w:rPr>
            </w:pPr>
            <w:ins w:id="2843" w:author="Mr Richard P Williams" w:date="2016-10-03T22:42:00Z">
              <w:r w:rsidRPr="00307A4C">
                <w:rPr>
                  <w:rFonts w:cs="Open Sans"/>
                  <w:sz w:val="20"/>
                  <w:szCs w:val="20"/>
                </w:rPr>
                <w:t>17</w:t>
              </w:r>
            </w:ins>
          </w:p>
        </w:tc>
        <w:tc>
          <w:tcPr>
            <w:tcW w:w="3895" w:type="dxa"/>
          </w:tcPr>
          <w:p w14:paraId="3B3FC43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44" w:author="Mr Richard P Williams" w:date="2016-10-03T22:42:00Z"/>
                <w:rFonts w:cs="Open Sans"/>
                <w:sz w:val="20"/>
                <w:szCs w:val="20"/>
              </w:rPr>
            </w:pPr>
            <w:ins w:id="2845" w:author="Mr Richard P Williams" w:date="2016-10-03T22:42:00Z">
              <w:r>
                <w:rPr>
                  <w:rFonts w:cs="Open Sans"/>
                  <w:sz w:val="20"/>
                  <w:szCs w:val="20"/>
                </w:rPr>
                <w:t>The number of units shipped out of location</w:t>
              </w:r>
            </w:ins>
          </w:p>
        </w:tc>
      </w:tr>
      <w:tr w:rsidR="008F7B0C" w:rsidRPr="00307A4C" w14:paraId="2E875408" w14:textId="77777777" w:rsidTr="008F7B0C">
        <w:trPr>
          <w:trHeight w:val="300"/>
          <w:ins w:id="284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133F570F" w14:textId="77777777" w:rsidR="008F7B0C" w:rsidRDefault="008F7B0C" w:rsidP="008F7B0C">
            <w:pPr>
              <w:rPr>
                <w:ins w:id="2847" w:author="Mr Richard P Williams" w:date="2016-10-03T22:42:00Z"/>
                <w:rFonts w:cs="Open Sans"/>
                <w:sz w:val="20"/>
                <w:szCs w:val="20"/>
              </w:rPr>
            </w:pPr>
            <w:ins w:id="2848" w:author="Mr Richard P Williams" w:date="2016-10-03T22:42:00Z">
              <w:r>
                <w:rPr>
                  <w:rFonts w:cs="Open Sans"/>
                  <w:sz w:val="20"/>
                  <w:szCs w:val="20"/>
                </w:rPr>
                <w:t>Shipped Value Quantity</w:t>
              </w:r>
            </w:ins>
          </w:p>
        </w:tc>
        <w:tc>
          <w:tcPr>
            <w:tcW w:w="960" w:type="dxa"/>
            <w:noWrap/>
          </w:tcPr>
          <w:p w14:paraId="7FFB9DC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49" w:author="Mr Richard P Williams" w:date="2016-10-03T22:42:00Z"/>
                <w:rFonts w:cs="Open Sans"/>
                <w:sz w:val="20"/>
                <w:szCs w:val="20"/>
              </w:rPr>
            </w:pPr>
          </w:p>
        </w:tc>
        <w:tc>
          <w:tcPr>
            <w:tcW w:w="1175" w:type="dxa"/>
            <w:noWrap/>
          </w:tcPr>
          <w:p w14:paraId="72E1F35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50" w:author="Mr Richard P Williams" w:date="2016-10-03T22:42:00Z"/>
                <w:rFonts w:cs="Open Sans"/>
                <w:sz w:val="20"/>
                <w:szCs w:val="20"/>
              </w:rPr>
            </w:pPr>
          </w:p>
        </w:tc>
        <w:tc>
          <w:tcPr>
            <w:tcW w:w="3895" w:type="dxa"/>
          </w:tcPr>
          <w:p w14:paraId="6141A5E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51" w:author="Mr Richard P Williams" w:date="2016-10-03T22:42:00Z"/>
                <w:rFonts w:cs="Open Sans"/>
                <w:sz w:val="20"/>
                <w:szCs w:val="20"/>
              </w:rPr>
            </w:pPr>
            <w:ins w:id="2852" w:author="Mr Richard P Williams" w:date="2016-10-03T22:42:00Z">
              <w:r>
                <w:rPr>
                  <w:rFonts w:cs="Open Sans"/>
                  <w:sz w:val="20"/>
                  <w:szCs w:val="20"/>
                </w:rPr>
                <w:t xml:space="preserve">The value of the shipped </w:t>
              </w:r>
            </w:ins>
          </w:p>
        </w:tc>
      </w:tr>
      <w:tr w:rsidR="008F7B0C" w:rsidRPr="00307A4C" w14:paraId="20E20ED5" w14:textId="77777777" w:rsidTr="008F7B0C">
        <w:trPr>
          <w:cnfStyle w:val="000000100000" w:firstRow="0" w:lastRow="0" w:firstColumn="0" w:lastColumn="0" w:oddVBand="0" w:evenVBand="0" w:oddHBand="1" w:evenHBand="0" w:firstRowFirstColumn="0" w:firstRowLastColumn="0" w:lastRowFirstColumn="0" w:lastRowLastColumn="0"/>
          <w:trHeight w:val="300"/>
          <w:ins w:id="285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18AF9611" w14:textId="77777777" w:rsidR="008F7B0C" w:rsidRDefault="008F7B0C" w:rsidP="008F7B0C">
            <w:pPr>
              <w:rPr>
                <w:ins w:id="2854" w:author="Mr Richard P Williams" w:date="2016-10-03T22:42:00Z"/>
                <w:rFonts w:cs="Open Sans"/>
                <w:sz w:val="20"/>
                <w:szCs w:val="20"/>
              </w:rPr>
            </w:pPr>
            <w:ins w:id="2855" w:author="Mr Richard P Williams" w:date="2016-10-03T22:42:00Z">
              <w:r>
                <w:rPr>
                  <w:rFonts w:cs="Open Sans"/>
                  <w:sz w:val="20"/>
                  <w:szCs w:val="20"/>
                </w:rPr>
                <w:t>Date Time Shipped</w:t>
              </w:r>
            </w:ins>
          </w:p>
        </w:tc>
        <w:tc>
          <w:tcPr>
            <w:tcW w:w="960" w:type="dxa"/>
            <w:noWrap/>
          </w:tcPr>
          <w:p w14:paraId="231CD7E1"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56" w:author="Mr Richard P Williams" w:date="2016-10-03T22:42:00Z"/>
                <w:rFonts w:cs="Open Sans"/>
                <w:sz w:val="20"/>
                <w:szCs w:val="20"/>
              </w:rPr>
            </w:pPr>
          </w:p>
        </w:tc>
        <w:tc>
          <w:tcPr>
            <w:tcW w:w="1175" w:type="dxa"/>
            <w:noWrap/>
          </w:tcPr>
          <w:p w14:paraId="24929414"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57" w:author="Mr Richard P Williams" w:date="2016-10-03T22:42:00Z"/>
                <w:rFonts w:cs="Open Sans"/>
                <w:sz w:val="20"/>
                <w:szCs w:val="20"/>
              </w:rPr>
            </w:pPr>
          </w:p>
        </w:tc>
        <w:tc>
          <w:tcPr>
            <w:tcW w:w="3895" w:type="dxa"/>
          </w:tcPr>
          <w:p w14:paraId="264785B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58" w:author="Mr Richard P Williams" w:date="2016-10-03T22:42:00Z"/>
                <w:rFonts w:cs="Open Sans"/>
                <w:sz w:val="20"/>
                <w:szCs w:val="20"/>
              </w:rPr>
            </w:pPr>
            <w:ins w:id="2859" w:author="Mr Richard P Williams" w:date="2016-10-03T22:42:00Z">
              <w:r>
                <w:rPr>
                  <w:rFonts w:cs="Open Sans"/>
                  <w:sz w:val="20"/>
                  <w:szCs w:val="20"/>
                </w:rPr>
                <w:t>Date and Time the items were shipped</w:t>
              </w:r>
            </w:ins>
          </w:p>
        </w:tc>
      </w:tr>
      <w:tr w:rsidR="008F7B0C" w:rsidRPr="00307A4C" w14:paraId="3A341FB1" w14:textId="77777777" w:rsidTr="008F7B0C">
        <w:trPr>
          <w:trHeight w:val="300"/>
          <w:ins w:id="286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1B5FC830" w14:textId="77777777" w:rsidR="008F7B0C" w:rsidRDefault="008F7B0C" w:rsidP="008F7B0C">
            <w:pPr>
              <w:rPr>
                <w:ins w:id="2861" w:author="Mr Richard P Williams" w:date="2016-10-03T22:42:00Z"/>
                <w:rFonts w:cs="Open Sans"/>
                <w:sz w:val="20"/>
                <w:szCs w:val="20"/>
              </w:rPr>
            </w:pPr>
            <w:ins w:id="2862" w:author="Mr Richard P Williams" w:date="2016-10-03T22:42:00Z">
              <w:r>
                <w:rPr>
                  <w:rFonts w:cs="Open Sans"/>
                  <w:sz w:val="20"/>
                  <w:szCs w:val="20"/>
                </w:rPr>
                <w:t>Associate Packaged and Shipped Item</w:t>
              </w:r>
            </w:ins>
          </w:p>
        </w:tc>
        <w:tc>
          <w:tcPr>
            <w:tcW w:w="960" w:type="dxa"/>
            <w:noWrap/>
          </w:tcPr>
          <w:p w14:paraId="448FA5D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63" w:author="Mr Richard P Williams" w:date="2016-10-03T22:42:00Z"/>
                <w:rFonts w:cs="Open Sans"/>
                <w:sz w:val="20"/>
                <w:szCs w:val="20"/>
              </w:rPr>
            </w:pPr>
          </w:p>
        </w:tc>
        <w:tc>
          <w:tcPr>
            <w:tcW w:w="1175" w:type="dxa"/>
            <w:noWrap/>
          </w:tcPr>
          <w:p w14:paraId="55DAF39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64" w:author="Mr Richard P Williams" w:date="2016-10-03T22:42:00Z"/>
                <w:rFonts w:cs="Open Sans"/>
                <w:sz w:val="20"/>
                <w:szCs w:val="20"/>
              </w:rPr>
            </w:pPr>
          </w:p>
        </w:tc>
        <w:tc>
          <w:tcPr>
            <w:tcW w:w="3895" w:type="dxa"/>
          </w:tcPr>
          <w:p w14:paraId="4BC0B031" w14:textId="77777777" w:rsidR="008F7B0C" w:rsidRDefault="008F7B0C" w:rsidP="008F7B0C">
            <w:pPr>
              <w:cnfStyle w:val="000000000000" w:firstRow="0" w:lastRow="0" w:firstColumn="0" w:lastColumn="0" w:oddVBand="0" w:evenVBand="0" w:oddHBand="0" w:evenHBand="0" w:firstRowFirstColumn="0" w:firstRowLastColumn="0" w:lastRowFirstColumn="0" w:lastRowLastColumn="0"/>
              <w:rPr>
                <w:ins w:id="2865" w:author="Mr Richard P Williams" w:date="2016-10-03T22:42:00Z"/>
                <w:rFonts w:cs="Open Sans"/>
                <w:sz w:val="20"/>
                <w:szCs w:val="20"/>
              </w:rPr>
            </w:pPr>
            <w:ins w:id="2866" w:author="Mr Richard P Williams" w:date="2016-10-03T22:42:00Z">
              <w:r>
                <w:rPr>
                  <w:rFonts w:cs="Open Sans"/>
                  <w:sz w:val="20"/>
                  <w:szCs w:val="20"/>
                </w:rPr>
                <w:t>The Associate who is delivering or packaged the shipment.</w:t>
              </w:r>
            </w:ins>
          </w:p>
        </w:tc>
      </w:tr>
      <w:tr w:rsidR="008F7B0C" w:rsidRPr="00307A4C" w14:paraId="1DAF2829" w14:textId="77777777" w:rsidTr="008F7B0C">
        <w:trPr>
          <w:cnfStyle w:val="000000100000" w:firstRow="0" w:lastRow="0" w:firstColumn="0" w:lastColumn="0" w:oddVBand="0" w:evenVBand="0" w:oddHBand="1" w:evenHBand="0" w:firstRowFirstColumn="0" w:firstRowLastColumn="0" w:lastRowFirstColumn="0" w:lastRowLastColumn="0"/>
          <w:trHeight w:val="300"/>
          <w:ins w:id="286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CB0A59C" w14:textId="77777777" w:rsidR="008F7B0C" w:rsidRPr="00307A4C" w:rsidRDefault="008F7B0C" w:rsidP="008F7B0C">
            <w:pPr>
              <w:rPr>
                <w:ins w:id="2868" w:author="Mr Richard P Williams" w:date="2016-10-03T22:42:00Z"/>
                <w:rFonts w:cs="Open Sans"/>
                <w:sz w:val="20"/>
                <w:szCs w:val="20"/>
              </w:rPr>
            </w:pPr>
            <w:ins w:id="2869" w:author="Mr Richard P Williams" w:date="2016-10-03T22:42:00Z">
              <w:r>
                <w:rPr>
                  <w:rFonts w:cs="Open Sans"/>
                  <w:sz w:val="20"/>
                  <w:szCs w:val="20"/>
                </w:rPr>
                <w:lastRenderedPageBreak/>
                <w:t>Received Unit Quantity</w:t>
              </w:r>
            </w:ins>
          </w:p>
        </w:tc>
        <w:tc>
          <w:tcPr>
            <w:tcW w:w="960" w:type="dxa"/>
            <w:noWrap/>
            <w:hideMark/>
          </w:tcPr>
          <w:p w14:paraId="1FCE497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70" w:author="Mr Richard P Williams" w:date="2016-10-03T22:42:00Z"/>
                <w:rFonts w:cs="Open Sans"/>
                <w:sz w:val="20"/>
                <w:szCs w:val="20"/>
              </w:rPr>
            </w:pPr>
            <w:ins w:id="2871" w:author="Mr Richard P Williams" w:date="2016-10-03T22:42:00Z">
              <w:r w:rsidRPr="00307A4C">
                <w:rPr>
                  <w:rFonts w:cs="Open Sans"/>
                  <w:sz w:val="20"/>
                  <w:szCs w:val="20"/>
                </w:rPr>
                <w:t>numeric</w:t>
              </w:r>
            </w:ins>
          </w:p>
        </w:tc>
        <w:tc>
          <w:tcPr>
            <w:tcW w:w="1175" w:type="dxa"/>
            <w:noWrap/>
            <w:hideMark/>
          </w:tcPr>
          <w:p w14:paraId="47E5DE9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72" w:author="Mr Richard P Williams" w:date="2016-10-03T22:42:00Z"/>
                <w:rFonts w:cs="Open Sans"/>
                <w:sz w:val="20"/>
                <w:szCs w:val="20"/>
              </w:rPr>
            </w:pPr>
            <w:ins w:id="2873" w:author="Mr Richard P Williams" w:date="2016-10-03T22:42:00Z">
              <w:r w:rsidRPr="00307A4C">
                <w:rPr>
                  <w:rFonts w:cs="Open Sans"/>
                  <w:sz w:val="20"/>
                  <w:szCs w:val="20"/>
                </w:rPr>
                <w:t>17</w:t>
              </w:r>
            </w:ins>
          </w:p>
        </w:tc>
        <w:tc>
          <w:tcPr>
            <w:tcW w:w="3895" w:type="dxa"/>
          </w:tcPr>
          <w:p w14:paraId="5899C1D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74" w:author="Mr Richard P Williams" w:date="2016-10-03T22:42:00Z"/>
                <w:rFonts w:cs="Open Sans"/>
                <w:sz w:val="20"/>
                <w:szCs w:val="20"/>
              </w:rPr>
            </w:pPr>
            <w:ins w:id="2875" w:author="Mr Richard P Williams" w:date="2016-10-03T22:42:00Z">
              <w:r>
                <w:rPr>
                  <w:rFonts w:cs="Open Sans"/>
                  <w:sz w:val="20"/>
                  <w:szCs w:val="20"/>
                </w:rPr>
                <w:t>The number of units received in at target location</w:t>
              </w:r>
            </w:ins>
          </w:p>
        </w:tc>
      </w:tr>
      <w:tr w:rsidR="008F7B0C" w:rsidRPr="00307A4C" w14:paraId="3D2C65DE" w14:textId="77777777" w:rsidTr="008F7B0C">
        <w:trPr>
          <w:trHeight w:val="300"/>
          <w:ins w:id="287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3A45D72" w14:textId="77777777" w:rsidR="008F7B0C" w:rsidRPr="00307A4C" w:rsidRDefault="008F7B0C" w:rsidP="008F7B0C">
            <w:pPr>
              <w:rPr>
                <w:ins w:id="2877" w:author="Mr Richard P Williams" w:date="2016-10-03T22:42:00Z"/>
                <w:rFonts w:cs="Open Sans"/>
                <w:sz w:val="20"/>
                <w:szCs w:val="20"/>
              </w:rPr>
            </w:pPr>
            <w:ins w:id="2878" w:author="Mr Richard P Williams" w:date="2016-10-03T22:42:00Z">
              <w:r>
                <w:rPr>
                  <w:rFonts w:cs="Open Sans"/>
                  <w:sz w:val="20"/>
                  <w:szCs w:val="20"/>
                </w:rPr>
                <w:t>Received Value Quantity</w:t>
              </w:r>
            </w:ins>
          </w:p>
        </w:tc>
        <w:tc>
          <w:tcPr>
            <w:tcW w:w="960" w:type="dxa"/>
            <w:noWrap/>
            <w:hideMark/>
          </w:tcPr>
          <w:p w14:paraId="33A1D33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79" w:author="Mr Richard P Williams" w:date="2016-10-03T22:42:00Z"/>
                <w:rFonts w:cs="Open Sans"/>
                <w:sz w:val="20"/>
                <w:szCs w:val="20"/>
              </w:rPr>
            </w:pPr>
          </w:p>
        </w:tc>
        <w:tc>
          <w:tcPr>
            <w:tcW w:w="1175" w:type="dxa"/>
            <w:noWrap/>
            <w:hideMark/>
          </w:tcPr>
          <w:p w14:paraId="623138B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80" w:author="Mr Richard P Williams" w:date="2016-10-03T22:42:00Z"/>
                <w:rFonts w:cs="Open Sans"/>
                <w:sz w:val="20"/>
                <w:szCs w:val="20"/>
              </w:rPr>
            </w:pPr>
          </w:p>
        </w:tc>
        <w:tc>
          <w:tcPr>
            <w:tcW w:w="3895" w:type="dxa"/>
          </w:tcPr>
          <w:p w14:paraId="155A1D8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81" w:author="Mr Richard P Williams" w:date="2016-10-03T22:42:00Z"/>
                <w:rFonts w:cs="Open Sans"/>
                <w:sz w:val="20"/>
                <w:szCs w:val="20"/>
              </w:rPr>
            </w:pPr>
            <w:ins w:id="2882" w:author="Mr Richard P Williams" w:date="2016-10-03T22:42:00Z">
              <w:r>
                <w:rPr>
                  <w:rFonts w:cs="Open Sans"/>
                  <w:sz w:val="20"/>
                  <w:szCs w:val="20"/>
                </w:rPr>
                <w:t xml:space="preserve">The value of the received </w:t>
              </w:r>
            </w:ins>
          </w:p>
        </w:tc>
      </w:tr>
      <w:tr w:rsidR="008F7B0C" w:rsidRPr="00307A4C" w14:paraId="6702582C" w14:textId="77777777" w:rsidTr="008F7B0C">
        <w:trPr>
          <w:cnfStyle w:val="000000100000" w:firstRow="0" w:lastRow="0" w:firstColumn="0" w:lastColumn="0" w:oddVBand="0" w:evenVBand="0" w:oddHBand="1" w:evenHBand="0" w:firstRowFirstColumn="0" w:firstRowLastColumn="0" w:lastRowFirstColumn="0" w:lastRowLastColumn="0"/>
          <w:trHeight w:val="300"/>
          <w:ins w:id="288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B4CBF9A" w14:textId="77777777" w:rsidR="008F7B0C" w:rsidRPr="00307A4C" w:rsidRDefault="008F7B0C" w:rsidP="008F7B0C">
            <w:pPr>
              <w:rPr>
                <w:ins w:id="2884" w:author="Mr Richard P Williams" w:date="2016-10-03T22:42:00Z"/>
                <w:rFonts w:cs="Open Sans"/>
                <w:sz w:val="20"/>
                <w:szCs w:val="20"/>
              </w:rPr>
            </w:pPr>
            <w:ins w:id="2885" w:author="Mr Richard P Williams" w:date="2016-10-03T22:42:00Z">
              <w:r>
                <w:rPr>
                  <w:rFonts w:cs="Open Sans"/>
                  <w:sz w:val="20"/>
                  <w:szCs w:val="20"/>
                </w:rPr>
                <w:t>Date Time Received</w:t>
              </w:r>
            </w:ins>
          </w:p>
        </w:tc>
        <w:tc>
          <w:tcPr>
            <w:tcW w:w="960" w:type="dxa"/>
            <w:noWrap/>
            <w:hideMark/>
          </w:tcPr>
          <w:p w14:paraId="7A5F5B7F"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86" w:author="Mr Richard P Williams" w:date="2016-10-03T22:42:00Z"/>
                <w:rFonts w:cs="Open Sans"/>
                <w:sz w:val="20"/>
                <w:szCs w:val="20"/>
              </w:rPr>
            </w:pPr>
          </w:p>
        </w:tc>
        <w:tc>
          <w:tcPr>
            <w:tcW w:w="1175" w:type="dxa"/>
            <w:noWrap/>
            <w:hideMark/>
          </w:tcPr>
          <w:p w14:paraId="37460E59"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87" w:author="Mr Richard P Williams" w:date="2016-10-03T22:42:00Z"/>
                <w:rFonts w:cs="Open Sans"/>
                <w:sz w:val="20"/>
                <w:szCs w:val="20"/>
              </w:rPr>
            </w:pPr>
          </w:p>
        </w:tc>
        <w:tc>
          <w:tcPr>
            <w:tcW w:w="3895" w:type="dxa"/>
          </w:tcPr>
          <w:p w14:paraId="15A145E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888" w:author="Mr Richard P Williams" w:date="2016-10-03T22:42:00Z"/>
                <w:rFonts w:cs="Open Sans"/>
                <w:sz w:val="20"/>
                <w:szCs w:val="20"/>
              </w:rPr>
            </w:pPr>
            <w:ins w:id="2889" w:author="Mr Richard P Williams" w:date="2016-10-03T22:42:00Z">
              <w:r>
                <w:rPr>
                  <w:rFonts w:cs="Open Sans"/>
                  <w:sz w:val="20"/>
                  <w:szCs w:val="20"/>
                </w:rPr>
                <w:t>Date and Time the items were received</w:t>
              </w:r>
            </w:ins>
          </w:p>
        </w:tc>
      </w:tr>
      <w:tr w:rsidR="008F7B0C" w:rsidRPr="00307A4C" w14:paraId="6A1FA1EC" w14:textId="77777777" w:rsidTr="008F7B0C">
        <w:trPr>
          <w:trHeight w:val="300"/>
          <w:ins w:id="289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FFD79DB" w14:textId="77777777" w:rsidR="008F7B0C" w:rsidRPr="00307A4C" w:rsidRDefault="008F7B0C" w:rsidP="008F7B0C">
            <w:pPr>
              <w:rPr>
                <w:ins w:id="2891" w:author="Mr Richard P Williams" w:date="2016-10-03T22:42:00Z"/>
                <w:rFonts w:cs="Open Sans"/>
                <w:sz w:val="20"/>
                <w:szCs w:val="20"/>
              </w:rPr>
            </w:pPr>
            <w:ins w:id="2892" w:author="Mr Richard P Williams" w:date="2016-10-03T22:42:00Z">
              <w:r>
                <w:rPr>
                  <w:rFonts w:cs="Open Sans"/>
                  <w:sz w:val="20"/>
                  <w:szCs w:val="20"/>
                </w:rPr>
                <w:t>Associate Received Item</w:t>
              </w:r>
            </w:ins>
          </w:p>
        </w:tc>
        <w:tc>
          <w:tcPr>
            <w:tcW w:w="960" w:type="dxa"/>
            <w:noWrap/>
            <w:hideMark/>
          </w:tcPr>
          <w:p w14:paraId="1A38B9A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93" w:author="Mr Richard P Williams" w:date="2016-10-03T22:42:00Z"/>
                <w:rFonts w:cs="Open Sans"/>
                <w:sz w:val="20"/>
                <w:szCs w:val="20"/>
              </w:rPr>
            </w:pPr>
            <w:ins w:id="2894" w:author="Mr Richard P Williams" w:date="2016-10-03T22:42:00Z">
              <w:del w:id="2895" w:author="Richard Willaims" w:date="2016-10-10T23:47:00Z">
                <w:r w:rsidRPr="00307A4C" w:rsidDel="002E038B">
                  <w:rPr>
                    <w:rFonts w:cs="Open Sans"/>
                    <w:sz w:val="20"/>
                    <w:szCs w:val="20"/>
                  </w:rPr>
                  <w:delText>int</w:delText>
                </w:r>
              </w:del>
            </w:ins>
            <w:ins w:id="2896" w:author="Richard Willaims" w:date="2016-10-10T23:47:00Z">
              <w:r w:rsidR="002E038B">
                <w:rPr>
                  <w:rFonts w:cs="Open Sans"/>
                  <w:sz w:val="20"/>
                  <w:szCs w:val="20"/>
                </w:rPr>
                <w:t>Numeric</w:t>
              </w:r>
            </w:ins>
          </w:p>
        </w:tc>
        <w:tc>
          <w:tcPr>
            <w:tcW w:w="1175" w:type="dxa"/>
            <w:noWrap/>
            <w:hideMark/>
          </w:tcPr>
          <w:p w14:paraId="0D36EF2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97" w:author="Mr Richard P Williams" w:date="2016-10-03T22:42:00Z"/>
                <w:rFonts w:cs="Open Sans"/>
                <w:sz w:val="20"/>
                <w:szCs w:val="20"/>
              </w:rPr>
            </w:pPr>
            <w:ins w:id="2898" w:author="Mr Richard P Williams" w:date="2016-10-03T22:42:00Z">
              <w:r w:rsidRPr="00307A4C">
                <w:rPr>
                  <w:rFonts w:cs="Open Sans"/>
                  <w:sz w:val="20"/>
                  <w:szCs w:val="20"/>
                </w:rPr>
                <w:t>4</w:t>
              </w:r>
            </w:ins>
          </w:p>
        </w:tc>
        <w:tc>
          <w:tcPr>
            <w:tcW w:w="3895" w:type="dxa"/>
          </w:tcPr>
          <w:p w14:paraId="0F81301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899" w:author="Mr Richard P Williams" w:date="2016-10-03T22:42:00Z"/>
                <w:rFonts w:cs="Open Sans"/>
                <w:sz w:val="20"/>
                <w:szCs w:val="20"/>
              </w:rPr>
            </w:pPr>
            <w:ins w:id="2900" w:author="Mr Richard P Williams" w:date="2016-10-03T22:42:00Z">
              <w:r>
                <w:rPr>
                  <w:rFonts w:cs="Open Sans"/>
                  <w:sz w:val="20"/>
                  <w:szCs w:val="20"/>
                </w:rPr>
                <w:t>The Associate who received the shipment.</w:t>
              </w:r>
            </w:ins>
          </w:p>
        </w:tc>
      </w:tr>
    </w:tbl>
    <w:p w14:paraId="5A93CF52" w14:textId="77777777" w:rsidR="008F7B0C" w:rsidRDefault="008F7B0C" w:rsidP="008F7B0C">
      <w:pPr>
        <w:rPr>
          <w:ins w:id="2901" w:author="Mr Richard P Williams" w:date="2016-10-03T22:42:00Z"/>
        </w:rPr>
      </w:pPr>
    </w:p>
    <w:p w14:paraId="73856EE7" w14:textId="77777777" w:rsidR="008F7B0C" w:rsidRDefault="008F7B0C" w:rsidP="008F7B0C">
      <w:pPr>
        <w:rPr>
          <w:ins w:id="2902" w:author="Mr Richard P Williams" w:date="2016-10-03T22:42:00Z"/>
          <w:rFonts w:cs="Open Sans"/>
          <w:sz w:val="20"/>
          <w:szCs w:val="20"/>
        </w:rPr>
      </w:pPr>
    </w:p>
    <w:p w14:paraId="60FC8642" w14:textId="77777777" w:rsidR="008F7B0C" w:rsidRDefault="008F7B0C" w:rsidP="008F7B0C">
      <w:pPr>
        <w:pStyle w:val="Heading3"/>
        <w:rPr>
          <w:ins w:id="2903" w:author="Mr Richard P Williams" w:date="2016-10-03T22:42:00Z"/>
        </w:rPr>
      </w:pPr>
      <w:ins w:id="2904" w:author="Mr Richard P Williams" w:date="2016-10-03T22:42:00Z">
        <w:r>
          <w:t>Shrink</w:t>
        </w:r>
      </w:ins>
    </w:p>
    <w:p w14:paraId="52B77302" w14:textId="77777777" w:rsidR="008F7B0C" w:rsidRDefault="008F7B0C" w:rsidP="008F7B0C">
      <w:pPr>
        <w:pStyle w:val="Caption"/>
        <w:keepNext/>
        <w:rPr>
          <w:ins w:id="2905" w:author="Mr Richard P Williams" w:date="2016-10-03T22:42:00Z"/>
        </w:rPr>
      </w:pPr>
      <w:bookmarkStart w:id="2906" w:name="_Toc462933619"/>
      <w:bookmarkStart w:id="2907" w:name="_Toc463298010"/>
      <w:ins w:id="2908" w:author="Mr Richard P Williams" w:date="2016-10-03T22:42:00Z">
        <w:r>
          <w:t xml:space="preserve">Table </w:t>
        </w:r>
        <w:r>
          <w:fldChar w:fldCharType="begin"/>
        </w:r>
        <w:r>
          <w:instrText xml:space="preserve"> SEQ Table \* ARABIC </w:instrText>
        </w:r>
        <w:r>
          <w:fldChar w:fldCharType="separate"/>
        </w:r>
        <w:r>
          <w:rPr>
            <w:noProof/>
          </w:rPr>
          <w:t>18</w:t>
        </w:r>
        <w:r>
          <w:fldChar w:fldCharType="end"/>
        </w:r>
        <w:r>
          <w:t xml:space="preserve"> -  Shrink</w:t>
        </w:r>
        <w:bookmarkEnd w:id="2906"/>
        <w:bookmarkEnd w:id="2907"/>
      </w:ins>
    </w:p>
    <w:tbl>
      <w:tblPr>
        <w:tblStyle w:val="GridTable4-Accent4"/>
        <w:tblW w:w="0" w:type="auto"/>
        <w:tblLook w:val="04A0" w:firstRow="1" w:lastRow="0" w:firstColumn="1" w:lastColumn="0" w:noHBand="0" w:noVBand="1"/>
      </w:tblPr>
      <w:tblGrid>
        <w:gridCol w:w="3320"/>
        <w:gridCol w:w="1535"/>
        <w:gridCol w:w="1175"/>
        <w:gridCol w:w="3320"/>
      </w:tblGrid>
      <w:tr w:rsidR="008F7B0C" w:rsidRPr="00307A4C" w14:paraId="23BF5883" w14:textId="77777777" w:rsidTr="008F7B0C">
        <w:trPr>
          <w:cnfStyle w:val="100000000000" w:firstRow="1" w:lastRow="0" w:firstColumn="0" w:lastColumn="0" w:oddVBand="0" w:evenVBand="0" w:oddHBand="0" w:evenHBand="0" w:firstRowFirstColumn="0" w:firstRowLastColumn="0" w:lastRowFirstColumn="0" w:lastRowLastColumn="0"/>
          <w:trHeight w:val="300"/>
          <w:ins w:id="290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2C3F62E" w14:textId="77777777" w:rsidR="008F7B0C" w:rsidRPr="00307A4C" w:rsidRDefault="008F7B0C" w:rsidP="008F7B0C">
            <w:pPr>
              <w:rPr>
                <w:ins w:id="2910" w:author="Mr Richard P Williams" w:date="2016-10-03T22:42:00Z"/>
                <w:rFonts w:cs="Open Sans"/>
                <w:sz w:val="20"/>
                <w:szCs w:val="20"/>
              </w:rPr>
            </w:pPr>
            <w:ins w:id="2911" w:author="Mr Richard P Williams" w:date="2016-10-03T22:42:00Z">
              <w:r>
                <w:rPr>
                  <w:rFonts w:cs="Open Sans"/>
                  <w:sz w:val="20"/>
                  <w:szCs w:val="20"/>
                </w:rPr>
                <w:t>Name</w:t>
              </w:r>
            </w:ins>
          </w:p>
        </w:tc>
        <w:tc>
          <w:tcPr>
            <w:tcW w:w="960" w:type="dxa"/>
            <w:noWrap/>
            <w:hideMark/>
          </w:tcPr>
          <w:p w14:paraId="12C8367A"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912" w:author="Mr Richard P Williams" w:date="2016-10-03T22:42:00Z"/>
                <w:rFonts w:cs="Open Sans"/>
                <w:sz w:val="20"/>
                <w:szCs w:val="20"/>
              </w:rPr>
            </w:pPr>
            <w:ins w:id="2913" w:author="Mr Richard P Williams" w:date="2016-10-03T22:42:00Z">
              <w:del w:id="2914" w:author="Richard Willaims" w:date="2016-10-10T23:47:00Z">
                <w:r w:rsidRPr="00307A4C" w:rsidDel="002E038B">
                  <w:rPr>
                    <w:rFonts w:cs="Open Sans"/>
                    <w:sz w:val="20"/>
                    <w:szCs w:val="20"/>
                  </w:rPr>
                  <w:delText>int</w:delText>
                </w:r>
              </w:del>
            </w:ins>
            <w:ins w:id="2915" w:author="Richard Willaims" w:date="2016-10-10T23:47:00Z">
              <w:r w:rsidR="002E038B">
                <w:rPr>
                  <w:rFonts w:cs="Open Sans"/>
                  <w:sz w:val="20"/>
                  <w:szCs w:val="20"/>
                </w:rPr>
                <w:t>Numeric</w:t>
              </w:r>
            </w:ins>
          </w:p>
        </w:tc>
        <w:tc>
          <w:tcPr>
            <w:tcW w:w="1175" w:type="dxa"/>
            <w:noWrap/>
            <w:hideMark/>
          </w:tcPr>
          <w:p w14:paraId="25DEB226"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916" w:author="Mr Richard P Williams" w:date="2016-10-03T22:42:00Z"/>
                <w:rFonts w:cs="Open Sans"/>
                <w:sz w:val="20"/>
                <w:szCs w:val="20"/>
              </w:rPr>
            </w:pPr>
            <w:ins w:id="2917" w:author="Mr Richard P Williams" w:date="2016-10-03T22:42:00Z">
              <w:r w:rsidRPr="00307A4C">
                <w:rPr>
                  <w:rFonts w:cs="Open Sans"/>
                  <w:sz w:val="20"/>
                  <w:szCs w:val="20"/>
                </w:rPr>
                <w:t>4</w:t>
              </w:r>
            </w:ins>
          </w:p>
        </w:tc>
        <w:tc>
          <w:tcPr>
            <w:tcW w:w="3725" w:type="dxa"/>
          </w:tcPr>
          <w:p w14:paraId="6B652EBF" w14:textId="77777777" w:rsidR="008F7B0C" w:rsidRPr="00307A4C" w:rsidRDefault="008F7B0C" w:rsidP="008F7B0C">
            <w:pPr>
              <w:cnfStyle w:val="100000000000" w:firstRow="1" w:lastRow="0" w:firstColumn="0" w:lastColumn="0" w:oddVBand="0" w:evenVBand="0" w:oddHBand="0" w:evenHBand="0" w:firstRowFirstColumn="0" w:firstRowLastColumn="0" w:lastRowFirstColumn="0" w:lastRowLastColumn="0"/>
              <w:rPr>
                <w:ins w:id="2918" w:author="Mr Richard P Williams" w:date="2016-10-03T22:42:00Z"/>
                <w:rFonts w:cs="Open Sans"/>
                <w:sz w:val="20"/>
                <w:szCs w:val="20"/>
              </w:rPr>
            </w:pPr>
          </w:p>
        </w:tc>
      </w:tr>
      <w:tr w:rsidR="008F7B0C" w:rsidRPr="00307A4C" w14:paraId="6D5DC9AB" w14:textId="77777777" w:rsidTr="008F7B0C">
        <w:trPr>
          <w:cnfStyle w:val="000000100000" w:firstRow="0" w:lastRow="0" w:firstColumn="0" w:lastColumn="0" w:oddVBand="0" w:evenVBand="0" w:oddHBand="1" w:evenHBand="0" w:firstRowFirstColumn="0" w:firstRowLastColumn="0" w:lastRowFirstColumn="0" w:lastRowLastColumn="0"/>
          <w:trHeight w:val="300"/>
          <w:ins w:id="291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EB36EA1" w14:textId="77777777" w:rsidR="008F7B0C" w:rsidRPr="00307A4C" w:rsidRDefault="008F7B0C" w:rsidP="008F7B0C">
            <w:pPr>
              <w:rPr>
                <w:ins w:id="2920" w:author="Mr Richard P Williams" w:date="2016-10-03T22:42:00Z"/>
                <w:rFonts w:cs="Open Sans"/>
                <w:sz w:val="20"/>
                <w:szCs w:val="20"/>
              </w:rPr>
            </w:pPr>
            <w:ins w:id="2921" w:author="Mr Richard P Williams" w:date="2016-10-03T22:42:00Z">
              <w:r w:rsidRPr="00307A4C">
                <w:rPr>
                  <w:rFonts w:cs="Open Sans"/>
                  <w:sz w:val="20"/>
                  <w:szCs w:val="20"/>
                </w:rPr>
                <w:t>Location</w:t>
              </w:r>
            </w:ins>
          </w:p>
        </w:tc>
        <w:tc>
          <w:tcPr>
            <w:tcW w:w="960" w:type="dxa"/>
            <w:noWrap/>
            <w:hideMark/>
          </w:tcPr>
          <w:p w14:paraId="44A81CE9"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22" w:author="Mr Richard P Williams" w:date="2016-10-03T22:42:00Z"/>
                <w:rFonts w:cs="Open Sans"/>
                <w:sz w:val="20"/>
                <w:szCs w:val="20"/>
              </w:rPr>
            </w:pPr>
            <w:ins w:id="2923" w:author="Mr Richard P Williams" w:date="2016-10-03T22:42:00Z">
              <w:del w:id="2924" w:author="Richard Willaims" w:date="2016-10-10T23:47:00Z">
                <w:r w:rsidRPr="00307A4C" w:rsidDel="002E038B">
                  <w:rPr>
                    <w:rFonts w:cs="Open Sans"/>
                    <w:sz w:val="20"/>
                    <w:szCs w:val="20"/>
                  </w:rPr>
                  <w:delText>int</w:delText>
                </w:r>
              </w:del>
            </w:ins>
            <w:ins w:id="2925" w:author="Richard Willaims" w:date="2016-10-10T23:47:00Z">
              <w:r w:rsidR="002E038B">
                <w:rPr>
                  <w:rFonts w:cs="Open Sans"/>
                  <w:sz w:val="20"/>
                  <w:szCs w:val="20"/>
                </w:rPr>
                <w:t>Numeric</w:t>
              </w:r>
            </w:ins>
          </w:p>
        </w:tc>
        <w:tc>
          <w:tcPr>
            <w:tcW w:w="1175" w:type="dxa"/>
            <w:noWrap/>
            <w:hideMark/>
          </w:tcPr>
          <w:p w14:paraId="0069EB6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26" w:author="Mr Richard P Williams" w:date="2016-10-03T22:42:00Z"/>
                <w:rFonts w:cs="Open Sans"/>
                <w:sz w:val="20"/>
                <w:szCs w:val="20"/>
              </w:rPr>
            </w:pPr>
            <w:ins w:id="2927" w:author="Mr Richard P Williams" w:date="2016-10-03T22:42:00Z">
              <w:r w:rsidRPr="00307A4C">
                <w:rPr>
                  <w:rFonts w:cs="Open Sans"/>
                  <w:sz w:val="20"/>
                  <w:szCs w:val="20"/>
                </w:rPr>
                <w:t>4</w:t>
              </w:r>
            </w:ins>
          </w:p>
        </w:tc>
        <w:tc>
          <w:tcPr>
            <w:tcW w:w="3725" w:type="dxa"/>
          </w:tcPr>
          <w:p w14:paraId="7A781F8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28" w:author="Mr Richard P Williams" w:date="2016-10-03T22:42:00Z"/>
                <w:rFonts w:cs="Open Sans"/>
                <w:sz w:val="20"/>
                <w:szCs w:val="20"/>
              </w:rPr>
            </w:pPr>
            <w:ins w:id="2929" w:author="Mr Richard P Williams" w:date="2016-10-03T22:42:00Z">
              <w:r w:rsidRPr="00B80CD7">
                <w:rPr>
                  <w:rFonts w:cs="Open Sans"/>
                  <w:sz w:val="20"/>
                  <w:szCs w:val="20"/>
                </w:rPr>
                <w:t>Location of Item, example Store or Warehouse</w:t>
              </w:r>
            </w:ins>
          </w:p>
        </w:tc>
      </w:tr>
      <w:tr w:rsidR="008F7B0C" w:rsidRPr="00307A4C" w14:paraId="403BEB3A" w14:textId="77777777" w:rsidTr="008F7B0C">
        <w:trPr>
          <w:trHeight w:val="300"/>
          <w:ins w:id="293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20E8EB2" w14:textId="77777777" w:rsidR="008F7B0C" w:rsidRPr="00307A4C" w:rsidRDefault="008F7B0C" w:rsidP="008F7B0C">
            <w:pPr>
              <w:rPr>
                <w:ins w:id="2931" w:author="Mr Richard P Williams" w:date="2016-10-03T22:42:00Z"/>
                <w:rFonts w:cs="Open Sans"/>
                <w:sz w:val="20"/>
                <w:szCs w:val="20"/>
              </w:rPr>
            </w:pPr>
            <w:ins w:id="2932" w:author="Mr Richard P Williams" w:date="2016-10-03T22:42:00Z">
              <w:r>
                <w:rPr>
                  <w:rFonts w:cs="Open Sans"/>
                  <w:sz w:val="20"/>
                  <w:szCs w:val="20"/>
                </w:rPr>
                <w:t xml:space="preserve">Sellable </w:t>
              </w:r>
              <w:r w:rsidRPr="00307A4C">
                <w:rPr>
                  <w:rFonts w:cs="Open Sans"/>
                  <w:sz w:val="20"/>
                  <w:szCs w:val="20"/>
                </w:rPr>
                <w:t>Item</w:t>
              </w:r>
            </w:ins>
          </w:p>
        </w:tc>
        <w:tc>
          <w:tcPr>
            <w:tcW w:w="960" w:type="dxa"/>
            <w:noWrap/>
            <w:hideMark/>
          </w:tcPr>
          <w:p w14:paraId="438519F5"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33" w:author="Mr Richard P Williams" w:date="2016-10-03T22:42:00Z"/>
                <w:rFonts w:cs="Open Sans"/>
                <w:sz w:val="20"/>
                <w:szCs w:val="20"/>
              </w:rPr>
            </w:pPr>
            <w:ins w:id="2934" w:author="Mr Richard P Williams" w:date="2016-10-03T22:42:00Z">
              <w:del w:id="2935" w:author="Richard Willaims" w:date="2016-10-10T21:56:00Z">
                <w:r w:rsidRPr="00307A4C" w:rsidDel="00910F2B">
                  <w:rPr>
                    <w:rFonts w:cs="Open Sans"/>
                    <w:sz w:val="20"/>
                    <w:szCs w:val="20"/>
                  </w:rPr>
                  <w:delText>varchar</w:delText>
                </w:r>
              </w:del>
            </w:ins>
            <w:ins w:id="2936" w:author="Richard Willaims" w:date="2016-10-10T21:56:00Z">
              <w:r w:rsidR="00910F2B">
                <w:rPr>
                  <w:rFonts w:cs="Open Sans"/>
                  <w:sz w:val="20"/>
                  <w:szCs w:val="20"/>
                </w:rPr>
                <w:t>String</w:t>
              </w:r>
            </w:ins>
          </w:p>
        </w:tc>
        <w:tc>
          <w:tcPr>
            <w:tcW w:w="1175" w:type="dxa"/>
            <w:noWrap/>
            <w:hideMark/>
          </w:tcPr>
          <w:p w14:paraId="644196E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37" w:author="Mr Richard P Williams" w:date="2016-10-03T22:42:00Z"/>
                <w:rFonts w:cs="Open Sans"/>
                <w:sz w:val="20"/>
                <w:szCs w:val="20"/>
              </w:rPr>
            </w:pPr>
            <w:ins w:id="2938" w:author="Mr Richard P Williams" w:date="2016-10-03T22:42:00Z">
              <w:r w:rsidRPr="00307A4C">
                <w:rPr>
                  <w:rFonts w:cs="Open Sans"/>
                  <w:sz w:val="20"/>
                  <w:szCs w:val="20"/>
                </w:rPr>
                <w:t>8000</w:t>
              </w:r>
            </w:ins>
          </w:p>
        </w:tc>
        <w:tc>
          <w:tcPr>
            <w:tcW w:w="3725" w:type="dxa"/>
          </w:tcPr>
          <w:p w14:paraId="43481AE0"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39" w:author="Mr Richard P Williams" w:date="2016-10-03T22:42:00Z"/>
                <w:rFonts w:cs="Open Sans"/>
                <w:sz w:val="20"/>
                <w:szCs w:val="20"/>
              </w:rPr>
            </w:pPr>
          </w:p>
        </w:tc>
      </w:tr>
      <w:tr w:rsidR="008F7B0C" w:rsidRPr="00307A4C" w14:paraId="0051046E" w14:textId="77777777" w:rsidTr="008F7B0C">
        <w:trPr>
          <w:cnfStyle w:val="000000100000" w:firstRow="0" w:lastRow="0" w:firstColumn="0" w:lastColumn="0" w:oddVBand="0" w:evenVBand="0" w:oddHBand="1" w:evenHBand="0" w:firstRowFirstColumn="0" w:firstRowLastColumn="0" w:lastRowFirstColumn="0" w:lastRowLastColumn="0"/>
          <w:trHeight w:val="300"/>
          <w:ins w:id="294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5BBE078" w14:textId="77777777" w:rsidR="008F7B0C" w:rsidRPr="00307A4C" w:rsidRDefault="008F7B0C" w:rsidP="008F7B0C">
            <w:pPr>
              <w:rPr>
                <w:ins w:id="2941" w:author="Mr Richard P Williams" w:date="2016-10-03T22:42:00Z"/>
                <w:rFonts w:cs="Open Sans"/>
                <w:sz w:val="20"/>
                <w:szCs w:val="20"/>
              </w:rPr>
            </w:pPr>
            <w:ins w:id="2942" w:author="Mr Richard P Williams" w:date="2016-10-03T22:42:00Z">
              <w:r w:rsidRPr="00307A4C">
                <w:rPr>
                  <w:rFonts w:cs="Open Sans"/>
                  <w:sz w:val="20"/>
                  <w:szCs w:val="20"/>
                </w:rPr>
                <w:t>OrderableItem</w:t>
              </w:r>
            </w:ins>
          </w:p>
        </w:tc>
        <w:tc>
          <w:tcPr>
            <w:tcW w:w="960" w:type="dxa"/>
            <w:noWrap/>
            <w:hideMark/>
          </w:tcPr>
          <w:p w14:paraId="239F319D"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43" w:author="Mr Richard P Williams" w:date="2016-10-03T22:42:00Z"/>
                <w:rFonts w:cs="Open Sans"/>
                <w:sz w:val="20"/>
                <w:szCs w:val="20"/>
              </w:rPr>
            </w:pPr>
            <w:ins w:id="2944" w:author="Mr Richard P Williams" w:date="2016-10-03T22:42:00Z">
              <w:del w:id="2945" w:author="Richard Willaims" w:date="2016-10-10T21:56:00Z">
                <w:r w:rsidRPr="00307A4C" w:rsidDel="00910F2B">
                  <w:rPr>
                    <w:rFonts w:cs="Open Sans"/>
                    <w:sz w:val="20"/>
                    <w:szCs w:val="20"/>
                  </w:rPr>
                  <w:delText>nvarchar</w:delText>
                </w:r>
              </w:del>
            </w:ins>
            <w:ins w:id="2946" w:author="Richard Willaims" w:date="2016-10-10T21:56:00Z">
              <w:r w:rsidR="00910F2B">
                <w:rPr>
                  <w:rFonts w:cs="Open Sans"/>
                  <w:sz w:val="20"/>
                  <w:szCs w:val="20"/>
                </w:rPr>
                <w:t>String</w:t>
              </w:r>
            </w:ins>
          </w:p>
        </w:tc>
        <w:tc>
          <w:tcPr>
            <w:tcW w:w="1175" w:type="dxa"/>
            <w:noWrap/>
            <w:hideMark/>
          </w:tcPr>
          <w:p w14:paraId="2D3F1B9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47" w:author="Mr Richard P Williams" w:date="2016-10-03T22:42:00Z"/>
                <w:rFonts w:cs="Open Sans"/>
                <w:sz w:val="20"/>
                <w:szCs w:val="20"/>
              </w:rPr>
            </w:pPr>
            <w:ins w:id="2948" w:author="Mr Richard P Williams" w:date="2016-10-03T22:42:00Z">
              <w:r w:rsidRPr="00307A4C">
                <w:rPr>
                  <w:rFonts w:cs="Open Sans"/>
                  <w:sz w:val="20"/>
                  <w:szCs w:val="20"/>
                </w:rPr>
                <w:t>8000</w:t>
              </w:r>
            </w:ins>
          </w:p>
        </w:tc>
        <w:tc>
          <w:tcPr>
            <w:tcW w:w="3725" w:type="dxa"/>
          </w:tcPr>
          <w:p w14:paraId="69125B9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49" w:author="Mr Richard P Williams" w:date="2016-10-03T22:42:00Z"/>
                <w:rFonts w:cs="Open Sans"/>
                <w:sz w:val="20"/>
                <w:szCs w:val="20"/>
              </w:rPr>
            </w:pPr>
          </w:p>
        </w:tc>
      </w:tr>
      <w:tr w:rsidR="008F7B0C" w:rsidRPr="00307A4C" w14:paraId="0925AA8E" w14:textId="77777777" w:rsidTr="008F7B0C">
        <w:trPr>
          <w:trHeight w:val="300"/>
          <w:ins w:id="295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F23AF80" w14:textId="77777777" w:rsidR="008F7B0C" w:rsidRPr="00307A4C" w:rsidRDefault="008F7B0C" w:rsidP="008F7B0C">
            <w:pPr>
              <w:rPr>
                <w:ins w:id="2951" w:author="Mr Richard P Williams" w:date="2016-10-03T22:42:00Z"/>
                <w:rFonts w:cs="Open Sans"/>
                <w:sz w:val="20"/>
                <w:szCs w:val="20"/>
              </w:rPr>
            </w:pPr>
            <w:ins w:id="2952" w:author="Mr Richard P Williams" w:date="2016-10-03T22:42:00Z">
              <w:r w:rsidRPr="00307A4C">
                <w:rPr>
                  <w:rFonts w:cs="Open Sans"/>
                  <w:sz w:val="20"/>
                  <w:szCs w:val="20"/>
                </w:rPr>
                <w:t>Begin</w:t>
              </w:r>
              <w:r>
                <w:rPr>
                  <w:rFonts w:cs="Open Sans"/>
                  <w:sz w:val="20"/>
                  <w:szCs w:val="20"/>
                </w:rPr>
                <w:t xml:space="preserve"> </w:t>
              </w:r>
              <w:r w:rsidRPr="00307A4C">
                <w:rPr>
                  <w:rFonts w:cs="Open Sans"/>
                  <w:sz w:val="20"/>
                  <w:szCs w:val="20"/>
                </w:rPr>
                <w:t>InventoryDateTime</w:t>
              </w:r>
            </w:ins>
          </w:p>
        </w:tc>
        <w:tc>
          <w:tcPr>
            <w:tcW w:w="960" w:type="dxa"/>
            <w:noWrap/>
            <w:hideMark/>
          </w:tcPr>
          <w:p w14:paraId="57109C8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53" w:author="Mr Richard P Williams" w:date="2016-10-03T22:42:00Z"/>
                <w:rFonts w:cs="Open Sans"/>
                <w:sz w:val="20"/>
                <w:szCs w:val="20"/>
              </w:rPr>
            </w:pPr>
            <w:ins w:id="2954" w:author="Mr Richard P Williams" w:date="2016-10-03T22:42:00Z">
              <w:r w:rsidRPr="00307A4C">
                <w:rPr>
                  <w:rFonts w:cs="Open Sans"/>
                  <w:sz w:val="20"/>
                  <w:szCs w:val="20"/>
                </w:rPr>
                <w:t>datetime</w:t>
              </w:r>
            </w:ins>
          </w:p>
        </w:tc>
        <w:tc>
          <w:tcPr>
            <w:tcW w:w="1175" w:type="dxa"/>
            <w:noWrap/>
            <w:hideMark/>
          </w:tcPr>
          <w:p w14:paraId="33523698"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55" w:author="Mr Richard P Williams" w:date="2016-10-03T22:42:00Z"/>
                <w:rFonts w:cs="Open Sans"/>
                <w:sz w:val="20"/>
                <w:szCs w:val="20"/>
              </w:rPr>
            </w:pPr>
            <w:ins w:id="2956" w:author="Mr Richard P Williams" w:date="2016-10-03T22:42:00Z">
              <w:r w:rsidRPr="00307A4C">
                <w:rPr>
                  <w:rFonts w:cs="Open Sans"/>
                  <w:sz w:val="20"/>
                  <w:szCs w:val="20"/>
                </w:rPr>
                <w:t>8</w:t>
              </w:r>
            </w:ins>
          </w:p>
        </w:tc>
        <w:tc>
          <w:tcPr>
            <w:tcW w:w="3725" w:type="dxa"/>
          </w:tcPr>
          <w:p w14:paraId="7405449A"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57" w:author="Mr Richard P Williams" w:date="2016-10-03T22:42:00Z"/>
                <w:rFonts w:cs="Open Sans"/>
                <w:sz w:val="20"/>
                <w:szCs w:val="20"/>
              </w:rPr>
            </w:pPr>
            <w:ins w:id="2958" w:author="Mr Richard P Williams" w:date="2016-10-03T22:42:00Z">
              <w:r>
                <w:rPr>
                  <w:rFonts w:cs="Open Sans"/>
                  <w:sz w:val="20"/>
                  <w:szCs w:val="20"/>
                </w:rPr>
                <w:t>The Start of Shrink Period</w:t>
              </w:r>
            </w:ins>
          </w:p>
        </w:tc>
      </w:tr>
      <w:tr w:rsidR="008F7B0C" w:rsidRPr="00307A4C" w14:paraId="0E5CEC25" w14:textId="77777777" w:rsidTr="008F7B0C">
        <w:trPr>
          <w:cnfStyle w:val="000000100000" w:firstRow="0" w:lastRow="0" w:firstColumn="0" w:lastColumn="0" w:oddVBand="0" w:evenVBand="0" w:oddHBand="1" w:evenHBand="0" w:firstRowFirstColumn="0" w:firstRowLastColumn="0" w:lastRowFirstColumn="0" w:lastRowLastColumn="0"/>
          <w:trHeight w:val="300"/>
          <w:ins w:id="295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50CBE90" w14:textId="77777777" w:rsidR="008F7B0C" w:rsidRPr="00307A4C" w:rsidRDefault="008F7B0C" w:rsidP="008F7B0C">
            <w:pPr>
              <w:rPr>
                <w:ins w:id="2960" w:author="Mr Richard P Williams" w:date="2016-10-03T22:42:00Z"/>
                <w:rFonts w:cs="Open Sans"/>
                <w:sz w:val="20"/>
                <w:szCs w:val="20"/>
              </w:rPr>
            </w:pPr>
            <w:ins w:id="2961" w:author="Mr Richard P Williams" w:date="2016-10-03T22:42:00Z">
              <w:r w:rsidRPr="00307A4C">
                <w:rPr>
                  <w:rFonts w:cs="Open Sans"/>
                  <w:sz w:val="20"/>
                  <w:szCs w:val="20"/>
                </w:rPr>
                <w:t>EndInventoryDateTime</w:t>
              </w:r>
            </w:ins>
          </w:p>
        </w:tc>
        <w:tc>
          <w:tcPr>
            <w:tcW w:w="960" w:type="dxa"/>
            <w:noWrap/>
            <w:hideMark/>
          </w:tcPr>
          <w:p w14:paraId="54F75DE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62" w:author="Mr Richard P Williams" w:date="2016-10-03T22:42:00Z"/>
                <w:rFonts w:cs="Open Sans"/>
                <w:sz w:val="20"/>
                <w:szCs w:val="20"/>
              </w:rPr>
            </w:pPr>
            <w:ins w:id="2963" w:author="Mr Richard P Williams" w:date="2016-10-03T22:42:00Z">
              <w:r w:rsidRPr="00307A4C">
                <w:rPr>
                  <w:rFonts w:cs="Open Sans"/>
                  <w:sz w:val="20"/>
                  <w:szCs w:val="20"/>
                </w:rPr>
                <w:t>datetime</w:t>
              </w:r>
            </w:ins>
          </w:p>
        </w:tc>
        <w:tc>
          <w:tcPr>
            <w:tcW w:w="1175" w:type="dxa"/>
            <w:noWrap/>
            <w:hideMark/>
          </w:tcPr>
          <w:p w14:paraId="30DA144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64" w:author="Mr Richard P Williams" w:date="2016-10-03T22:42:00Z"/>
                <w:rFonts w:cs="Open Sans"/>
                <w:sz w:val="20"/>
                <w:szCs w:val="20"/>
              </w:rPr>
            </w:pPr>
            <w:ins w:id="2965" w:author="Mr Richard P Williams" w:date="2016-10-03T22:42:00Z">
              <w:r w:rsidRPr="00307A4C">
                <w:rPr>
                  <w:rFonts w:cs="Open Sans"/>
                  <w:sz w:val="20"/>
                  <w:szCs w:val="20"/>
                </w:rPr>
                <w:t>8</w:t>
              </w:r>
            </w:ins>
          </w:p>
        </w:tc>
        <w:tc>
          <w:tcPr>
            <w:tcW w:w="3725" w:type="dxa"/>
          </w:tcPr>
          <w:p w14:paraId="3947B0F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66" w:author="Mr Richard P Williams" w:date="2016-10-03T22:42:00Z"/>
                <w:rFonts w:cs="Open Sans"/>
                <w:sz w:val="20"/>
                <w:szCs w:val="20"/>
              </w:rPr>
            </w:pPr>
            <w:ins w:id="2967" w:author="Mr Richard P Williams" w:date="2016-10-03T22:42:00Z">
              <w:r>
                <w:rPr>
                  <w:rFonts w:cs="Open Sans"/>
                  <w:sz w:val="20"/>
                  <w:szCs w:val="20"/>
                </w:rPr>
                <w:t>The End of Shrink Period</w:t>
              </w:r>
            </w:ins>
          </w:p>
        </w:tc>
      </w:tr>
      <w:tr w:rsidR="008F7B0C" w:rsidRPr="00307A4C" w14:paraId="7E741EFE" w14:textId="77777777" w:rsidTr="008F7B0C">
        <w:trPr>
          <w:trHeight w:val="300"/>
          <w:ins w:id="296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DDBF6F3" w14:textId="77777777" w:rsidR="008F7B0C" w:rsidRPr="00307A4C" w:rsidRDefault="008F7B0C" w:rsidP="008F7B0C">
            <w:pPr>
              <w:rPr>
                <w:ins w:id="2969" w:author="Mr Richard P Williams" w:date="2016-10-03T22:42:00Z"/>
                <w:rFonts w:cs="Open Sans"/>
                <w:sz w:val="20"/>
                <w:szCs w:val="20"/>
              </w:rPr>
            </w:pPr>
            <w:ins w:id="2970" w:author="Mr Richard P Williams" w:date="2016-10-03T22:42:00Z">
              <w:r w:rsidRPr="00307A4C">
                <w:rPr>
                  <w:rFonts w:cs="Open Sans"/>
                  <w:sz w:val="20"/>
                  <w:szCs w:val="20"/>
                </w:rPr>
                <w:t>DaysBetween</w:t>
              </w:r>
            </w:ins>
          </w:p>
        </w:tc>
        <w:tc>
          <w:tcPr>
            <w:tcW w:w="960" w:type="dxa"/>
            <w:noWrap/>
            <w:hideMark/>
          </w:tcPr>
          <w:p w14:paraId="1A9D81E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71" w:author="Mr Richard P Williams" w:date="2016-10-03T22:42:00Z"/>
                <w:rFonts w:cs="Open Sans"/>
                <w:sz w:val="20"/>
                <w:szCs w:val="20"/>
              </w:rPr>
            </w:pPr>
            <w:ins w:id="2972" w:author="Mr Richard P Williams" w:date="2016-10-03T22:42:00Z">
              <w:r w:rsidRPr="00307A4C">
                <w:rPr>
                  <w:rFonts w:cs="Open Sans"/>
                  <w:sz w:val="20"/>
                  <w:szCs w:val="20"/>
                </w:rPr>
                <w:t>small</w:t>
              </w:r>
              <w:del w:id="2973" w:author="Richard Willaims" w:date="2016-10-10T23:47:00Z">
                <w:r w:rsidRPr="00307A4C" w:rsidDel="002E038B">
                  <w:rPr>
                    <w:rFonts w:cs="Open Sans"/>
                    <w:sz w:val="20"/>
                    <w:szCs w:val="20"/>
                  </w:rPr>
                  <w:delText>int</w:delText>
                </w:r>
              </w:del>
            </w:ins>
            <w:ins w:id="2974" w:author="Richard Willaims" w:date="2016-10-10T23:47:00Z">
              <w:r w:rsidR="002E038B">
                <w:rPr>
                  <w:rFonts w:cs="Open Sans"/>
                  <w:sz w:val="20"/>
                  <w:szCs w:val="20"/>
                </w:rPr>
                <w:t>Numeric</w:t>
              </w:r>
            </w:ins>
          </w:p>
        </w:tc>
        <w:tc>
          <w:tcPr>
            <w:tcW w:w="1175" w:type="dxa"/>
            <w:noWrap/>
            <w:hideMark/>
          </w:tcPr>
          <w:p w14:paraId="278D222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75" w:author="Mr Richard P Williams" w:date="2016-10-03T22:42:00Z"/>
                <w:rFonts w:cs="Open Sans"/>
                <w:sz w:val="20"/>
                <w:szCs w:val="20"/>
              </w:rPr>
            </w:pPr>
            <w:ins w:id="2976" w:author="Mr Richard P Williams" w:date="2016-10-03T22:42:00Z">
              <w:r w:rsidRPr="00307A4C">
                <w:rPr>
                  <w:rFonts w:cs="Open Sans"/>
                  <w:sz w:val="20"/>
                  <w:szCs w:val="20"/>
                </w:rPr>
                <w:t>2</w:t>
              </w:r>
            </w:ins>
          </w:p>
        </w:tc>
        <w:tc>
          <w:tcPr>
            <w:tcW w:w="3725" w:type="dxa"/>
          </w:tcPr>
          <w:p w14:paraId="6C651F7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77" w:author="Mr Richard P Williams" w:date="2016-10-03T22:42:00Z"/>
                <w:rFonts w:cs="Open Sans"/>
                <w:sz w:val="20"/>
                <w:szCs w:val="20"/>
              </w:rPr>
            </w:pPr>
            <w:ins w:id="2978" w:author="Mr Richard P Williams" w:date="2016-10-03T22:42:00Z">
              <w:r>
                <w:rPr>
                  <w:rFonts w:cs="Open Sans"/>
                  <w:sz w:val="20"/>
                  <w:szCs w:val="20"/>
                </w:rPr>
                <w:t>Number of Days</w:t>
              </w:r>
            </w:ins>
          </w:p>
        </w:tc>
      </w:tr>
      <w:tr w:rsidR="008F7B0C" w:rsidRPr="00307A4C" w14:paraId="4EEECAE8" w14:textId="77777777" w:rsidTr="008F7B0C">
        <w:trPr>
          <w:cnfStyle w:val="000000100000" w:firstRow="0" w:lastRow="0" w:firstColumn="0" w:lastColumn="0" w:oddVBand="0" w:evenVBand="0" w:oddHBand="1" w:evenHBand="0" w:firstRowFirstColumn="0" w:firstRowLastColumn="0" w:lastRowFirstColumn="0" w:lastRowLastColumn="0"/>
          <w:trHeight w:val="300"/>
          <w:ins w:id="297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7D5FAAC" w14:textId="77777777" w:rsidR="008F7B0C" w:rsidRPr="00307A4C" w:rsidRDefault="008F7B0C" w:rsidP="008F7B0C">
            <w:pPr>
              <w:rPr>
                <w:ins w:id="2980" w:author="Mr Richard P Williams" w:date="2016-10-03T22:42:00Z"/>
                <w:rFonts w:cs="Open Sans"/>
                <w:sz w:val="20"/>
                <w:szCs w:val="20"/>
              </w:rPr>
            </w:pPr>
            <w:ins w:id="2981" w:author="Mr Richard P Williams" w:date="2016-10-03T22:42:00Z">
              <w:r w:rsidRPr="00307A4C">
                <w:rPr>
                  <w:rFonts w:cs="Open Sans"/>
                  <w:sz w:val="20"/>
                  <w:szCs w:val="20"/>
                </w:rPr>
                <w:t>Begin</w:t>
              </w:r>
              <w:r>
                <w:rPr>
                  <w:rFonts w:cs="Open Sans"/>
                  <w:sz w:val="20"/>
                  <w:szCs w:val="20"/>
                </w:rPr>
                <w:t xml:space="preserve"> Inventory Count</w:t>
              </w:r>
            </w:ins>
          </w:p>
        </w:tc>
        <w:tc>
          <w:tcPr>
            <w:tcW w:w="960" w:type="dxa"/>
            <w:noWrap/>
            <w:hideMark/>
          </w:tcPr>
          <w:p w14:paraId="76FE70D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82" w:author="Mr Richard P Williams" w:date="2016-10-03T22:42:00Z"/>
                <w:rFonts w:cs="Open Sans"/>
                <w:sz w:val="20"/>
                <w:szCs w:val="20"/>
              </w:rPr>
            </w:pPr>
            <w:ins w:id="2983" w:author="Mr Richard P Williams" w:date="2016-10-03T22:42:00Z">
              <w:r w:rsidRPr="00307A4C">
                <w:rPr>
                  <w:rFonts w:cs="Open Sans"/>
                  <w:sz w:val="20"/>
                  <w:szCs w:val="20"/>
                </w:rPr>
                <w:t>decimal</w:t>
              </w:r>
            </w:ins>
          </w:p>
        </w:tc>
        <w:tc>
          <w:tcPr>
            <w:tcW w:w="1175" w:type="dxa"/>
            <w:noWrap/>
            <w:hideMark/>
          </w:tcPr>
          <w:p w14:paraId="1A3B2E6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84" w:author="Mr Richard P Williams" w:date="2016-10-03T22:42:00Z"/>
                <w:rFonts w:cs="Open Sans"/>
                <w:sz w:val="20"/>
                <w:szCs w:val="20"/>
              </w:rPr>
            </w:pPr>
            <w:ins w:id="2985" w:author="Mr Richard P Williams" w:date="2016-10-03T22:42:00Z">
              <w:r w:rsidRPr="00307A4C">
                <w:rPr>
                  <w:rFonts w:cs="Open Sans"/>
                  <w:sz w:val="20"/>
                  <w:szCs w:val="20"/>
                </w:rPr>
                <w:t>17</w:t>
              </w:r>
            </w:ins>
          </w:p>
        </w:tc>
        <w:tc>
          <w:tcPr>
            <w:tcW w:w="3725" w:type="dxa"/>
          </w:tcPr>
          <w:p w14:paraId="6B70516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2986" w:author="Mr Richard P Williams" w:date="2016-10-03T22:42:00Z"/>
                <w:rFonts w:cs="Open Sans"/>
                <w:sz w:val="20"/>
                <w:szCs w:val="20"/>
              </w:rPr>
            </w:pPr>
            <w:ins w:id="2987" w:author="Mr Richard P Williams" w:date="2016-10-03T22:42:00Z">
              <w:r>
                <w:rPr>
                  <w:rFonts w:cs="Open Sans"/>
                  <w:sz w:val="20"/>
                  <w:szCs w:val="20"/>
                </w:rPr>
                <w:t>The Count of On Hand at the beginning of the period</w:t>
              </w:r>
            </w:ins>
          </w:p>
        </w:tc>
      </w:tr>
      <w:tr w:rsidR="008F7B0C" w:rsidRPr="00307A4C" w14:paraId="5C8AEDB6" w14:textId="77777777" w:rsidTr="008F7B0C">
        <w:trPr>
          <w:trHeight w:val="300"/>
          <w:ins w:id="298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9EB0A03" w14:textId="77777777" w:rsidR="008F7B0C" w:rsidRPr="00307A4C" w:rsidRDefault="008F7B0C" w:rsidP="008F7B0C">
            <w:pPr>
              <w:rPr>
                <w:ins w:id="2989" w:author="Mr Richard P Williams" w:date="2016-10-03T22:42:00Z"/>
                <w:rFonts w:cs="Open Sans"/>
                <w:sz w:val="20"/>
                <w:szCs w:val="20"/>
              </w:rPr>
            </w:pPr>
            <w:ins w:id="2990" w:author="Mr Richard P Williams" w:date="2016-10-03T22:42:00Z">
              <w:r w:rsidRPr="00307A4C">
                <w:rPr>
                  <w:rFonts w:cs="Open Sans"/>
                  <w:sz w:val="20"/>
                  <w:szCs w:val="20"/>
                </w:rPr>
                <w:t>End</w:t>
              </w:r>
              <w:r>
                <w:rPr>
                  <w:rFonts w:cs="Open Sans"/>
                  <w:sz w:val="20"/>
                  <w:szCs w:val="20"/>
                </w:rPr>
                <w:t xml:space="preserve"> </w:t>
              </w:r>
              <w:r w:rsidRPr="00307A4C">
                <w:rPr>
                  <w:rFonts w:cs="Open Sans"/>
                  <w:sz w:val="20"/>
                  <w:szCs w:val="20"/>
                </w:rPr>
                <w:t>Inventory</w:t>
              </w:r>
              <w:r>
                <w:rPr>
                  <w:rFonts w:cs="Open Sans"/>
                  <w:sz w:val="20"/>
                  <w:szCs w:val="20"/>
                </w:rPr>
                <w:t xml:space="preserve"> Count</w:t>
              </w:r>
            </w:ins>
          </w:p>
        </w:tc>
        <w:tc>
          <w:tcPr>
            <w:tcW w:w="960" w:type="dxa"/>
            <w:noWrap/>
            <w:hideMark/>
          </w:tcPr>
          <w:p w14:paraId="08EBE5D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91" w:author="Mr Richard P Williams" w:date="2016-10-03T22:42:00Z"/>
                <w:rFonts w:cs="Open Sans"/>
                <w:sz w:val="20"/>
                <w:szCs w:val="20"/>
              </w:rPr>
            </w:pPr>
            <w:ins w:id="2992" w:author="Mr Richard P Williams" w:date="2016-10-03T22:42:00Z">
              <w:r w:rsidRPr="00307A4C">
                <w:rPr>
                  <w:rFonts w:cs="Open Sans"/>
                  <w:sz w:val="20"/>
                  <w:szCs w:val="20"/>
                </w:rPr>
                <w:t>decimal</w:t>
              </w:r>
            </w:ins>
          </w:p>
        </w:tc>
        <w:tc>
          <w:tcPr>
            <w:tcW w:w="1175" w:type="dxa"/>
            <w:noWrap/>
            <w:hideMark/>
          </w:tcPr>
          <w:p w14:paraId="5CDE21C8"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93" w:author="Mr Richard P Williams" w:date="2016-10-03T22:42:00Z"/>
                <w:rFonts w:cs="Open Sans"/>
                <w:sz w:val="20"/>
                <w:szCs w:val="20"/>
              </w:rPr>
            </w:pPr>
            <w:ins w:id="2994" w:author="Mr Richard P Williams" w:date="2016-10-03T22:42:00Z">
              <w:r w:rsidRPr="00307A4C">
                <w:rPr>
                  <w:rFonts w:cs="Open Sans"/>
                  <w:sz w:val="20"/>
                  <w:szCs w:val="20"/>
                </w:rPr>
                <w:t>17</w:t>
              </w:r>
            </w:ins>
          </w:p>
        </w:tc>
        <w:tc>
          <w:tcPr>
            <w:tcW w:w="3725" w:type="dxa"/>
          </w:tcPr>
          <w:p w14:paraId="50C2CEF8"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2995" w:author="Mr Richard P Williams" w:date="2016-10-03T22:42:00Z"/>
                <w:rFonts w:cs="Open Sans"/>
                <w:sz w:val="20"/>
                <w:szCs w:val="20"/>
              </w:rPr>
            </w:pPr>
            <w:ins w:id="2996" w:author="Mr Richard P Williams" w:date="2016-10-03T22:42:00Z">
              <w:r>
                <w:rPr>
                  <w:rFonts w:cs="Open Sans"/>
                  <w:sz w:val="20"/>
                  <w:szCs w:val="20"/>
                </w:rPr>
                <w:t>The Count of On Hand at the end of the period</w:t>
              </w:r>
            </w:ins>
          </w:p>
        </w:tc>
      </w:tr>
      <w:tr w:rsidR="008F7B0C" w:rsidRPr="00307A4C" w14:paraId="7ADA3A90" w14:textId="77777777" w:rsidTr="008F7B0C">
        <w:trPr>
          <w:cnfStyle w:val="000000100000" w:firstRow="0" w:lastRow="0" w:firstColumn="0" w:lastColumn="0" w:oddVBand="0" w:evenVBand="0" w:oddHBand="1" w:evenHBand="0" w:firstRowFirstColumn="0" w:firstRowLastColumn="0" w:lastRowFirstColumn="0" w:lastRowLastColumn="0"/>
          <w:trHeight w:val="300"/>
          <w:ins w:id="299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8CE555A" w14:textId="77777777" w:rsidR="008F7B0C" w:rsidRPr="00307A4C" w:rsidRDefault="008F7B0C" w:rsidP="008F7B0C">
            <w:pPr>
              <w:rPr>
                <w:ins w:id="2998" w:author="Mr Richard P Williams" w:date="2016-10-03T22:42:00Z"/>
                <w:rFonts w:cs="Open Sans"/>
                <w:sz w:val="20"/>
                <w:szCs w:val="20"/>
              </w:rPr>
            </w:pPr>
            <w:ins w:id="2999" w:author="Mr Richard P Williams" w:date="2016-10-03T22:42:00Z">
              <w:r w:rsidRPr="00307A4C">
                <w:rPr>
                  <w:rFonts w:cs="Open Sans"/>
                  <w:sz w:val="20"/>
                  <w:szCs w:val="20"/>
                </w:rPr>
                <w:t>Begin</w:t>
              </w:r>
              <w:r>
                <w:rPr>
                  <w:rFonts w:cs="Open Sans"/>
                  <w:sz w:val="20"/>
                  <w:szCs w:val="20"/>
                </w:rPr>
                <w:t xml:space="preserve"> Value</w:t>
              </w:r>
            </w:ins>
          </w:p>
        </w:tc>
        <w:tc>
          <w:tcPr>
            <w:tcW w:w="960" w:type="dxa"/>
            <w:noWrap/>
            <w:hideMark/>
          </w:tcPr>
          <w:p w14:paraId="7EAD4FA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00" w:author="Mr Richard P Williams" w:date="2016-10-03T22:42:00Z"/>
                <w:rFonts w:cs="Open Sans"/>
                <w:sz w:val="20"/>
                <w:szCs w:val="20"/>
              </w:rPr>
            </w:pPr>
            <w:ins w:id="3001" w:author="Mr Richard P Williams" w:date="2016-10-03T22:42:00Z">
              <w:r w:rsidRPr="00307A4C">
                <w:rPr>
                  <w:rFonts w:cs="Open Sans"/>
                  <w:sz w:val="20"/>
                  <w:szCs w:val="20"/>
                </w:rPr>
                <w:t>money</w:t>
              </w:r>
            </w:ins>
          </w:p>
        </w:tc>
        <w:tc>
          <w:tcPr>
            <w:tcW w:w="1175" w:type="dxa"/>
            <w:noWrap/>
            <w:hideMark/>
          </w:tcPr>
          <w:p w14:paraId="59D5EACC"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02" w:author="Mr Richard P Williams" w:date="2016-10-03T22:42:00Z"/>
                <w:rFonts w:cs="Open Sans"/>
                <w:sz w:val="20"/>
                <w:szCs w:val="20"/>
              </w:rPr>
            </w:pPr>
            <w:ins w:id="3003" w:author="Mr Richard P Williams" w:date="2016-10-03T22:42:00Z">
              <w:r w:rsidRPr="00307A4C">
                <w:rPr>
                  <w:rFonts w:cs="Open Sans"/>
                  <w:sz w:val="20"/>
                  <w:szCs w:val="20"/>
                </w:rPr>
                <w:t>8</w:t>
              </w:r>
            </w:ins>
          </w:p>
        </w:tc>
        <w:tc>
          <w:tcPr>
            <w:tcW w:w="3725" w:type="dxa"/>
          </w:tcPr>
          <w:p w14:paraId="7E9D7D3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04" w:author="Mr Richard P Williams" w:date="2016-10-03T22:42:00Z"/>
                <w:rFonts w:cs="Open Sans"/>
                <w:sz w:val="20"/>
                <w:szCs w:val="20"/>
              </w:rPr>
            </w:pPr>
            <w:ins w:id="3005" w:author="Mr Richard P Williams" w:date="2016-10-03T22:42:00Z">
              <w:r>
                <w:rPr>
                  <w:rFonts w:cs="Open Sans"/>
                  <w:sz w:val="20"/>
                  <w:szCs w:val="20"/>
                </w:rPr>
                <w:t>The Total Value of On Hand at the beginning of the period</w:t>
              </w:r>
            </w:ins>
          </w:p>
        </w:tc>
      </w:tr>
      <w:tr w:rsidR="008F7B0C" w:rsidRPr="00307A4C" w14:paraId="5AE4133E" w14:textId="77777777" w:rsidTr="008F7B0C">
        <w:trPr>
          <w:trHeight w:val="300"/>
          <w:ins w:id="300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105A984" w14:textId="77777777" w:rsidR="008F7B0C" w:rsidRPr="00307A4C" w:rsidRDefault="008F7B0C" w:rsidP="008F7B0C">
            <w:pPr>
              <w:rPr>
                <w:ins w:id="3007" w:author="Mr Richard P Williams" w:date="2016-10-03T22:42:00Z"/>
                <w:rFonts w:cs="Open Sans"/>
                <w:sz w:val="20"/>
                <w:szCs w:val="20"/>
              </w:rPr>
            </w:pPr>
            <w:ins w:id="3008" w:author="Mr Richard P Williams" w:date="2016-10-03T22:42:00Z">
              <w:r w:rsidRPr="00307A4C">
                <w:rPr>
                  <w:rFonts w:cs="Open Sans"/>
                  <w:sz w:val="20"/>
                  <w:szCs w:val="20"/>
                </w:rPr>
                <w:t>End</w:t>
              </w:r>
              <w:r>
                <w:rPr>
                  <w:rFonts w:cs="Open Sans"/>
                  <w:sz w:val="20"/>
                  <w:szCs w:val="20"/>
                </w:rPr>
                <w:t xml:space="preserve"> Value</w:t>
              </w:r>
            </w:ins>
          </w:p>
        </w:tc>
        <w:tc>
          <w:tcPr>
            <w:tcW w:w="960" w:type="dxa"/>
            <w:noWrap/>
            <w:hideMark/>
          </w:tcPr>
          <w:p w14:paraId="7144E28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09" w:author="Mr Richard P Williams" w:date="2016-10-03T22:42:00Z"/>
                <w:rFonts w:cs="Open Sans"/>
                <w:sz w:val="20"/>
                <w:szCs w:val="20"/>
              </w:rPr>
            </w:pPr>
            <w:ins w:id="3010" w:author="Mr Richard P Williams" w:date="2016-10-03T22:42:00Z">
              <w:r w:rsidRPr="00307A4C">
                <w:rPr>
                  <w:rFonts w:cs="Open Sans"/>
                  <w:sz w:val="20"/>
                  <w:szCs w:val="20"/>
                </w:rPr>
                <w:t>money</w:t>
              </w:r>
            </w:ins>
          </w:p>
        </w:tc>
        <w:tc>
          <w:tcPr>
            <w:tcW w:w="1175" w:type="dxa"/>
            <w:noWrap/>
            <w:hideMark/>
          </w:tcPr>
          <w:p w14:paraId="7AB32A0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11" w:author="Mr Richard P Williams" w:date="2016-10-03T22:42:00Z"/>
                <w:rFonts w:cs="Open Sans"/>
                <w:sz w:val="20"/>
                <w:szCs w:val="20"/>
              </w:rPr>
            </w:pPr>
            <w:ins w:id="3012" w:author="Mr Richard P Williams" w:date="2016-10-03T22:42:00Z">
              <w:r w:rsidRPr="00307A4C">
                <w:rPr>
                  <w:rFonts w:cs="Open Sans"/>
                  <w:sz w:val="20"/>
                  <w:szCs w:val="20"/>
                </w:rPr>
                <w:t>8</w:t>
              </w:r>
            </w:ins>
          </w:p>
        </w:tc>
        <w:tc>
          <w:tcPr>
            <w:tcW w:w="3725" w:type="dxa"/>
          </w:tcPr>
          <w:p w14:paraId="465F8E54"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13" w:author="Mr Richard P Williams" w:date="2016-10-03T22:42:00Z"/>
                <w:rFonts w:cs="Open Sans"/>
                <w:sz w:val="20"/>
                <w:szCs w:val="20"/>
              </w:rPr>
            </w:pPr>
            <w:ins w:id="3014" w:author="Mr Richard P Williams" w:date="2016-10-03T22:42:00Z">
              <w:r>
                <w:rPr>
                  <w:rFonts w:cs="Open Sans"/>
                  <w:sz w:val="20"/>
                  <w:szCs w:val="20"/>
                </w:rPr>
                <w:t>The Total Value of On Hand at the end of the period</w:t>
              </w:r>
            </w:ins>
          </w:p>
        </w:tc>
      </w:tr>
      <w:tr w:rsidR="008F7B0C" w:rsidRPr="00307A4C" w14:paraId="76F6090C" w14:textId="77777777" w:rsidTr="008F7B0C">
        <w:trPr>
          <w:cnfStyle w:val="000000100000" w:firstRow="0" w:lastRow="0" w:firstColumn="0" w:lastColumn="0" w:oddVBand="0" w:evenVBand="0" w:oddHBand="1" w:evenHBand="0" w:firstRowFirstColumn="0" w:firstRowLastColumn="0" w:lastRowFirstColumn="0" w:lastRowLastColumn="0"/>
          <w:trHeight w:val="300"/>
          <w:ins w:id="301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AC30C7C" w14:textId="77777777" w:rsidR="008F7B0C" w:rsidRPr="00307A4C" w:rsidRDefault="008F7B0C" w:rsidP="008F7B0C">
            <w:pPr>
              <w:rPr>
                <w:ins w:id="3016" w:author="Mr Richard P Williams" w:date="2016-10-03T22:42:00Z"/>
                <w:rFonts w:cs="Open Sans"/>
                <w:sz w:val="20"/>
                <w:szCs w:val="20"/>
              </w:rPr>
            </w:pPr>
            <w:ins w:id="3017" w:author="Mr Richard P Williams" w:date="2016-10-03T22:42:00Z">
              <w:r>
                <w:rPr>
                  <w:rFonts w:cs="Open Sans"/>
                  <w:sz w:val="20"/>
                  <w:szCs w:val="20"/>
                </w:rPr>
                <w:t xml:space="preserve">Units Sold </w:t>
              </w:r>
              <w:proofErr w:type="gramStart"/>
              <w:r>
                <w:rPr>
                  <w:rFonts w:cs="Open Sans"/>
                  <w:sz w:val="20"/>
                  <w:szCs w:val="20"/>
                </w:rPr>
                <w:t>In</w:t>
              </w:r>
              <w:proofErr w:type="gramEnd"/>
              <w:r>
                <w:rPr>
                  <w:rFonts w:cs="Open Sans"/>
                  <w:sz w:val="20"/>
                  <w:szCs w:val="20"/>
                </w:rPr>
                <w:t xml:space="preserve"> Period</w:t>
              </w:r>
            </w:ins>
          </w:p>
        </w:tc>
        <w:tc>
          <w:tcPr>
            <w:tcW w:w="960" w:type="dxa"/>
            <w:noWrap/>
            <w:hideMark/>
          </w:tcPr>
          <w:p w14:paraId="27C2DE8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18" w:author="Mr Richard P Williams" w:date="2016-10-03T22:42:00Z"/>
                <w:rFonts w:cs="Open Sans"/>
                <w:sz w:val="20"/>
                <w:szCs w:val="20"/>
              </w:rPr>
            </w:pPr>
            <w:ins w:id="3019" w:author="Mr Richard P Williams" w:date="2016-10-03T22:42:00Z">
              <w:r w:rsidRPr="00307A4C">
                <w:rPr>
                  <w:rFonts w:cs="Open Sans"/>
                  <w:sz w:val="20"/>
                  <w:szCs w:val="20"/>
                </w:rPr>
                <w:t>small</w:t>
              </w:r>
              <w:del w:id="3020" w:author="Richard Willaims" w:date="2016-10-10T23:47:00Z">
                <w:r w:rsidRPr="00307A4C" w:rsidDel="002E038B">
                  <w:rPr>
                    <w:rFonts w:cs="Open Sans"/>
                    <w:sz w:val="20"/>
                    <w:szCs w:val="20"/>
                  </w:rPr>
                  <w:delText>int</w:delText>
                </w:r>
              </w:del>
            </w:ins>
            <w:ins w:id="3021" w:author="Richard Willaims" w:date="2016-10-10T23:47:00Z">
              <w:r w:rsidR="002E038B">
                <w:rPr>
                  <w:rFonts w:cs="Open Sans"/>
                  <w:sz w:val="20"/>
                  <w:szCs w:val="20"/>
                </w:rPr>
                <w:t>Numeric</w:t>
              </w:r>
            </w:ins>
          </w:p>
        </w:tc>
        <w:tc>
          <w:tcPr>
            <w:tcW w:w="1175" w:type="dxa"/>
            <w:noWrap/>
            <w:hideMark/>
          </w:tcPr>
          <w:p w14:paraId="79DF565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22" w:author="Mr Richard P Williams" w:date="2016-10-03T22:42:00Z"/>
                <w:rFonts w:cs="Open Sans"/>
                <w:sz w:val="20"/>
                <w:szCs w:val="20"/>
              </w:rPr>
            </w:pPr>
            <w:ins w:id="3023" w:author="Mr Richard P Williams" w:date="2016-10-03T22:42:00Z">
              <w:r w:rsidRPr="00307A4C">
                <w:rPr>
                  <w:rFonts w:cs="Open Sans"/>
                  <w:sz w:val="20"/>
                  <w:szCs w:val="20"/>
                </w:rPr>
                <w:t>2</w:t>
              </w:r>
            </w:ins>
          </w:p>
        </w:tc>
        <w:tc>
          <w:tcPr>
            <w:tcW w:w="3725" w:type="dxa"/>
          </w:tcPr>
          <w:p w14:paraId="07FFAF5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24" w:author="Mr Richard P Williams" w:date="2016-10-03T22:42:00Z"/>
                <w:rFonts w:cs="Open Sans"/>
                <w:sz w:val="20"/>
                <w:szCs w:val="20"/>
              </w:rPr>
            </w:pPr>
            <w:ins w:id="3025" w:author="Mr Richard P Williams" w:date="2016-10-03T22:42:00Z">
              <w:r>
                <w:rPr>
                  <w:rFonts w:cs="Open Sans"/>
                  <w:sz w:val="20"/>
                  <w:szCs w:val="20"/>
                </w:rPr>
                <w:t>Total Number Units Sold in The Period</w:t>
              </w:r>
            </w:ins>
          </w:p>
        </w:tc>
      </w:tr>
      <w:tr w:rsidR="008F7B0C" w:rsidRPr="00307A4C" w14:paraId="1162618D" w14:textId="77777777" w:rsidTr="008F7B0C">
        <w:trPr>
          <w:trHeight w:val="300"/>
          <w:ins w:id="302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7C601E7" w14:textId="77777777" w:rsidR="008F7B0C" w:rsidRPr="00307A4C" w:rsidRDefault="008F7B0C" w:rsidP="008F7B0C">
            <w:pPr>
              <w:rPr>
                <w:ins w:id="3027" w:author="Mr Richard P Williams" w:date="2016-10-03T22:42:00Z"/>
                <w:rFonts w:cs="Open Sans"/>
                <w:sz w:val="20"/>
                <w:szCs w:val="20"/>
              </w:rPr>
            </w:pPr>
            <w:ins w:id="3028" w:author="Mr Richard P Williams" w:date="2016-10-03T22:42:00Z">
              <w:r>
                <w:rPr>
                  <w:rFonts w:cs="Open Sans"/>
                  <w:sz w:val="20"/>
                  <w:szCs w:val="20"/>
                </w:rPr>
                <w:t xml:space="preserve">Amount Sold </w:t>
              </w:r>
              <w:proofErr w:type="gramStart"/>
              <w:r>
                <w:rPr>
                  <w:rFonts w:cs="Open Sans"/>
                  <w:sz w:val="20"/>
                  <w:szCs w:val="20"/>
                </w:rPr>
                <w:t>In</w:t>
              </w:r>
              <w:proofErr w:type="gramEnd"/>
              <w:r>
                <w:rPr>
                  <w:rFonts w:cs="Open Sans"/>
                  <w:sz w:val="20"/>
                  <w:szCs w:val="20"/>
                </w:rPr>
                <w:t xml:space="preserve"> Period</w:t>
              </w:r>
            </w:ins>
          </w:p>
        </w:tc>
        <w:tc>
          <w:tcPr>
            <w:tcW w:w="960" w:type="dxa"/>
            <w:noWrap/>
            <w:hideMark/>
          </w:tcPr>
          <w:p w14:paraId="6243CE2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29" w:author="Mr Richard P Williams" w:date="2016-10-03T22:42:00Z"/>
                <w:rFonts w:cs="Open Sans"/>
                <w:sz w:val="20"/>
                <w:szCs w:val="20"/>
              </w:rPr>
            </w:pPr>
            <w:ins w:id="3030" w:author="Mr Richard P Williams" w:date="2016-10-03T22:42:00Z">
              <w:r w:rsidRPr="00307A4C">
                <w:rPr>
                  <w:rFonts w:cs="Open Sans"/>
                  <w:sz w:val="20"/>
                  <w:szCs w:val="20"/>
                </w:rPr>
                <w:t>money</w:t>
              </w:r>
            </w:ins>
          </w:p>
        </w:tc>
        <w:tc>
          <w:tcPr>
            <w:tcW w:w="1175" w:type="dxa"/>
            <w:noWrap/>
            <w:hideMark/>
          </w:tcPr>
          <w:p w14:paraId="5E48F38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31" w:author="Mr Richard P Williams" w:date="2016-10-03T22:42:00Z"/>
                <w:rFonts w:cs="Open Sans"/>
                <w:sz w:val="20"/>
                <w:szCs w:val="20"/>
              </w:rPr>
            </w:pPr>
            <w:ins w:id="3032" w:author="Mr Richard P Williams" w:date="2016-10-03T22:42:00Z">
              <w:r w:rsidRPr="00307A4C">
                <w:rPr>
                  <w:rFonts w:cs="Open Sans"/>
                  <w:sz w:val="20"/>
                  <w:szCs w:val="20"/>
                </w:rPr>
                <w:t>8</w:t>
              </w:r>
            </w:ins>
          </w:p>
        </w:tc>
        <w:tc>
          <w:tcPr>
            <w:tcW w:w="3725" w:type="dxa"/>
          </w:tcPr>
          <w:p w14:paraId="2FB36CD1"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33" w:author="Mr Richard P Williams" w:date="2016-10-03T22:42:00Z"/>
                <w:rFonts w:cs="Open Sans"/>
                <w:sz w:val="20"/>
                <w:szCs w:val="20"/>
              </w:rPr>
            </w:pPr>
            <w:ins w:id="3034" w:author="Mr Richard P Williams" w:date="2016-10-03T22:42:00Z">
              <w:r>
                <w:rPr>
                  <w:rFonts w:cs="Open Sans"/>
                  <w:sz w:val="20"/>
                  <w:szCs w:val="20"/>
                </w:rPr>
                <w:t>Total value Sold in the period</w:t>
              </w:r>
            </w:ins>
          </w:p>
        </w:tc>
      </w:tr>
      <w:tr w:rsidR="008F7B0C" w:rsidRPr="00307A4C" w14:paraId="0BBA443A" w14:textId="77777777" w:rsidTr="008F7B0C">
        <w:trPr>
          <w:cnfStyle w:val="000000100000" w:firstRow="0" w:lastRow="0" w:firstColumn="0" w:lastColumn="0" w:oddVBand="0" w:evenVBand="0" w:oddHBand="1" w:evenHBand="0" w:firstRowFirstColumn="0" w:firstRowLastColumn="0" w:lastRowFirstColumn="0" w:lastRowLastColumn="0"/>
          <w:trHeight w:val="300"/>
          <w:ins w:id="303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645069D" w14:textId="77777777" w:rsidR="008F7B0C" w:rsidRPr="00307A4C" w:rsidRDefault="008F7B0C" w:rsidP="008F7B0C">
            <w:pPr>
              <w:rPr>
                <w:ins w:id="3036" w:author="Mr Richard P Williams" w:date="2016-10-03T22:42:00Z"/>
                <w:rFonts w:cs="Open Sans"/>
                <w:sz w:val="20"/>
                <w:szCs w:val="20"/>
              </w:rPr>
            </w:pPr>
            <w:ins w:id="3037" w:author="Mr Richard P Williams" w:date="2016-10-03T22:42:00Z">
              <w:r>
                <w:rPr>
                  <w:rFonts w:cs="Open Sans"/>
                  <w:sz w:val="20"/>
                  <w:szCs w:val="20"/>
                </w:rPr>
                <w:t>Units Received</w:t>
              </w:r>
            </w:ins>
          </w:p>
        </w:tc>
        <w:tc>
          <w:tcPr>
            <w:tcW w:w="960" w:type="dxa"/>
            <w:noWrap/>
            <w:hideMark/>
          </w:tcPr>
          <w:p w14:paraId="211B64D7"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38" w:author="Mr Richard P Williams" w:date="2016-10-03T22:42:00Z"/>
                <w:rFonts w:cs="Open Sans"/>
                <w:sz w:val="20"/>
                <w:szCs w:val="20"/>
              </w:rPr>
            </w:pPr>
            <w:ins w:id="3039" w:author="Mr Richard P Williams" w:date="2016-10-03T22:42:00Z">
              <w:r w:rsidRPr="00307A4C">
                <w:rPr>
                  <w:rFonts w:cs="Open Sans"/>
                  <w:sz w:val="20"/>
                  <w:szCs w:val="20"/>
                </w:rPr>
                <w:t>decimal</w:t>
              </w:r>
            </w:ins>
          </w:p>
        </w:tc>
        <w:tc>
          <w:tcPr>
            <w:tcW w:w="1175" w:type="dxa"/>
            <w:noWrap/>
            <w:hideMark/>
          </w:tcPr>
          <w:p w14:paraId="32F8619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40" w:author="Mr Richard P Williams" w:date="2016-10-03T22:42:00Z"/>
                <w:rFonts w:cs="Open Sans"/>
                <w:sz w:val="20"/>
                <w:szCs w:val="20"/>
              </w:rPr>
            </w:pPr>
            <w:ins w:id="3041" w:author="Mr Richard P Williams" w:date="2016-10-03T22:42:00Z">
              <w:r w:rsidRPr="00307A4C">
                <w:rPr>
                  <w:rFonts w:cs="Open Sans"/>
                  <w:sz w:val="20"/>
                  <w:szCs w:val="20"/>
                </w:rPr>
                <w:t>17</w:t>
              </w:r>
            </w:ins>
          </w:p>
        </w:tc>
        <w:tc>
          <w:tcPr>
            <w:tcW w:w="3725" w:type="dxa"/>
          </w:tcPr>
          <w:p w14:paraId="7DC50E1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42" w:author="Mr Richard P Williams" w:date="2016-10-03T22:42:00Z"/>
                <w:rFonts w:cs="Open Sans"/>
                <w:sz w:val="20"/>
                <w:szCs w:val="20"/>
              </w:rPr>
            </w:pPr>
            <w:ins w:id="3043" w:author="Mr Richard P Williams" w:date="2016-10-03T22:42:00Z">
              <w:r>
                <w:rPr>
                  <w:rFonts w:cs="Open Sans"/>
                  <w:sz w:val="20"/>
                  <w:szCs w:val="20"/>
                </w:rPr>
                <w:t>Total Number of Units Received in the Period</w:t>
              </w:r>
            </w:ins>
          </w:p>
        </w:tc>
      </w:tr>
      <w:tr w:rsidR="008F7B0C" w:rsidRPr="00307A4C" w14:paraId="6FD9E215" w14:textId="77777777" w:rsidTr="008F7B0C">
        <w:trPr>
          <w:trHeight w:val="300"/>
          <w:ins w:id="304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3D81DA5" w14:textId="77777777" w:rsidR="008F7B0C" w:rsidRPr="00307A4C" w:rsidRDefault="008F7B0C" w:rsidP="008F7B0C">
            <w:pPr>
              <w:rPr>
                <w:ins w:id="3045" w:author="Mr Richard P Williams" w:date="2016-10-03T22:42:00Z"/>
                <w:rFonts w:cs="Open Sans"/>
                <w:sz w:val="20"/>
                <w:szCs w:val="20"/>
              </w:rPr>
            </w:pPr>
            <w:ins w:id="3046" w:author="Mr Richard P Williams" w:date="2016-10-03T22:42:00Z">
              <w:r>
                <w:rPr>
                  <w:rFonts w:cs="Open Sans"/>
                  <w:sz w:val="20"/>
                  <w:szCs w:val="20"/>
                </w:rPr>
                <w:t>Amount Received</w:t>
              </w:r>
            </w:ins>
          </w:p>
        </w:tc>
        <w:tc>
          <w:tcPr>
            <w:tcW w:w="960" w:type="dxa"/>
            <w:noWrap/>
            <w:hideMark/>
          </w:tcPr>
          <w:p w14:paraId="14F5FBB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47" w:author="Mr Richard P Williams" w:date="2016-10-03T22:42:00Z"/>
                <w:rFonts w:cs="Open Sans"/>
                <w:sz w:val="20"/>
                <w:szCs w:val="20"/>
              </w:rPr>
            </w:pPr>
            <w:ins w:id="3048" w:author="Mr Richard P Williams" w:date="2016-10-03T22:42:00Z">
              <w:r w:rsidRPr="00307A4C">
                <w:rPr>
                  <w:rFonts w:cs="Open Sans"/>
                  <w:sz w:val="20"/>
                  <w:szCs w:val="20"/>
                </w:rPr>
                <w:t>money</w:t>
              </w:r>
            </w:ins>
          </w:p>
        </w:tc>
        <w:tc>
          <w:tcPr>
            <w:tcW w:w="1175" w:type="dxa"/>
            <w:noWrap/>
            <w:hideMark/>
          </w:tcPr>
          <w:p w14:paraId="3BC74F5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49" w:author="Mr Richard P Williams" w:date="2016-10-03T22:42:00Z"/>
                <w:rFonts w:cs="Open Sans"/>
                <w:sz w:val="20"/>
                <w:szCs w:val="20"/>
              </w:rPr>
            </w:pPr>
            <w:ins w:id="3050" w:author="Mr Richard P Williams" w:date="2016-10-03T22:42:00Z">
              <w:r w:rsidRPr="00307A4C">
                <w:rPr>
                  <w:rFonts w:cs="Open Sans"/>
                  <w:sz w:val="20"/>
                  <w:szCs w:val="20"/>
                </w:rPr>
                <w:t>8</w:t>
              </w:r>
            </w:ins>
          </w:p>
        </w:tc>
        <w:tc>
          <w:tcPr>
            <w:tcW w:w="3725" w:type="dxa"/>
          </w:tcPr>
          <w:p w14:paraId="683C641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51" w:author="Mr Richard P Williams" w:date="2016-10-03T22:42:00Z"/>
                <w:rFonts w:cs="Open Sans"/>
                <w:sz w:val="20"/>
                <w:szCs w:val="20"/>
              </w:rPr>
            </w:pPr>
            <w:ins w:id="3052" w:author="Mr Richard P Williams" w:date="2016-10-03T22:42:00Z">
              <w:r>
                <w:rPr>
                  <w:rFonts w:cs="Open Sans"/>
                  <w:sz w:val="20"/>
                  <w:szCs w:val="20"/>
                </w:rPr>
                <w:t>The Total value of Item received</w:t>
              </w:r>
            </w:ins>
          </w:p>
        </w:tc>
      </w:tr>
      <w:tr w:rsidR="008F7B0C" w:rsidRPr="00307A4C" w14:paraId="0D3461D9" w14:textId="77777777" w:rsidTr="008F7B0C">
        <w:trPr>
          <w:cnfStyle w:val="000000100000" w:firstRow="0" w:lastRow="0" w:firstColumn="0" w:lastColumn="0" w:oddVBand="0" w:evenVBand="0" w:oddHBand="1" w:evenHBand="0" w:firstRowFirstColumn="0" w:firstRowLastColumn="0" w:lastRowFirstColumn="0" w:lastRowLastColumn="0"/>
          <w:trHeight w:val="300"/>
          <w:ins w:id="305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4C34441" w14:textId="77777777" w:rsidR="008F7B0C" w:rsidRPr="00307A4C" w:rsidRDefault="008F7B0C" w:rsidP="008F7B0C">
            <w:pPr>
              <w:rPr>
                <w:ins w:id="3054" w:author="Mr Richard P Williams" w:date="2016-10-03T22:42:00Z"/>
                <w:rFonts w:cs="Open Sans"/>
                <w:sz w:val="20"/>
                <w:szCs w:val="20"/>
              </w:rPr>
            </w:pPr>
            <w:ins w:id="3055" w:author="Mr Richard P Williams" w:date="2016-10-03T22:42:00Z">
              <w:r>
                <w:rPr>
                  <w:rFonts w:cs="Open Sans"/>
                  <w:sz w:val="20"/>
                  <w:szCs w:val="20"/>
                </w:rPr>
                <w:t xml:space="preserve">Case / Pallets Orders </w:t>
              </w:r>
            </w:ins>
          </w:p>
        </w:tc>
        <w:tc>
          <w:tcPr>
            <w:tcW w:w="960" w:type="dxa"/>
            <w:noWrap/>
            <w:hideMark/>
          </w:tcPr>
          <w:p w14:paraId="221E389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56" w:author="Mr Richard P Williams" w:date="2016-10-03T22:42:00Z"/>
                <w:rFonts w:cs="Open Sans"/>
                <w:sz w:val="20"/>
                <w:szCs w:val="20"/>
              </w:rPr>
            </w:pPr>
            <w:ins w:id="3057" w:author="Mr Richard P Williams" w:date="2016-10-03T22:42:00Z">
              <w:r w:rsidRPr="00307A4C">
                <w:rPr>
                  <w:rFonts w:cs="Open Sans"/>
                  <w:sz w:val="20"/>
                  <w:szCs w:val="20"/>
                </w:rPr>
                <w:t>decimal</w:t>
              </w:r>
            </w:ins>
          </w:p>
        </w:tc>
        <w:tc>
          <w:tcPr>
            <w:tcW w:w="1175" w:type="dxa"/>
            <w:noWrap/>
            <w:hideMark/>
          </w:tcPr>
          <w:p w14:paraId="7C6D136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58" w:author="Mr Richard P Williams" w:date="2016-10-03T22:42:00Z"/>
                <w:rFonts w:cs="Open Sans"/>
                <w:sz w:val="20"/>
                <w:szCs w:val="20"/>
              </w:rPr>
            </w:pPr>
            <w:ins w:id="3059" w:author="Mr Richard P Williams" w:date="2016-10-03T22:42:00Z">
              <w:r w:rsidRPr="00307A4C">
                <w:rPr>
                  <w:rFonts w:cs="Open Sans"/>
                  <w:sz w:val="20"/>
                  <w:szCs w:val="20"/>
                </w:rPr>
                <w:t>17</w:t>
              </w:r>
            </w:ins>
          </w:p>
        </w:tc>
        <w:tc>
          <w:tcPr>
            <w:tcW w:w="3725" w:type="dxa"/>
          </w:tcPr>
          <w:p w14:paraId="7F8E3280"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60" w:author="Mr Richard P Williams" w:date="2016-10-03T22:42:00Z"/>
                <w:rFonts w:cs="Open Sans"/>
                <w:sz w:val="20"/>
                <w:szCs w:val="20"/>
              </w:rPr>
            </w:pPr>
            <w:ins w:id="3061" w:author="Mr Richard P Williams" w:date="2016-10-03T22:42:00Z">
              <w:r>
                <w:rPr>
                  <w:rFonts w:cs="Open Sans"/>
                  <w:sz w:val="20"/>
                  <w:szCs w:val="20"/>
                </w:rPr>
                <w:t>The Number of Cases and Pallets Ordered</w:t>
              </w:r>
            </w:ins>
          </w:p>
        </w:tc>
      </w:tr>
      <w:tr w:rsidR="008F7B0C" w:rsidRPr="00307A4C" w14:paraId="0DAAFD9A" w14:textId="77777777" w:rsidTr="008F7B0C">
        <w:trPr>
          <w:trHeight w:val="300"/>
          <w:ins w:id="306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D9A735C" w14:textId="77777777" w:rsidR="008F7B0C" w:rsidRPr="00307A4C" w:rsidRDefault="008F7B0C" w:rsidP="008F7B0C">
            <w:pPr>
              <w:rPr>
                <w:ins w:id="3063" w:author="Mr Richard P Williams" w:date="2016-10-03T22:42:00Z"/>
                <w:rFonts w:cs="Open Sans"/>
                <w:sz w:val="20"/>
                <w:szCs w:val="20"/>
              </w:rPr>
            </w:pPr>
            <w:ins w:id="3064" w:author="Mr Richard P Williams" w:date="2016-10-03T22:42:00Z">
              <w:r>
                <w:rPr>
                  <w:rFonts w:cs="Open Sans"/>
                  <w:sz w:val="20"/>
                  <w:szCs w:val="20"/>
                </w:rPr>
                <w:t>Case Value / Pallet Value Order</w:t>
              </w:r>
            </w:ins>
          </w:p>
        </w:tc>
        <w:tc>
          <w:tcPr>
            <w:tcW w:w="960" w:type="dxa"/>
            <w:noWrap/>
            <w:hideMark/>
          </w:tcPr>
          <w:p w14:paraId="19486CB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65" w:author="Mr Richard P Williams" w:date="2016-10-03T22:42:00Z"/>
                <w:rFonts w:cs="Open Sans"/>
                <w:sz w:val="20"/>
                <w:szCs w:val="20"/>
              </w:rPr>
            </w:pPr>
            <w:ins w:id="3066" w:author="Mr Richard P Williams" w:date="2016-10-03T22:42:00Z">
              <w:r w:rsidRPr="00307A4C">
                <w:rPr>
                  <w:rFonts w:cs="Open Sans"/>
                  <w:sz w:val="20"/>
                  <w:szCs w:val="20"/>
                </w:rPr>
                <w:t>money</w:t>
              </w:r>
            </w:ins>
          </w:p>
        </w:tc>
        <w:tc>
          <w:tcPr>
            <w:tcW w:w="1175" w:type="dxa"/>
            <w:noWrap/>
            <w:hideMark/>
          </w:tcPr>
          <w:p w14:paraId="0A8039B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67" w:author="Mr Richard P Williams" w:date="2016-10-03T22:42:00Z"/>
                <w:rFonts w:cs="Open Sans"/>
                <w:sz w:val="20"/>
                <w:szCs w:val="20"/>
              </w:rPr>
            </w:pPr>
            <w:ins w:id="3068" w:author="Mr Richard P Williams" w:date="2016-10-03T22:42:00Z">
              <w:r w:rsidRPr="00307A4C">
                <w:rPr>
                  <w:rFonts w:cs="Open Sans"/>
                  <w:sz w:val="20"/>
                  <w:szCs w:val="20"/>
                </w:rPr>
                <w:t>8</w:t>
              </w:r>
            </w:ins>
          </w:p>
        </w:tc>
        <w:tc>
          <w:tcPr>
            <w:tcW w:w="3725" w:type="dxa"/>
          </w:tcPr>
          <w:p w14:paraId="743418DE"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69" w:author="Mr Richard P Williams" w:date="2016-10-03T22:42:00Z"/>
                <w:rFonts w:cs="Open Sans"/>
                <w:sz w:val="20"/>
                <w:szCs w:val="20"/>
              </w:rPr>
            </w:pPr>
            <w:ins w:id="3070" w:author="Mr Richard P Williams" w:date="2016-10-03T22:42:00Z">
              <w:r>
                <w:rPr>
                  <w:rFonts w:cs="Open Sans"/>
                  <w:sz w:val="20"/>
                  <w:szCs w:val="20"/>
                </w:rPr>
                <w:t>The value of Cases and Pallets Ordered</w:t>
              </w:r>
            </w:ins>
          </w:p>
        </w:tc>
      </w:tr>
      <w:tr w:rsidR="008F7B0C" w:rsidRPr="00307A4C" w14:paraId="27239743" w14:textId="77777777" w:rsidTr="008F7B0C">
        <w:trPr>
          <w:cnfStyle w:val="000000100000" w:firstRow="0" w:lastRow="0" w:firstColumn="0" w:lastColumn="0" w:oddVBand="0" w:evenVBand="0" w:oddHBand="1" w:evenHBand="0" w:firstRowFirstColumn="0" w:firstRowLastColumn="0" w:lastRowFirstColumn="0" w:lastRowLastColumn="0"/>
          <w:trHeight w:val="300"/>
          <w:ins w:id="307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3CFC7A5" w14:textId="77777777" w:rsidR="008F7B0C" w:rsidRPr="00307A4C" w:rsidRDefault="008F7B0C" w:rsidP="008F7B0C">
            <w:pPr>
              <w:rPr>
                <w:ins w:id="3072" w:author="Mr Richard P Williams" w:date="2016-10-03T22:42:00Z"/>
                <w:rFonts w:cs="Open Sans"/>
                <w:sz w:val="20"/>
                <w:szCs w:val="20"/>
              </w:rPr>
            </w:pPr>
            <w:ins w:id="3073" w:author="Mr Richard P Williams" w:date="2016-10-03T22:42:00Z">
              <w:r w:rsidRPr="00307A4C">
                <w:rPr>
                  <w:rFonts w:cs="Open Sans"/>
                  <w:sz w:val="20"/>
                  <w:szCs w:val="20"/>
                </w:rPr>
                <w:t>ReclaimQty</w:t>
              </w:r>
            </w:ins>
          </w:p>
        </w:tc>
        <w:tc>
          <w:tcPr>
            <w:tcW w:w="960" w:type="dxa"/>
            <w:noWrap/>
            <w:hideMark/>
          </w:tcPr>
          <w:p w14:paraId="052B08D2"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74" w:author="Mr Richard P Williams" w:date="2016-10-03T22:42:00Z"/>
                <w:rFonts w:cs="Open Sans"/>
                <w:sz w:val="20"/>
                <w:szCs w:val="20"/>
              </w:rPr>
            </w:pPr>
            <w:ins w:id="3075" w:author="Mr Richard P Williams" w:date="2016-10-03T22:42:00Z">
              <w:r w:rsidRPr="00307A4C">
                <w:rPr>
                  <w:rFonts w:cs="Open Sans"/>
                  <w:sz w:val="20"/>
                  <w:szCs w:val="20"/>
                </w:rPr>
                <w:t>decimal</w:t>
              </w:r>
            </w:ins>
          </w:p>
        </w:tc>
        <w:tc>
          <w:tcPr>
            <w:tcW w:w="1175" w:type="dxa"/>
            <w:noWrap/>
            <w:hideMark/>
          </w:tcPr>
          <w:p w14:paraId="5EFE07C6"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76" w:author="Mr Richard P Williams" w:date="2016-10-03T22:42:00Z"/>
                <w:rFonts w:cs="Open Sans"/>
                <w:sz w:val="20"/>
                <w:szCs w:val="20"/>
              </w:rPr>
            </w:pPr>
            <w:ins w:id="3077" w:author="Mr Richard P Williams" w:date="2016-10-03T22:42:00Z">
              <w:r w:rsidRPr="00307A4C">
                <w:rPr>
                  <w:rFonts w:cs="Open Sans"/>
                  <w:sz w:val="20"/>
                  <w:szCs w:val="20"/>
                </w:rPr>
                <w:t>17</w:t>
              </w:r>
            </w:ins>
          </w:p>
        </w:tc>
        <w:tc>
          <w:tcPr>
            <w:tcW w:w="3725" w:type="dxa"/>
          </w:tcPr>
          <w:p w14:paraId="527D2C91"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78" w:author="Mr Richard P Williams" w:date="2016-10-03T22:42:00Z"/>
                <w:rFonts w:cs="Open Sans"/>
                <w:sz w:val="20"/>
                <w:szCs w:val="20"/>
              </w:rPr>
            </w:pPr>
          </w:p>
        </w:tc>
      </w:tr>
      <w:tr w:rsidR="008F7B0C" w:rsidRPr="00307A4C" w14:paraId="691AF487" w14:textId="77777777" w:rsidTr="008F7B0C">
        <w:trPr>
          <w:trHeight w:val="300"/>
          <w:ins w:id="307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B6E9DFD" w14:textId="77777777" w:rsidR="008F7B0C" w:rsidRPr="00307A4C" w:rsidRDefault="008F7B0C" w:rsidP="008F7B0C">
            <w:pPr>
              <w:rPr>
                <w:ins w:id="3080" w:author="Mr Richard P Williams" w:date="2016-10-03T22:42:00Z"/>
                <w:rFonts w:cs="Open Sans"/>
                <w:sz w:val="20"/>
                <w:szCs w:val="20"/>
              </w:rPr>
            </w:pPr>
            <w:ins w:id="3081" w:author="Mr Richard P Williams" w:date="2016-10-03T22:42:00Z">
              <w:r w:rsidRPr="00307A4C">
                <w:rPr>
                  <w:rFonts w:cs="Open Sans"/>
                  <w:sz w:val="20"/>
                  <w:szCs w:val="20"/>
                </w:rPr>
                <w:t>FullRetailReclaimAmt</w:t>
              </w:r>
            </w:ins>
          </w:p>
        </w:tc>
        <w:tc>
          <w:tcPr>
            <w:tcW w:w="960" w:type="dxa"/>
            <w:noWrap/>
            <w:hideMark/>
          </w:tcPr>
          <w:p w14:paraId="7DAFB2AC"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82" w:author="Mr Richard P Williams" w:date="2016-10-03T22:42:00Z"/>
                <w:rFonts w:cs="Open Sans"/>
                <w:sz w:val="20"/>
                <w:szCs w:val="20"/>
              </w:rPr>
            </w:pPr>
            <w:ins w:id="3083" w:author="Mr Richard P Williams" w:date="2016-10-03T22:42:00Z">
              <w:r w:rsidRPr="00307A4C">
                <w:rPr>
                  <w:rFonts w:cs="Open Sans"/>
                  <w:sz w:val="20"/>
                  <w:szCs w:val="20"/>
                </w:rPr>
                <w:t>money</w:t>
              </w:r>
            </w:ins>
          </w:p>
        </w:tc>
        <w:tc>
          <w:tcPr>
            <w:tcW w:w="1175" w:type="dxa"/>
            <w:noWrap/>
            <w:hideMark/>
          </w:tcPr>
          <w:p w14:paraId="5866606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84" w:author="Mr Richard P Williams" w:date="2016-10-03T22:42:00Z"/>
                <w:rFonts w:cs="Open Sans"/>
                <w:sz w:val="20"/>
                <w:szCs w:val="20"/>
              </w:rPr>
            </w:pPr>
            <w:ins w:id="3085" w:author="Mr Richard P Williams" w:date="2016-10-03T22:42:00Z">
              <w:r w:rsidRPr="00307A4C">
                <w:rPr>
                  <w:rFonts w:cs="Open Sans"/>
                  <w:sz w:val="20"/>
                  <w:szCs w:val="20"/>
                </w:rPr>
                <w:t>8</w:t>
              </w:r>
            </w:ins>
          </w:p>
        </w:tc>
        <w:tc>
          <w:tcPr>
            <w:tcW w:w="3725" w:type="dxa"/>
          </w:tcPr>
          <w:p w14:paraId="6A8E1DD2"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86" w:author="Mr Richard P Williams" w:date="2016-10-03T22:42:00Z"/>
                <w:rFonts w:cs="Open Sans"/>
                <w:sz w:val="20"/>
                <w:szCs w:val="20"/>
              </w:rPr>
            </w:pPr>
          </w:p>
        </w:tc>
      </w:tr>
      <w:tr w:rsidR="008F7B0C" w:rsidRPr="00307A4C" w14:paraId="14FDA7D7" w14:textId="77777777" w:rsidTr="008F7B0C">
        <w:trPr>
          <w:cnfStyle w:val="000000100000" w:firstRow="0" w:lastRow="0" w:firstColumn="0" w:lastColumn="0" w:oddVBand="0" w:evenVBand="0" w:oddHBand="1" w:evenHBand="0" w:firstRowFirstColumn="0" w:firstRowLastColumn="0" w:lastRowFirstColumn="0" w:lastRowLastColumn="0"/>
          <w:trHeight w:val="300"/>
          <w:ins w:id="308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A23C6D1" w14:textId="77777777" w:rsidR="008F7B0C" w:rsidRPr="00307A4C" w:rsidRDefault="008F7B0C" w:rsidP="008F7B0C">
            <w:pPr>
              <w:rPr>
                <w:ins w:id="3088" w:author="Mr Richard P Williams" w:date="2016-10-03T22:42:00Z"/>
                <w:rFonts w:cs="Open Sans"/>
                <w:sz w:val="20"/>
                <w:szCs w:val="20"/>
              </w:rPr>
            </w:pPr>
            <w:ins w:id="3089" w:author="Mr Richard P Williams" w:date="2016-10-03T22:42:00Z">
              <w:r w:rsidRPr="00307A4C">
                <w:rPr>
                  <w:rFonts w:cs="Open Sans"/>
                  <w:sz w:val="20"/>
                  <w:szCs w:val="20"/>
                </w:rPr>
                <w:t>DiscardQty</w:t>
              </w:r>
            </w:ins>
          </w:p>
        </w:tc>
        <w:tc>
          <w:tcPr>
            <w:tcW w:w="960" w:type="dxa"/>
            <w:noWrap/>
            <w:hideMark/>
          </w:tcPr>
          <w:p w14:paraId="598F2FB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90" w:author="Mr Richard P Williams" w:date="2016-10-03T22:42:00Z"/>
                <w:rFonts w:cs="Open Sans"/>
                <w:sz w:val="20"/>
                <w:szCs w:val="20"/>
              </w:rPr>
            </w:pPr>
            <w:ins w:id="3091" w:author="Mr Richard P Williams" w:date="2016-10-03T22:42:00Z">
              <w:r w:rsidRPr="00307A4C">
                <w:rPr>
                  <w:rFonts w:cs="Open Sans"/>
                  <w:sz w:val="20"/>
                  <w:szCs w:val="20"/>
                </w:rPr>
                <w:t>decimal</w:t>
              </w:r>
            </w:ins>
          </w:p>
        </w:tc>
        <w:tc>
          <w:tcPr>
            <w:tcW w:w="1175" w:type="dxa"/>
            <w:noWrap/>
            <w:hideMark/>
          </w:tcPr>
          <w:p w14:paraId="65267FF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92" w:author="Mr Richard P Williams" w:date="2016-10-03T22:42:00Z"/>
                <w:rFonts w:cs="Open Sans"/>
                <w:sz w:val="20"/>
                <w:szCs w:val="20"/>
              </w:rPr>
            </w:pPr>
            <w:ins w:id="3093" w:author="Mr Richard P Williams" w:date="2016-10-03T22:42:00Z">
              <w:r w:rsidRPr="00307A4C">
                <w:rPr>
                  <w:rFonts w:cs="Open Sans"/>
                  <w:sz w:val="20"/>
                  <w:szCs w:val="20"/>
                </w:rPr>
                <w:t>17</w:t>
              </w:r>
            </w:ins>
          </w:p>
        </w:tc>
        <w:tc>
          <w:tcPr>
            <w:tcW w:w="3725" w:type="dxa"/>
          </w:tcPr>
          <w:p w14:paraId="1108ADB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094" w:author="Mr Richard P Williams" w:date="2016-10-03T22:42:00Z"/>
                <w:rFonts w:cs="Open Sans"/>
                <w:sz w:val="20"/>
                <w:szCs w:val="20"/>
              </w:rPr>
            </w:pPr>
          </w:p>
        </w:tc>
      </w:tr>
      <w:tr w:rsidR="008F7B0C" w:rsidRPr="00307A4C" w14:paraId="123E7276" w14:textId="77777777" w:rsidTr="008F7B0C">
        <w:trPr>
          <w:trHeight w:val="300"/>
          <w:ins w:id="309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21CB2D4" w14:textId="77777777" w:rsidR="008F7B0C" w:rsidRPr="00307A4C" w:rsidRDefault="008F7B0C" w:rsidP="008F7B0C">
            <w:pPr>
              <w:rPr>
                <w:ins w:id="3096" w:author="Mr Richard P Williams" w:date="2016-10-03T22:42:00Z"/>
                <w:rFonts w:cs="Open Sans"/>
                <w:sz w:val="20"/>
                <w:szCs w:val="20"/>
              </w:rPr>
            </w:pPr>
            <w:ins w:id="3097" w:author="Mr Richard P Williams" w:date="2016-10-03T22:42:00Z">
              <w:r w:rsidRPr="00307A4C">
                <w:rPr>
                  <w:rFonts w:cs="Open Sans"/>
                  <w:sz w:val="20"/>
                  <w:szCs w:val="20"/>
                </w:rPr>
                <w:t>FullRetailDiscardAmt</w:t>
              </w:r>
            </w:ins>
          </w:p>
        </w:tc>
        <w:tc>
          <w:tcPr>
            <w:tcW w:w="960" w:type="dxa"/>
            <w:noWrap/>
            <w:hideMark/>
          </w:tcPr>
          <w:p w14:paraId="0205530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098" w:author="Mr Richard P Williams" w:date="2016-10-03T22:42:00Z"/>
                <w:rFonts w:cs="Open Sans"/>
                <w:sz w:val="20"/>
                <w:szCs w:val="20"/>
              </w:rPr>
            </w:pPr>
            <w:ins w:id="3099" w:author="Mr Richard P Williams" w:date="2016-10-03T22:42:00Z">
              <w:r w:rsidRPr="00307A4C">
                <w:rPr>
                  <w:rFonts w:cs="Open Sans"/>
                  <w:sz w:val="20"/>
                  <w:szCs w:val="20"/>
                </w:rPr>
                <w:t>money</w:t>
              </w:r>
            </w:ins>
          </w:p>
        </w:tc>
        <w:tc>
          <w:tcPr>
            <w:tcW w:w="1175" w:type="dxa"/>
            <w:noWrap/>
            <w:hideMark/>
          </w:tcPr>
          <w:p w14:paraId="214FB9A5"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100" w:author="Mr Richard P Williams" w:date="2016-10-03T22:42:00Z"/>
                <w:rFonts w:cs="Open Sans"/>
                <w:sz w:val="20"/>
                <w:szCs w:val="20"/>
              </w:rPr>
            </w:pPr>
            <w:ins w:id="3101" w:author="Mr Richard P Williams" w:date="2016-10-03T22:42:00Z">
              <w:r w:rsidRPr="00307A4C">
                <w:rPr>
                  <w:rFonts w:cs="Open Sans"/>
                  <w:sz w:val="20"/>
                  <w:szCs w:val="20"/>
                </w:rPr>
                <w:t>8</w:t>
              </w:r>
            </w:ins>
          </w:p>
        </w:tc>
        <w:tc>
          <w:tcPr>
            <w:tcW w:w="3725" w:type="dxa"/>
          </w:tcPr>
          <w:p w14:paraId="0A91B0F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102" w:author="Mr Richard P Williams" w:date="2016-10-03T22:42:00Z"/>
                <w:rFonts w:cs="Open Sans"/>
                <w:sz w:val="20"/>
                <w:szCs w:val="20"/>
              </w:rPr>
            </w:pPr>
          </w:p>
        </w:tc>
      </w:tr>
      <w:tr w:rsidR="008F7B0C" w:rsidRPr="00307A4C" w14:paraId="47B05B05" w14:textId="77777777" w:rsidTr="008F7B0C">
        <w:trPr>
          <w:cnfStyle w:val="000000100000" w:firstRow="0" w:lastRow="0" w:firstColumn="0" w:lastColumn="0" w:oddVBand="0" w:evenVBand="0" w:oddHBand="1" w:evenHBand="0" w:firstRowFirstColumn="0" w:firstRowLastColumn="0" w:lastRowFirstColumn="0" w:lastRowLastColumn="0"/>
          <w:trHeight w:val="300"/>
          <w:ins w:id="310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0B9C8FA" w14:textId="77777777" w:rsidR="008F7B0C" w:rsidRPr="00307A4C" w:rsidRDefault="008F7B0C" w:rsidP="008F7B0C">
            <w:pPr>
              <w:rPr>
                <w:ins w:id="3104" w:author="Mr Richard P Williams" w:date="2016-10-03T22:42:00Z"/>
                <w:rFonts w:cs="Open Sans"/>
                <w:sz w:val="20"/>
                <w:szCs w:val="20"/>
              </w:rPr>
            </w:pPr>
            <w:ins w:id="3105" w:author="Mr Richard P Williams" w:date="2016-10-03T22:42:00Z">
              <w:r w:rsidRPr="00307A4C">
                <w:rPr>
                  <w:rFonts w:cs="Open Sans"/>
                  <w:sz w:val="20"/>
                  <w:szCs w:val="20"/>
                </w:rPr>
                <w:t>ShrinkQty</w:t>
              </w:r>
            </w:ins>
          </w:p>
        </w:tc>
        <w:tc>
          <w:tcPr>
            <w:tcW w:w="960" w:type="dxa"/>
            <w:noWrap/>
            <w:hideMark/>
          </w:tcPr>
          <w:p w14:paraId="725FC375"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106" w:author="Mr Richard P Williams" w:date="2016-10-03T22:42:00Z"/>
                <w:rFonts w:cs="Open Sans"/>
                <w:sz w:val="20"/>
                <w:szCs w:val="20"/>
              </w:rPr>
            </w:pPr>
            <w:ins w:id="3107" w:author="Mr Richard P Williams" w:date="2016-10-03T22:42:00Z">
              <w:r w:rsidRPr="00307A4C">
                <w:rPr>
                  <w:rFonts w:cs="Open Sans"/>
                  <w:sz w:val="20"/>
                  <w:szCs w:val="20"/>
                </w:rPr>
                <w:t>decimal</w:t>
              </w:r>
            </w:ins>
          </w:p>
        </w:tc>
        <w:tc>
          <w:tcPr>
            <w:tcW w:w="1175" w:type="dxa"/>
            <w:noWrap/>
            <w:hideMark/>
          </w:tcPr>
          <w:p w14:paraId="5EDA58E3"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108" w:author="Mr Richard P Williams" w:date="2016-10-03T22:42:00Z"/>
                <w:rFonts w:cs="Open Sans"/>
                <w:sz w:val="20"/>
                <w:szCs w:val="20"/>
              </w:rPr>
            </w:pPr>
            <w:ins w:id="3109" w:author="Mr Richard P Williams" w:date="2016-10-03T22:42:00Z">
              <w:r w:rsidRPr="00307A4C">
                <w:rPr>
                  <w:rFonts w:cs="Open Sans"/>
                  <w:sz w:val="20"/>
                  <w:szCs w:val="20"/>
                </w:rPr>
                <w:t>17</w:t>
              </w:r>
            </w:ins>
          </w:p>
        </w:tc>
        <w:tc>
          <w:tcPr>
            <w:tcW w:w="3725" w:type="dxa"/>
          </w:tcPr>
          <w:p w14:paraId="7990EBBB"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110" w:author="Mr Richard P Williams" w:date="2016-10-03T22:42:00Z"/>
                <w:rFonts w:cs="Open Sans"/>
                <w:sz w:val="20"/>
                <w:szCs w:val="20"/>
              </w:rPr>
            </w:pPr>
            <w:ins w:id="3111" w:author="Mr Richard P Williams" w:date="2016-10-03T22:42:00Z">
              <w:r>
                <w:rPr>
                  <w:rFonts w:cs="Open Sans"/>
                  <w:sz w:val="20"/>
                  <w:szCs w:val="20"/>
                </w:rPr>
                <w:t>Calculated Shrink Units</w:t>
              </w:r>
            </w:ins>
          </w:p>
        </w:tc>
      </w:tr>
      <w:tr w:rsidR="008F7B0C" w:rsidRPr="00307A4C" w14:paraId="38CC020A" w14:textId="77777777" w:rsidTr="008F7B0C">
        <w:trPr>
          <w:trHeight w:val="300"/>
          <w:ins w:id="311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3A0B2D8" w14:textId="77777777" w:rsidR="008F7B0C" w:rsidRPr="00307A4C" w:rsidRDefault="008F7B0C" w:rsidP="008F7B0C">
            <w:pPr>
              <w:rPr>
                <w:ins w:id="3113" w:author="Mr Richard P Williams" w:date="2016-10-03T22:42:00Z"/>
                <w:rFonts w:cs="Open Sans"/>
                <w:sz w:val="20"/>
                <w:szCs w:val="20"/>
              </w:rPr>
            </w:pPr>
            <w:ins w:id="3114" w:author="Mr Richard P Williams" w:date="2016-10-03T22:42:00Z">
              <w:r w:rsidRPr="00307A4C">
                <w:rPr>
                  <w:rFonts w:cs="Open Sans"/>
                  <w:sz w:val="20"/>
                  <w:szCs w:val="20"/>
                </w:rPr>
                <w:t>ShrinkAmt</w:t>
              </w:r>
            </w:ins>
          </w:p>
        </w:tc>
        <w:tc>
          <w:tcPr>
            <w:tcW w:w="960" w:type="dxa"/>
            <w:noWrap/>
            <w:hideMark/>
          </w:tcPr>
          <w:p w14:paraId="56F9F51D"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115" w:author="Mr Richard P Williams" w:date="2016-10-03T22:42:00Z"/>
                <w:rFonts w:cs="Open Sans"/>
                <w:sz w:val="20"/>
                <w:szCs w:val="20"/>
              </w:rPr>
            </w:pPr>
            <w:ins w:id="3116" w:author="Mr Richard P Williams" w:date="2016-10-03T22:42:00Z">
              <w:r w:rsidRPr="00307A4C">
                <w:rPr>
                  <w:rFonts w:cs="Open Sans"/>
                  <w:sz w:val="20"/>
                  <w:szCs w:val="20"/>
                </w:rPr>
                <w:t>money</w:t>
              </w:r>
            </w:ins>
          </w:p>
        </w:tc>
        <w:tc>
          <w:tcPr>
            <w:tcW w:w="1175" w:type="dxa"/>
            <w:noWrap/>
            <w:hideMark/>
          </w:tcPr>
          <w:p w14:paraId="4E3D41E9"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117" w:author="Mr Richard P Williams" w:date="2016-10-03T22:42:00Z"/>
                <w:rFonts w:cs="Open Sans"/>
                <w:sz w:val="20"/>
                <w:szCs w:val="20"/>
              </w:rPr>
            </w:pPr>
            <w:ins w:id="3118" w:author="Mr Richard P Williams" w:date="2016-10-03T22:42:00Z">
              <w:r w:rsidRPr="00307A4C">
                <w:rPr>
                  <w:rFonts w:cs="Open Sans"/>
                  <w:sz w:val="20"/>
                  <w:szCs w:val="20"/>
                </w:rPr>
                <w:t>8</w:t>
              </w:r>
            </w:ins>
          </w:p>
        </w:tc>
        <w:tc>
          <w:tcPr>
            <w:tcW w:w="3725" w:type="dxa"/>
          </w:tcPr>
          <w:p w14:paraId="1F166276"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119" w:author="Mr Richard P Williams" w:date="2016-10-03T22:42:00Z"/>
                <w:rFonts w:cs="Open Sans"/>
                <w:sz w:val="20"/>
                <w:szCs w:val="20"/>
              </w:rPr>
            </w:pPr>
            <w:ins w:id="3120" w:author="Mr Richard P Williams" w:date="2016-10-03T22:42:00Z">
              <w:r>
                <w:rPr>
                  <w:rFonts w:cs="Open Sans"/>
                  <w:sz w:val="20"/>
                  <w:szCs w:val="20"/>
                </w:rPr>
                <w:t>Calculated Shrink Value</w:t>
              </w:r>
            </w:ins>
          </w:p>
        </w:tc>
      </w:tr>
      <w:tr w:rsidR="008F7B0C" w:rsidRPr="00307A4C" w14:paraId="19B10F5E" w14:textId="77777777" w:rsidTr="008F7B0C">
        <w:trPr>
          <w:cnfStyle w:val="000000100000" w:firstRow="0" w:lastRow="0" w:firstColumn="0" w:lastColumn="0" w:oddVBand="0" w:evenVBand="0" w:oddHBand="1" w:evenHBand="0" w:firstRowFirstColumn="0" w:firstRowLastColumn="0" w:lastRowFirstColumn="0" w:lastRowLastColumn="0"/>
          <w:trHeight w:val="300"/>
          <w:ins w:id="312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57703D1" w14:textId="77777777" w:rsidR="008F7B0C" w:rsidRPr="00307A4C" w:rsidRDefault="008F7B0C" w:rsidP="008F7B0C">
            <w:pPr>
              <w:rPr>
                <w:ins w:id="3122" w:author="Mr Richard P Williams" w:date="2016-10-03T22:42:00Z"/>
                <w:rFonts w:cs="Open Sans"/>
                <w:sz w:val="20"/>
                <w:szCs w:val="20"/>
              </w:rPr>
            </w:pPr>
            <w:ins w:id="3123" w:author="Mr Richard P Williams" w:date="2016-10-03T22:42:00Z">
              <w:r w:rsidRPr="00307A4C">
                <w:rPr>
                  <w:rFonts w:cs="Open Sans"/>
                  <w:sz w:val="20"/>
                  <w:szCs w:val="20"/>
                </w:rPr>
                <w:t>TransferQty</w:t>
              </w:r>
            </w:ins>
          </w:p>
        </w:tc>
        <w:tc>
          <w:tcPr>
            <w:tcW w:w="960" w:type="dxa"/>
            <w:noWrap/>
            <w:hideMark/>
          </w:tcPr>
          <w:p w14:paraId="41DA15A8"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124" w:author="Mr Richard P Williams" w:date="2016-10-03T22:42:00Z"/>
                <w:rFonts w:cs="Open Sans"/>
                <w:sz w:val="20"/>
                <w:szCs w:val="20"/>
              </w:rPr>
            </w:pPr>
            <w:ins w:id="3125" w:author="Mr Richard P Williams" w:date="2016-10-03T22:42:00Z">
              <w:r w:rsidRPr="00307A4C">
                <w:rPr>
                  <w:rFonts w:cs="Open Sans"/>
                  <w:sz w:val="20"/>
                  <w:szCs w:val="20"/>
                </w:rPr>
                <w:t>decimal</w:t>
              </w:r>
            </w:ins>
          </w:p>
        </w:tc>
        <w:tc>
          <w:tcPr>
            <w:tcW w:w="1175" w:type="dxa"/>
            <w:noWrap/>
            <w:hideMark/>
          </w:tcPr>
          <w:p w14:paraId="667DB8BA"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126" w:author="Mr Richard P Williams" w:date="2016-10-03T22:42:00Z"/>
                <w:rFonts w:cs="Open Sans"/>
                <w:sz w:val="20"/>
                <w:szCs w:val="20"/>
              </w:rPr>
            </w:pPr>
            <w:ins w:id="3127" w:author="Mr Richard P Williams" w:date="2016-10-03T22:42:00Z">
              <w:r w:rsidRPr="00307A4C">
                <w:rPr>
                  <w:rFonts w:cs="Open Sans"/>
                  <w:sz w:val="20"/>
                  <w:szCs w:val="20"/>
                </w:rPr>
                <w:t>17</w:t>
              </w:r>
            </w:ins>
          </w:p>
        </w:tc>
        <w:tc>
          <w:tcPr>
            <w:tcW w:w="3725" w:type="dxa"/>
          </w:tcPr>
          <w:p w14:paraId="0024AA97" w14:textId="77777777" w:rsidR="008F7B0C" w:rsidRPr="00307A4C" w:rsidRDefault="008F7B0C" w:rsidP="008F7B0C">
            <w:pPr>
              <w:cnfStyle w:val="000000100000" w:firstRow="0" w:lastRow="0" w:firstColumn="0" w:lastColumn="0" w:oddVBand="0" w:evenVBand="0" w:oddHBand="1" w:evenHBand="0" w:firstRowFirstColumn="0" w:firstRowLastColumn="0" w:lastRowFirstColumn="0" w:lastRowLastColumn="0"/>
              <w:rPr>
                <w:ins w:id="3128" w:author="Mr Richard P Williams" w:date="2016-10-03T22:42:00Z"/>
                <w:rFonts w:cs="Open Sans"/>
                <w:sz w:val="20"/>
                <w:szCs w:val="20"/>
              </w:rPr>
            </w:pPr>
          </w:p>
        </w:tc>
      </w:tr>
      <w:tr w:rsidR="008F7B0C" w:rsidRPr="00307A4C" w14:paraId="1C4E83C1" w14:textId="77777777" w:rsidTr="008F7B0C">
        <w:trPr>
          <w:trHeight w:val="300"/>
          <w:ins w:id="312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8A73895" w14:textId="77777777" w:rsidR="008F7B0C" w:rsidRPr="00307A4C" w:rsidRDefault="008F7B0C" w:rsidP="008F7B0C">
            <w:pPr>
              <w:rPr>
                <w:ins w:id="3130" w:author="Mr Richard P Williams" w:date="2016-10-03T22:42:00Z"/>
                <w:rFonts w:cs="Open Sans"/>
                <w:sz w:val="20"/>
                <w:szCs w:val="20"/>
              </w:rPr>
            </w:pPr>
            <w:ins w:id="3131" w:author="Mr Richard P Williams" w:date="2016-10-03T22:42:00Z">
              <w:r w:rsidRPr="00307A4C">
                <w:rPr>
                  <w:rFonts w:cs="Open Sans"/>
                  <w:sz w:val="20"/>
                  <w:szCs w:val="20"/>
                </w:rPr>
                <w:t>TransferRetailPriceAmt</w:t>
              </w:r>
            </w:ins>
          </w:p>
        </w:tc>
        <w:tc>
          <w:tcPr>
            <w:tcW w:w="960" w:type="dxa"/>
            <w:noWrap/>
            <w:hideMark/>
          </w:tcPr>
          <w:p w14:paraId="02326D2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132" w:author="Mr Richard P Williams" w:date="2016-10-03T22:42:00Z"/>
                <w:rFonts w:cs="Open Sans"/>
                <w:sz w:val="20"/>
                <w:szCs w:val="20"/>
              </w:rPr>
            </w:pPr>
            <w:ins w:id="3133" w:author="Mr Richard P Williams" w:date="2016-10-03T22:42:00Z">
              <w:r w:rsidRPr="00307A4C">
                <w:rPr>
                  <w:rFonts w:cs="Open Sans"/>
                  <w:sz w:val="20"/>
                  <w:szCs w:val="20"/>
                </w:rPr>
                <w:t>money</w:t>
              </w:r>
            </w:ins>
          </w:p>
        </w:tc>
        <w:tc>
          <w:tcPr>
            <w:tcW w:w="1175" w:type="dxa"/>
            <w:noWrap/>
            <w:hideMark/>
          </w:tcPr>
          <w:p w14:paraId="63921F9F"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134" w:author="Mr Richard P Williams" w:date="2016-10-03T22:42:00Z"/>
                <w:rFonts w:cs="Open Sans"/>
                <w:sz w:val="20"/>
                <w:szCs w:val="20"/>
              </w:rPr>
            </w:pPr>
            <w:ins w:id="3135" w:author="Mr Richard P Williams" w:date="2016-10-03T22:42:00Z">
              <w:r w:rsidRPr="00307A4C">
                <w:rPr>
                  <w:rFonts w:cs="Open Sans"/>
                  <w:sz w:val="20"/>
                  <w:szCs w:val="20"/>
                </w:rPr>
                <w:t>8</w:t>
              </w:r>
            </w:ins>
          </w:p>
        </w:tc>
        <w:tc>
          <w:tcPr>
            <w:tcW w:w="3725" w:type="dxa"/>
          </w:tcPr>
          <w:p w14:paraId="77D40847" w14:textId="77777777" w:rsidR="008F7B0C" w:rsidRPr="00307A4C" w:rsidRDefault="008F7B0C" w:rsidP="008F7B0C">
            <w:pPr>
              <w:cnfStyle w:val="000000000000" w:firstRow="0" w:lastRow="0" w:firstColumn="0" w:lastColumn="0" w:oddVBand="0" w:evenVBand="0" w:oddHBand="0" w:evenHBand="0" w:firstRowFirstColumn="0" w:firstRowLastColumn="0" w:lastRowFirstColumn="0" w:lastRowLastColumn="0"/>
              <w:rPr>
                <w:ins w:id="3136" w:author="Mr Richard P Williams" w:date="2016-10-03T22:42:00Z"/>
                <w:rFonts w:cs="Open Sans"/>
                <w:sz w:val="20"/>
                <w:szCs w:val="20"/>
              </w:rPr>
            </w:pPr>
          </w:p>
        </w:tc>
      </w:tr>
    </w:tbl>
    <w:p w14:paraId="0B21559D" w14:textId="77777777" w:rsidR="008F7B0C" w:rsidRDefault="008F7B0C" w:rsidP="008F7B0C">
      <w:pPr>
        <w:rPr>
          <w:ins w:id="3137" w:author="Mr Richard P Williams" w:date="2016-10-03T22:42:00Z"/>
        </w:rPr>
      </w:pPr>
    </w:p>
    <w:p w14:paraId="18DE1AFD" w14:textId="77777777" w:rsidR="008F7B0C" w:rsidRDefault="008F7B0C" w:rsidP="008F7B0C">
      <w:pPr>
        <w:rPr>
          <w:ins w:id="3138" w:author="Mr Richard P Williams" w:date="2016-10-03T22:42:00Z"/>
          <w:rFonts w:cs="Open Sans"/>
          <w:sz w:val="20"/>
          <w:szCs w:val="20"/>
        </w:rPr>
      </w:pPr>
    </w:p>
    <w:p w14:paraId="1BBE232B" w14:textId="77777777" w:rsidR="008F7B0C" w:rsidRDefault="008F7B0C" w:rsidP="008F7B0C">
      <w:pPr>
        <w:rPr>
          <w:ins w:id="3139" w:author="Mr Richard P Williams" w:date="2016-10-03T22:42:00Z"/>
          <w:rFonts w:cs="Open Sans"/>
          <w:sz w:val="20"/>
          <w:szCs w:val="20"/>
        </w:rPr>
      </w:pPr>
      <w:ins w:id="3140" w:author="Mr Richard P Williams" w:date="2016-10-03T22:42:00Z">
        <w:r>
          <w:rPr>
            <w:rFonts w:cs="Open Sans"/>
            <w:sz w:val="20"/>
            <w:szCs w:val="20"/>
          </w:rPr>
          <w:br w:type="page"/>
        </w:r>
      </w:ins>
    </w:p>
    <w:p w14:paraId="6857F87E" w14:textId="77777777" w:rsidR="00CD51D0" w:rsidDel="008F7B0C" w:rsidRDefault="00B25D76" w:rsidP="00CF4A03">
      <w:pPr>
        <w:pStyle w:val="Heading1"/>
        <w:rPr>
          <w:del w:id="3141" w:author="Mr Richard P Williams" w:date="2016-10-03T22:42:00Z"/>
        </w:rPr>
      </w:pPr>
      <w:del w:id="3142" w:author="Mr Richard P Williams" w:date="2016-10-03T22:42:00Z">
        <w:r w:rsidDel="008F7B0C">
          <w:lastRenderedPageBreak/>
          <w:delText>Detail</w:delText>
        </w:r>
        <w:r w:rsidR="00CF4A03" w:rsidDel="008F7B0C">
          <w:delText xml:space="preserve"> Data Definitions</w:delText>
        </w:r>
        <w:bookmarkEnd w:id="215"/>
      </w:del>
    </w:p>
    <w:p w14:paraId="11E4EBBE" w14:textId="77777777" w:rsidR="00CF4A03" w:rsidDel="008F7B0C" w:rsidRDefault="00CF4A03">
      <w:pPr>
        <w:rPr>
          <w:del w:id="3143" w:author="Mr Richard P Williams" w:date="2016-10-03T22:42:00Z"/>
          <w:rFonts w:cs="Open Sans"/>
          <w:sz w:val="20"/>
          <w:szCs w:val="20"/>
        </w:rPr>
      </w:pPr>
      <w:del w:id="3144" w:author="Mr Richard P Williams" w:date="2016-10-03T22:42:00Z">
        <w:r w:rsidDel="008F7B0C">
          <w:rPr>
            <w:rFonts w:cs="Open Sans"/>
            <w:sz w:val="20"/>
            <w:szCs w:val="20"/>
          </w:rPr>
          <w:delText xml:space="preserve">The following covers field definitions Sysrepublic expects to see in the Inventory movement data feeds. They are not set in stone but </w:delText>
        </w:r>
      </w:del>
      <w:ins w:id="3145" w:author="Shannon Stilwell" w:date="2016-09-29T18:26:00Z">
        <w:del w:id="3146" w:author="Mr Richard P Williams" w:date="2016-10-03T22:42:00Z">
          <w:r w:rsidR="00110540" w:rsidDel="008F7B0C">
            <w:rPr>
              <w:rFonts w:cs="Open Sans"/>
              <w:sz w:val="20"/>
              <w:szCs w:val="20"/>
            </w:rPr>
            <w:delText xml:space="preserve">are </w:delText>
          </w:r>
        </w:del>
      </w:ins>
      <w:del w:id="3147" w:author="Mr Richard P Williams" w:date="2016-10-03T22:42:00Z">
        <w:r w:rsidDel="008F7B0C">
          <w:rPr>
            <w:rFonts w:cs="Open Sans"/>
            <w:sz w:val="20"/>
            <w:szCs w:val="20"/>
          </w:rPr>
          <w:delText xml:space="preserve">more as </w:delText>
        </w:r>
      </w:del>
      <w:ins w:id="3148" w:author="Shannon Stilwell" w:date="2016-09-29T18:26:00Z">
        <w:del w:id="3149" w:author="Mr Richard P Williams" w:date="2016-10-03T22:42:00Z">
          <w:r w:rsidR="00110540" w:rsidDel="008F7B0C">
            <w:rPr>
              <w:rFonts w:cs="Open Sans"/>
              <w:sz w:val="20"/>
              <w:szCs w:val="20"/>
            </w:rPr>
            <w:delText xml:space="preserve">of </w:delText>
          </w:r>
        </w:del>
      </w:ins>
      <w:del w:id="3150" w:author="Mr Richard P Williams" w:date="2016-10-03T22:42:00Z">
        <w:r w:rsidDel="008F7B0C">
          <w:rPr>
            <w:rFonts w:cs="Open Sans"/>
            <w:sz w:val="20"/>
            <w:szCs w:val="20"/>
          </w:rPr>
          <w:delText xml:space="preserve">a guide </w:delText>
        </w:r>
      </w:del>
      <w:ins w:id="3151" w:author="Shannon Stilwell" w:date="2016-09-29T18:27:00Z">
        <w:del w:id="3152" w:author="Mr Richard P Williams" w:date="2016-10-03T22:42:00Z">
          <w:r w:rsidR="00110540" w:rsidDel="008F7B0C">
            <w:rPr>
              <w:rFonts w:cs="Open Sans"/>
              <w:sz w:val="20"/>
              <w:szCs w:val="20"/>
            </w:rPr>
            <w:delText xml:space="preserve">as to the </w:delText>
          </w:r>
        </w:del>
      </w:ins>
      <w:del w:id="3153" w:author="Mr Richard P Williams" w:date="2016-10-03T22:42:00Z">
        <w:r w:rsidDel="008F7B0C">
          <w:rPr>
            <w:rFonts w:cs="Open Sans"/>
            <w:sz w:val="20"/>
            <w:szCs w:val="20"/>
          </w:rPr>
          <w:delText xml:space="preserve">to primary fields needed. </w:delText>
        </w:r>
      </w:del>
    </w:p>
    <w:p w14:paraId="16349611" w14:textId="77777777" w:rsidR="00CF4A03" w:rsidDel="008F7B0C" w:rsidRDefault="00CF4A03">
      <w:pPr>
        <w:rPr>
          <w:del w:id="3154" w:author="Mr Richard P Williams" w:date="2016-10-03T22:42:00Z"/>
          <w:rFonts w:cs="Open Sans"/>
          <w:sz w:val="20"/>
          <w:szCs w:val="20"/>
        </w:rPr>
      </w:pPr>
      <w:del w:id="3155" w:author="Mr Richard P Williams" w:date="2016-10-03T22:42:00Z">
        <w:r w:rsidDel="008F7B0C">
          <w:rPr>
            <w:rFonts w:cs="Open Sans"/>
            <w:sz w:val="20"/>
            <w:szCs w:val="20"/>
          </w:rPr>
          <w:delText xml:space="preserve">The </w:delText>
        </w:r>
      </w:del>
      <w:ins w:id="3156" w:author="Shannon Stilwell" w:date="2016-09-29T18:27:00Z">
        <w:del w:id="3157" w:author="Mr Richard P Williams" w:date="2016-10-03T22:42:00Z">
          <w:r w:rsidR="00110540" w:rsidDel="008F7B0C">
            <w:rPr>
              <w:rFonts w:cs="Open Sans"/>
              <w:sz w:val="20"/>
              <w:szCs w:val="20"/>
            </w:rPr>
            <w:delText xml:space="preserve">This </w:delText>
          </w:r>
        </w:del>
      </w:ins>
      <w:del w:id="3158" w:author="Mr Richard P Williams" w:date="2016-10-03T22:42:00Z">
        <w:r w:rsidDel="008F7B0C">
          <w:rPr>
            <w:rFonts w:cs="Open Sans"/>
            <w:sz w:val="20"/>
            <w:szCs w:val="20"/>
          </w:rPr>
          <w:delText>section is broken up into two sections</w:delText>
        </w:r>
      </w:del>
      <w:ins w:id="3159" w:author="Shannon Stilwell" w:date="2016-09-29T18:27:00Z">
        <w:del w:id="3160" w:author="Mr Richard P Williams" w:date="2016-10-03T22:42:00Z">
          <w:r w:rsidR="00110540" w:rsidDel="008F7B0C">
            <w:rPr>
              <w:rFonts w:cs="Open Sans"/>
              <w:sz w:val="20"/>
              <w:szCs w:val="20"/>
            </w:rPr>
            <w:delText>:</w:delText>
          </w:r>
        </w:del>
      </w:ins>
      <w:del w:id="3161" w:author="Mr Richard P Williams" w:date="2016-10-03T22:42:00Z">
        <w:r w:rsidDel="008F7B0C">
          <w:rPr>
            <w:rFonts w:cs="Open Sans"/>
            <w:sz w:val="20"/>
            <w:szCs w:val="20"/>
          </w:rPr>
          <w:delText xml:space="preserve"> reference and transactions. Reference covers item and location setups . Transactions covers the movement of items. </w:delText>
        </w:r>
      </w:del>
    </w:p>
    <w:p w14:paraId="7A6DCCEF" w14:textId="77777777" w:rsidR="00CF4A03" w:rsidDel="008F7B0C" w:rsidRDefault="00CF4A03">
      <w:pPr>
        <w:rPr>
          <w:del w:id="3162" w:author="Mr Richard P Williams" w:date="2016-10-03T22:42:00Z"/>
          <w:rFonts w:cs="Open Sans"/>
          <w:sz w:val="20"/>
          <w:szCs w:val="20"/>
        </w:rPr>
      </w:pPr>
      <w:del w:id="3163" w:author="Mr Richard P Williams" w:date="2016-10-03T22:42:00Z">
        <w:r w:rsidRPr="00110540" w:rsidDel="008F7B0C">
          <w:rPr>
            <w:rFonts w:cs="Open Sans"/>
            <w:b/>
            <w:i/>
            <w:sz w:val="20"/>
            <w:szCs w:val="20"/>
            <w:rPrChange w:id="3164" w:author="Shannon Stilwell" w:date="2016-09-29T18:27:00Z">
              <w:rPr>
                <w:rFonts w:cs="Open Sans"/>
                <w:sz w:val="20"/>
                <w:szCs w:val="20"/>
              </w:rPr>
            </w:rPrChange>
          </w:rPr>
          <w:delText>Note</w:delText>
        </w:r>
      </w:del>
      <w:ins w:id="3165" w:author="Shannon Stilwell" w:date="2016-09-29T18:27:00Z">
        <w:del w:id="3166" w:author="Mr Richard P Williams" w:date="2016-10-03T22:42:00Z">
          <w:r w:rsidR="00110540" w:rsidDel="008F7B0C">
            <w:rPr>
              <w:rFonts w:cs="Open Sans"/>
              <w:sz w:val="20"/>
              <w:szCs w:val="20"/>
            </w:rPr>
            <w:delText>:</w:delText>
          </w:r>
        </w:del>
      </w:ins>
      <w:del w:id="3167" w:author="Mr Richard P Williams" w:date="2016-10-03T22:42:00Z">
        <w:r w:rsidDel="008F7B0C">
          <w:rPr>
            <w:rFonts w:cs="Open Sans"/>
            <w:sz w:val="20"/>
            <w:szCs w:val="20"/>
          </w:rPr>
          <w:delText xml:space="preserve"> an assumption is made that sales will come in from </w:delText>
        </w:r>
      </w:del>
      <w:ins w:id="3168" w:author="Shannon Stilwell" w:date="2016-09-29T18:28:00Z">
        <w:del w:id="3169" w:author="Mr Richard P Williams" w:date="2016-10-03T22:42:00Z">
          <w:r w:rsidR="00110540" w:rsidDel="008F7B0C">
            <w:rPr>
              <w:rFonts w:cs="Open Sans"/>
              <w:sz w:val="20"/>
              <w:szCs w:val="20"/>
            </w:rPr>
            <w:delText xml:space="preserve">a separate </w:delText>
          </w:r>
        </w:del>
      </w:ins>
      <w:del w:id="3170" w:author="Mr Richard P Williams" w:date="2016-10-03T22:42:00Z">
        <w:r w:rsidDel="008F7B0C">
          <w:rPr>
            <w:rFonts w:cs="Open Sans"/>
            <w:sz w:val="20"/>
            <w:szCs w:val="20"/>
          </w:rPr>
          <w:delText>POS Integration.</w:delText>
        </w:r>
      </w:del>
    </w:p>
    <w:p w14:paraId="615BE6F5" w14:textId="77777777" w:rsidR="00B61FAC" w:rsidDel="008F7B0C" w:rsidRDefault="00B61FAC" w:rsidP="00D62D31">
      <w:pPr>
        <w:pStyle w:val="Heading2"/>
        <w:rPr>
          <w:del w:id="3171" w:author="Mr Richard P Williams" w:date="2016-10-03T22:42:00Z"/>
        </w:rPr>
      </w:pPr>
      <w:del w:id="3172" w:author="Mr Richard P Williams" w:date="2016-10-03T22:42:00Z">
        <w:r w:rsidDel="008F7B0C">
          <w:delText>Reference</w:delText>
        </w:r>
      </w:del>
    </w:p>
    <w:p w14:paraId="1DB821D8" w14:textId="77777777" w:rsidR="00B61FAC" w:rsidDel="008F7B0C" w:rsidRDefault="00B61FAC" w:rsidP="00D62D31">
      <w:pPr>
        <w:pStyle w:val="Heading3"/>
        <w:rPr>
          <w:del w:id="3173" w:author="Mr Richard P Williams" w:date="2016-10-03T22:42:00Z"/>
        </w:rPr>
      </w:pPr>
      <w:bookmarkStart w:id="3174" w:name="_Toc462913059"/>
      <w:del w:id="3175" w:author="Mr Richard P Williams" w:date="2016-10-03T22:42:00Z">
        <w:r w:rsidDel="008F7B0C">
          <w:delText>Location Hierarchy</w:delText>
        </w:r>
        <w:bookmarkEnd w:id="3174"/>
      </w:del>
    </w:p>
    <w:p w14:paraId="3BF710F8" w14:textId="77777777" w:rsidR="00C24A4C" w:rsidDel="008F7B0C" w:rsidRDefault="00C24A4C" w:rsidP="00C24A4C">
      <w:pPr>
        <w:pStyle w:val="Caption"/>
        <w:keepNext/>
        <w:rPr>
          <w:del w:id="3176" w:author="Mr Richard P Williams" w:date="2016-10-03T22:42:00Z"/>
        </w:rPr>
      </w:pPr>
      <w:del w:id="3177" w:author="Mr Richard P Williams" w:date="2016-10-03T22:42:00Z">
        <w:r w:rsidDel="008F7B0C">
          <w:delText xml:space="preserve">Table </w:delText>
        </w:r>
        <w:r w:rsidR="008F7B0C" w:rsidDel="008F7B0C">
          <w:fldChar w:fldCharType="begin"/>
        </w:r>
        <w:r w:rsidR="008F7B0C" w:rsidDel="008F7B0C">
          <w:delInstrText xml:space="preserve"> SEQ Table \* ARABIC </w:delInstrText>
        </w:r>
        <w:r w:rsidR="008F7B0C" w:rsidDel="008F7B0C">
          <w:fldChar w:fldCharType="separate"/>
        </w:r>
        <w:r w:rsidR="00CF122B" w:rsidDel="008F7B0C">
          <w:rPr>
            <w:noProof/>
          </w:rPr>
          <w:delText>3</w:delText>
        </w:r>
        <w:r w:rsidR="008F7B0C" w:rsidDel="008F7B0C">
          <w:rPr>
            <w:noProof/>
          </w:rPr>
          <w:fldChar w:fldCharType="end"/>
        </w:r>
      </w:del>
    </w:p>
    <w:tbl>
      <w:tblPr>
        <w:tblStyle w:val="GridTable4-Accent4"/>
        <w:tblW w:w="9000" w:type="dxa"/>
        <w:tblLook w:val="04A0" w:firstRow="1" w:lastRow="0" w:firstColumn="1" w:lastColumn="0" w:noHBand="0" w:noVBand="1"/>
      </w:tblPr>
      <w:tblGrid>
        <w:gridCol w:w="2560"/>
        <w:gridCol w:w="1340"/>
        <w:gridCol w:w="660"/>
        <w:gridCol w:w="4440"/>
      </w:tblGrid>
      <w:tr w:rsidR="00CF4A03" w:rsidRPr="00B61FAC" w:rsidDel="008F7B0C" w14:paraId="0D539185" w14:textId="77777777" w:rsidTr="00CF4A03">
        <w:trPr>
          <w:cnfStyle w:val="100000000000" w:firstRow="1" w:lastRow="0" w:firstColumn="0" w:lastColumn="0" w:oddVBand="0" w:evenVBand="0" w:oddHBand="0" w:evenHBand="0" w:firstRowFirstColumn="0" w:firstRowLastColumn="0" w:lastRowFirstColumn="0" w:lastRowLastColumn="0"/>
          <w:trHeight w:val="780"/>
          <w:del w:id="31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tcPr>
          <w:p w14:paraId="1052C819" w14:textId="77777777" w:rsidR="00CF4A03" w:rsidDel="008F7B0C" w:rsidRDefault="00D62D31" w:rsidP="00B61FAC">
            <w:pPr>
              <w:rPr>
                <w:del w:id="3179" w:author="Mr Richard P Williams" w:date="2016-10-03T22:42:00Z"/>
                <w:rFonts w:cs="Open Sans"/>
                <w:sz w:val="20"/>
                <w:szCs w:val="20"/>
              </w:rPr>
            </w:pPr>
            <w:del w:id="3180" w:author="Mr Richard P Williams" w:date="2016-10-03T22:42:00Z">
              <w:r w:rsidDel="008F7B0C">
                <w:rPr>
                  <w:rFonts w:cs="Open Sans"/>
                  <w:sz w:val="20"/>
                  <w:szCs w:val="20"/>
                </w:rPr>
                <w:delText>Field Name</w:delText>
              </w:r>
            </w:del>
          </w:p>
        </w:tc>
        <w:tc>
          <w:tcPr>
            <w:tcW w:w="1340" w:type="dxa"/>
          </w:tcPr>
          <w:p w14:paraId="52D31DEE" w14:textId="77777777" w:rsidR="00CF4A03" w:rsidRPr="00B61FAC" w:rsidDel="008F7B0C" w:rsidRDefault="00D62D31" w:rsidP="00B61FAC">
            <w:pPr>
              <w:cnfStyle w:val="100000000000" w:firstRow="1" w:lastRow="0" w:firstColumn="0" w:lastColumn="0" w:oddVBand="0" w:evenVBand="0" w:oddHBand="0" w:evenHBand="0" w:firstRowFirstColumn="0" w:firstRowLastColumn="0" w:lastRowFirstColumn="0" w:lastRowLastColumn="0"/>
              <w:rPr>
                <w:del w:id="3181" w:author="Mr Richard P Williams" w:date="2016-10-03T22:42:00Z"/>
                <w:rFonts w:cs="Open Sans"/>
                <w:sz w:val="20"/>
                <w:szCs w:val="20"/>
              </w:rPr>
            </w:pPr>
            <w:del w:id="3182" w:author="Mr Richard P Williams" w:date="2016-10-03T22:42:00Z">
              <w:r w:rsidDel="008F7B0C">
                <w:rPr>
                  <w:rFonts w:cs="Open Sans"/>
                  <w:sz w:val="20"/>
                  <w:szCs w:val="20"/>
                </w:rPr>
                <w:delText>Data Type</w:delText>
              </w:r>
            </w:del>
          </w:p>
        </w:tc>
        <w:tc>
          <w:tcPr>
            <w:tcW w:w="660" w:type="dxa"/>
          </w:tcPr>
          <w:p w14:paraId="08300BCE" w14:textId="77777777" w:rsidR="00CF4A03" w:rsidRPr="00B61FAC" w:rsidDel="008F7B0C" w:rsidRDefault="00CF4A03" w:rsidP="00B61FAC">
            <w:pPr>
              <w:cnfStyle w:val="100000000000" w:firstRow="1" w:lastRow="0" w:firstColumn="0" w:lastColumn="0" w:oddVBand="0" w:evenVBand="0" w:oddHBand="0" w:evenHBand="0" w:firstRowFirstColumn="0" w:firstRowLastColumn="0" w:lastRowFirstColumn="0" w:lastRowLastColumn="0"/>
              <w:rPr>
                <w:del w:id="3183" w:author="Mr Richard P Williams" w:date="2016-10-03T22:42:00Z"/>
                <w:rFonts w:cs="Open Sans"/>
                <w:sz w:val="20"/>
                <w:szCs w:val="20"/>
              </w:rPr>
            </w:pPr>
          </w:p>
        </w:tc>
        <w:tc>
          <w:tcPr>
            <w:tcW w:w="4440" w:type="dxa"/>
          </w:tcPr>
          <w:p w14:paraId="3641973B" w14:textId="77777777" w:rsidR="00CF4A03" w:rsidRPr="00B61FAC" w:rsidDel="008F7B0C" w:rsidRDefault="00CF4A03" w:rsidP="00B61FAC">
            <w:pPr>
              <w:cnfStyle w:val="100000000000" w:firstRow="1" w:lastRow="0" w:firstColumn="0" w:lastColumn="0" w:oddVBand="0" w:evenVBand="0" w:oddHBand="0" w:evenHBand="0" w:firstRowFirstColumn="0" w:firstRowLastColumn="0" w:lastRowFirstColumn="0" w:lastRowLastColumn="0"/>
              <w:rPr>
                <w:del w:id="3184" w:author="Mr Richard P Williams" w:date="2016-10-03T22:42:00Z"/>
                <w:rFonts w:cs="Open Sans"/>
                <w:sz w:val="20"/>
                <w:szCs w:val="20"/>
              </w:rPr>
            </w:pPr>
          </w:p>
        </w:tc>
      </w:tr>
      <w:tr w:rsidR="00B61FAC" w:rsidRPr="00B61FAC" w:rsidDel="008F7B0C" w14:paraId="78428542" w14:textId="77777777" w:rsidTr="00CF4A03">
        <w:trPr>
          <w:cnfStyle w:val="000000100000" w:firstRow="0" w:lastRow="0" w:firstColumn="0" w:lastColumn="0" w:oddVBand="0" w:evenVBand="0" w:oddHBand="1" w:evenHBand="0" w:firstRowFirstColumn="0" w:firstRowLastColumn="0" w:lastRowFirstColumn="0" w:lastRowLastColumn="0"/>
          <w:trHeight w:val="780"/>
          <w:del w:id="318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5A02620C" w14:textId="77777777" w:rsidR="00B61FAC" w:rsidRPr="00B61FAC" w:rsidDel="008F7B0C" w:rsidRDefault="004B76FE" w:rsidP="00B61FAC">
            <w:pPr>
              <w:rPr>
                <w:del w:id="3186" w:author="Mr Richard P Williams" w:date="2016-10-03T22:42:00Z"/>
                <w:rFonts w:cs="Open Sans"/>
                <w:sz w:val="20"/>
                <w:szCs w:val="20"/>
              </w:rPr>
            </w:pPr>
            <w:del w:id="3187" w:author="Mr Richard P Williams" w:date="2016-10-03T22:42:00Z">
              <w:r w:rsidDel="008F7B0C">
                <w:rPr>
                  <w:rFonts w:cs="Open Sans"/>
                  <w:sz w:val="20"/>
                  <w:szCs w:val="20"/>
                </w:rPr>
                <w:delText>LocationId</w:delText>
              </w:r>
            </w:del>
          </w:p>
        </w:tc>
        <w:tc>
          <w:tcPr>
            <w:tcW w:w="1340" w:type="dxa"/>
            <w:hideMark/>
          </w:tcPr>
          <w:p w14:paraId="2878522F"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188" w:author="Mr Richard P Williams" w:date="2016-10-03T22:42:00Z"/>
                <w:rFonts w:cs="Open Sans"/>
                <w:sz w:val="20"/>
                <w:szCs w:val="20"/>
              </w:rPr>
            </w:pPr>
            <w:del w:id="3189" w:author="Mr Richard P Williams" w:date="2016-10-03T22:42:00Z">
              <w:r w:rsidRPr="00B61FAC" w:rsidDel="008F7B0C">
                <w:rPr>
                  <w:rFonts w:cs="Open Sans"/>
                  <w:sz w:val="20"/>
                  <w:szCs w:val="20"/>
                </w:rPr>
                <w:delText>Integer</w:delText>
              </w:r>
            </w:del>
          </w:p>
        </w:tc>
        <w:tc>
          <w:tcPr>
            <w:tcW w:w="660" w:type="dxa"/>
          </w:tcPr>
          <w:p w14:paraId="2AF5972A"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190" w:author="Mr Richard P Williams" w:date="2016-10-03T22:42:00Z"/>
                <w:rFonts w:cs="Open Sans"/>
                <w:sz w:val="20"/>
                <w:szCs w:val="20"/>
              </w:rPr>
            </w:pPr>
          </w:p>
        </w:tc>
        <w:tc>
          <w:tcPr>
            <w:tcW w:w="4440" w:type="dxa"/>
          </w:tcPr>
          <w:p w14:paraId="2AB4E1AD"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191" w:author="Mr Richard P Williams" w:date="2016-10-03T22:42:00Z"/>
                <w:rFonts w:cs="Open Sans"/>
                <w:sz w:val="20"/>
                <w:szCs w:val="20"/>
              </w:rPr>
            </w:pPr>
          </w:p>
        </w:tc>
      </w:tr>
      <w:tr w:rsidR="00B61FAC" w:rsidRPr="00B61FAC" w:rsidDel="008F7B0C" w14:paraId="30F4EC2E" w14:textId="77777777" w:rsidTr="00CF4A03">
        <w:trPr>
          <w:trHeight w:val="525"/>
          <w:del w:id="319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AFF25E5" w14:textId="77777777" w:rsidR="00B61FAC" w:rsidRPr="00B61FAC" w:rsidDel="008F7B0C" w:rsidRDefault="00B61FAC" w:rsidP="00B61FAC">
            <w:pPr>
              <w:rPr>
                <w:del w:id="3193" w:author="Mr Richard P Williams" w:date="2016-10-03T22:42:00Z"/>
                <w:rFonts w:cs="Open Sans"/>
                <w:sz w:val="20"/>
                <w:szCs w:val="20"/>
              </w:rPr>
            </w:pPr>
            <w:del w:id="3194" w:author="Mr Richard P Williams" w:date="2016-10-03T22:42:00Z">
              <w:r w:rsidRPr="00B61FAC" w:rsidDel="008F7B0C">
                <w:rPr>
                  <w:rFonts w:cs="Open Sans"/>
                  <w:sz w:val="20"/>
                  <w:szCs w:val="20"/>
                </w:rPr>
                <w:delText>Hierarchy1</w:delText>
              </w:r>
            </w:del>
          </w:p>
        </w:tc>
        <w:tc>
          <w:tcPr>
            <w:tcW w:w="1340" w:type="dxa"/>
            <w:hideMark/>
          </w:tcPr>
          <w:p w14:paraId="195D91D8"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195" w:author="Mr Richard P Williams" w:date="2016-10-03T22:42:00Z"/>
                <w:rFonts w:cs="Open Sans"/>
                <w:sz w:val="20"/>
                <w:szCs w:val="20"/>
              </w:rPr>
            </w:pPr>
            <w:del w:id="3196" w:author="Mr Richard P Williams" w:date="2016-10-03T22:42:00Z">
              <w:r w:rsidRPr="00B61FAC" w:rsidDel="008F7B0C">
                <w:rPr>
                  <w:rFonts w:cs="Open Sans"/>
                  <w:sz w:val="20"/>
                  <w:szCs w:val="20"/>
                </w:rPr>
                <w:delText>String</w:delText>
              </w:r>
            </w:del>
          </w:p>
        </w:tc>
        <w:tc>
          <w:tcPr>
            <w:tcW w:w="660" w:type="dxa"/>
          </w:tcPr>
          <w:p w14:paraId="35B0C22B"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197" w:author="Mr Richard P Williams" w:date="2016-10-03T22:42:00Z"/>
                <w:rFonts w:cs="Open Sans"/>
                <w:sz w:val="20"/>
                <w:szCs w:val="20"/>
              </w:rPr>
            </w:pPr>
          </w:p>
        </w:tc>
        <w:tc>
          <w:tcPr>
            <w:tcW w:w="4440" w:type="dxa"/>
          </w:tcPr>
          <w:p w14:paraId="5915B606"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198" w:author="Mr Richard P Williams" w:date="2016-10-03T22:42:00Z"/>
                <w:rFonts w:cs="Open Sans"/>
                <w:sz w:val="20"/>
                <w:szCs w:val="20"/>
              </w:rPr>
            </w:pPr>
          </w:p>
        </w:tc>
      </w:tr>
      <w:tr w:rsidR="00B61FAC" w:rsidRPr="00B61FAC" w:rsidDel="008F7B0C" w14:paraId="22FE90F4" w14:textId="77777777" w:rsidTr="00CF4A03">
        <w:trPr>
          <w:cnfStyle w:val="000000100000" w:firstRow="0" w:lastRow="0" w:firstColumn="0" w:lastColumn="0" w:oddVBand="0" w:evenVBand="0" w:oddHBand="1" w:evenHBand="0" w:firstRowFirstColumn="0" w:firstRowLastColumn="0" w:lastRowFirstColumn="0" w:lastRowLastColumn="0"/>
          <w:trHeight w:val="525"/>
          <w:del w:id="319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3F157F0C" w14:textId="77777777" w:rsidR="00B61FAC" w:rsidRPr="00B61FAC" w:rsidDel="008F7B0C" w:rsidRDefault="00B61FAC" w:rsidP="00B61FAC">
            <w:pPr>
              <w:rPr>
                <w:del w:id="3200" w:author="Mr Richard P Williams" w:date="2016-10-03T22:42:00Z"/>
                <w:rFonts w:cs="Open Sans"/>
                <w:sz w:val="20"/>
                <w:szCs w:val="20"/>
              </w:rPr>
            </w:pPr>
            <w:del w:id="3201" w:author="Mr Richard P Williams" w:date="2016-10-03T22:42:00Z">
              <w:r w:rsidRPr="00B61FAC" w:rsidDel="008F7B0C">
                <w:rPr>
                  <w:rFonts w:cs="Open Sans"/>
                  <w:sz w:val="20"/>
                  <w:szCs w:val="20"/>
                </w:rPr>
                <w:delText>Hierarchy1Description</w:delText>
              </w:r>
            </w:del>
          </w:p>
        </w:tc>
        <w:tc>
          <w:tcPr>
            <w:tcW w:w="1340" w:type="dxa"/>
            <w:hideMark/>
          </w:tcPr>
          <w:p w14:paraId="36B7BD23"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02" w:author="Mr Richard P Williams" w:date="2016-10-03T22:42:00Z"/>
                <w:rFonts w:cs="Open Sans"/>
                <w:sz w:val="20"/>
                <w:szCs w:val="20"/>
              </w:rPr>
            </w:pPr>
            <w:del w:id="3203" w:author="Mr Richard P Williams" w:date="2016-10-03T22:42:00Z">
              <w:r w:rsidRPr="00B61FAC" w:rsidDel="008F7B0C">
                <w:rPr>
                  <w:rFonts w:cs="Open Sans"/>
                  <w:sz w:val="20"/>
                  <w:szCs w:val="20"/>
                </w:rPr>
                <w:delText>String</w:delText>
              </w:r>
            </w:del>
          </w:p>
        </w:tc>
        <w:tc>
          <w:tcPr>
            <w:tcW w:w="660" w:type="dxa"/>
          </w:tcPr>
          <w:p w14:paraId="41DFB005"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04" w:author="Mr Richard P Williams" w:date="2016-10-03T22:42:00Z"/>
                <w:rFonts w:cs="Open Sans"/>
                <w:sz w:val="20"/>
                <w:szCs w:val="20"/>
              </w:rPr>
            </w:pPr>
          </w:p>
        </w:tc>
        <w:tc>
          <w:tcPr>
            <w:tcW w:w="4440" w:type="dxa"/>
          </w:tcPr>
          <w:p w14:paraId="3D709485"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05" w:author="Mr Richard P Williams" w:date="2016-10-03T22:42:00Z"/>
                <w:rFonts w:cs="Open Sans"/>
                <w:sz w:val="20"/>
                <w:szCs w:val="20"/>
              </w:rPr>
            </w:pPr>
          </w:p>
        </w:tc>
      </w:tr>
      <w:tr w:rsidR="00B61FAC" w:rsidRPr="00B61FAC" w:rsidDel="008F7B0C" w14:paraId="36B1D00D" w14:textId="77777777" w:rsidTr="00CF4A03">
        <w:trPr>
          <w:trHeight w:val="565"/>
          <w:del w:id="320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1B0BA3EE" w14:textId="77777777" w:rsidR="00B61FAC" w:rsidRPr="00B61FAC" w:rsidDel="008F7B0C" w:rsidRDefault="00B61FAC" w:rsidP="00B61FAC">
            <w:pPr>
              <w:rPr>
                <w:del w:id="3207" w:author="Mr Richard P Williams" w:date="2016-10-03T22:42:00Z"/>
                <w:rFonts w:cs="Open Sans"/>
                <w:sz w:val="20"/>
                <w:szCs w:val="20"/>
              </w:rPr>
            </w:pPr>
            <w:del w:id="3208" w:author="Mr Richard P Williams" w:date="2016-10-03T22:42:00Z">
              <w:r w:rsidRPr="00B61FAC" w:rsidDel="008F7B0C">
                <w:rPr>
                  <w:rFonts w:cs="Open Sans"/>
                  <w:sz w:val="20"/>
                  <w:szCs w:val="20"/>
                </w:rPr>
                <w:delText>Hierarchy2</w:delText>
              </w:r>
            </w:del>
          </w:p>
        </w:tc>
        <w:tc>
          <w:tcPr>
            <w:tcW w:w="1340" w:type="dxa"/>
            <w:hideMark/>
          </w:tcPr>
          <w:p w14:paraId="289C9949"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09" w:author="Mr Richard P Williams" w:date="2016-10-03T22:42:00Z"/>
                <w:rFonts w:cs="Open Sans"/>
                <w:sz w:val="20"/>
                <w:szCs w:val="20"/>
              </w:rPr>
            </w:pPr>
            <w:del w:id="3210" w:author="Mr Richard P Williams" w:date="2016-10-03T22:42:00Z">
              <w:r w:rsidRPr="00B61FAC" w:rsidDel="008F7B0C">
                <w:rPr>
                  <w:rFonts w:cs="Open Sans"/>
                  <w:sz w:val="20"/>
                  <w:szCs w:val="20"/>
                </w:rPr>
                <w:delText>String</w:delText>
              </w:r>
            </w:del>
          </w:p>
        </w:tc>
        <w:tc>
          <w:tcPr>
            <w:tcW w:w="660" w:type="dxa"/>
          </w:tcPr>
          <w:p w14:paraId="1AB1455C"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11" w:author="Mr Richard P Williams" w:date="2016-10-03T22:42:00Z"/>
                <w:rFonts w:cs="Open Sans"/>
                <w:sz w:val="20"/>
                <w:szCs w:val="20"/>
              </w:rPr>
            </w:pPr>
          </w:p>
        </w:tc>
        <w:tc>
          <w:tcPr>
            <w:tcW w:w="4440" w:type="dxa"/>
          </w:tcPr>
          <w:p w14:paraId="1DBEAAF9"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12" w:author="Mr Richard P Williams" w:date="2016-10-03T22:42:00Z"/>
                <w:rFonts w:cs="Open Sans"/>
                <w:sz w:val="20"/>
                <w:szCs w:val="20"/>
              </w:rPr>
            </w:pPr>
          </w:p>
        </w:tc>
      </w:tr>
      <w:tr w:rsidR="00B61FAC" w:rsidRPr="00B61FAC" w:rsidDel="008F7B0C" w14:paraId="72AAFFA2" w14:textId="77777777" w:rsidTr="00CF4A03">
        <w:trPr>
          <w:cnfStyle w:val="000000100000" w:firstRow="0" w:lastRow="0" w:firstColumn="0" w:lastColumn="0" w:oddVBand="0" w:evenVBand="0" w:oddHBand="1" w:evenHBand="0" w:firstRowFirstColumn="0" w:firstRowLastColumn="0" w:lastRowFirstColumn="0" w:lastRowLastColumn="0"/>
          <w:trHeight w:val="525"/>
          <w:del w:id="321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5E874209" w14:textId="77777777" w:rsidR="00B61FAC" w:rsidRPr="00B61FAC" w:rsidDel="008F7B0C" w:rsidRDefault="00B61FAC" w:rsidP="00B61FAC">
            <w:pPr>
              <w:rPr>
                <w:del w:id="3214" w:author="Mr Richard P Williams" w:date="2016-10-03T22:42:00Z"/>
                <w:rFonts w:cs="Open Sans"/>
                <w:sz w:val="20"/>
                <w:szCs w:val="20"/>
              </w:rPr>
            </w:pPr>
            <w:del w:id="3215" w:author="Mr Richard P Williams" w:date="2016-10-03T22:42:00Z">
              <w:r w:rsidRPr="00B61FAC" w:rsidDel="008F7B0C">
                <w:rPr>
                  <w:rFonts w:cs="Open Sans"/>
                  <w:sz w:val="20"/>
                  <w:szCs w:val="20"/>
                </w:rPr>
                <w:delText>Hierarchy2Description</w:delText>
              </w:r>
            </w:del>
          </w:p>
        </w:tc>
        <w:tc>
          <w:tcPr>
            <w:tcW w:w="1340" w:type="dxa"/>
            <w:hideMark/>
          </w:tcPr>
          <w:p w14:paraId="05FD3FC5"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16" w:author="Mr Richard P Williams" w:date="2016-10-03T22:42:00Z"/>
                <w:rFonts w:cs="Open Sans"/>
                <w:sz w:val="20"/>
                <w:szCs w:val="20"/>
              </w:rPr>
            </w:pPr>
            <w:del w:id="3217" w:author="Mr Richard P Williams" w:date="2016-10-03T22:42:00Z">
              <w:r w:rsidRPr="00B61FAC" w:rsidDel="008F7B0C">
                <w:rPr>
                  <w:rFonts w:cs="Open Sans"/>
                  <w:sz w:val="20"/>
                  <w:szCs w:val="20"/>
                </w:rPr>
                <w:delText>String</w:delText>
              </w:r>
            </w:del>
          </w:p>
        </w:tc>
        <w:tc>
          <w:tcPr>
            <w:tcW w:w="660" w:type="dxa"/>
          </w:tcPr>
          <w:p w14:paraId="5F841CA4"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18" w:author="Mr Richard P Williams" w:date="2016-10-03T22:42:00Z"/>
                <w:rFonts w:cs="Open Sans"/>
                <w:sz w:val="20"/>
                <w:szCs w:val="20"/>
              </w:rPr>
            </w:pPr>
          </w:p>
        </w:tc>
        <w:tc>
          <w:tcPr>
            <w:tcW w:w="4440" w:type="dxa"/>
          </w:tcPr>
          <w:p w14:paraId="6A4BA2A2"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19" w:author="Mr Richard P Williams" w:date="2016-10-03T22:42:00Z"/>
                <w:rFonts w:cs="Open Sans"/>
                <w:sz w:val="20"/>
                <w:szCs w:val="20"/>
              </w:rPr>
            </w:pPr>
          </w:p>
        </w:tc>
      </w:tr>
      <w:tr w:rsidR="00B61FAC" w:rsidRPr="00B61FAC" w:rsidDel="008F7B0C" w14:paraId="156B46C5" w14:textId="77777777" w:rsidTr="00CF4A03">
        <w:trPr>
          <w:trHeight w:val="525"/>
          <w:del w:id="322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51DE170" w14:textId="77777777" w:rsidR="00B61FAC" w:rsidRPr="00B61FAC" w:rsidDel="008F7B0C" w:rsidRDefault="00B61FAC" w:rsidP="00B61FAC">
            <w:pPr>
              <w:rPr>
                <w:del w:id="3221" w:author="Mr Richard P Williams" w:date="2016-10-03T22:42:00Z"/>
                <w:rFonts w:cs="Open Sans"/>
                <w:sz w:val="20"/>
                <w:szCs w:val="20"/>
              </w:rPr>
            </w:pPr>
            <w:del w:id="3222" w:author="Mr Richard P Williams" w:date="2016-10-03T22:42:00Z">
              <w:r w:rsidRPr="00B61FAC" w:rsidDel="008F7B0C">
                <w:rPr>
                  <w:rFonts w:cs="Open Sans"/>
                  <w:sz w:val="20"/>
                  <w:szCs w:val="20"/>
                </w:rPr>
                <w:delText>Hierarchy3</w:delText>
              </w:r>
            </w:del>
          </w:p>
        </w:tc>
        <w:tc>
          <w:tcPr>
            <w:tcW w:w="1340" w:type="dxa"/>
            <w:hideMark/>
          </w:tcPr>
          <w:p w14:paraId="065E5BA2"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23" w:author="Mr Richard P Williams" w:date="2016-10-03T22:42:00Z"/>
                <w:rFonts w:cs="Open Sans"/>
                <w:sz w:val="20"/>
                <w:szCs w:val="20"/>
              </w:rPr>
            </w:pPr>
            <w:del w:id="3224" w:author="Mr Richard P Williams" w:date="2016-10-03T22:42:00Z">
              <w:r w:rsidRPr="00B61FAC" w:rsidDel="008F7B0C">
                <w:rPr>
                  <w:rFonts w:cs="Open Sans"/>
                  <w:sz w:val="20"/>
                  <w:szCs w:val="20"/>
                </w:rPr>
                <w:delText>String</w:delText>
              </w:r>
            </w:del>
          </w:p>
        </w:tc>
        <w:tc>
          <w:tcPr>
            <w:tcW w:w="660" w:type="dxa"/>
          </w:tcPr>
          <w:p w14:paraId="6CEE1670"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25" w:author="Mr Richard P Williams" w:date="2016-10-03T22:42:00Z"/>
                <w:rFonts w:cs="Open Sans"/>
                <w:sz w:val="20"/>
                <w:szCs w:val="20"/>
              </w:rPr>
            </w:pPr>
          </w:p>
        </w:tc>
        <w:tc>
          <w:tcPr>
            <w:tcW w:w="4440" w:type="dxa"/>
          </w:tcPr>
          <w:p w14:paraId="04DFB68F"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26" w:author="Mr Richard P Williams" w:date="2016-10-03T22:42:00Z"/>
                <w:rFonts w:cs="Open Sans"/>
                <w:sz w:val="20"/>
                <w:szCs w:val="20"/>
              </w:rPr>
            </w:pPr>
          </w:p>
        </w:tc>
      </w:tr>
      <w:tr w:rsidR="00B61FAC" w:rsidRPr="00B61FAC" w:rsidDel="008F7B0C" w14:paraId="747B157C" w14:textId="77777777" w:rsidTr="00CF4A03">
        <w:trPr>
          <w:cnfStyle w:val="000000100000" w:firstRow="0" w:lastRow="0" w:firstColumn="0" w:lastColumn="0" w:oddVBand="0" w:evenVBand="0" w:oddHBand="1" w:evenHBand="0" w:firstRowFirstColumn="0" w:firstRowLastColumn="0" w:lastRowFirstColumn="0" w:lastRowLastColumn="0"/>
          <w:trHeight w:val="525"/>
          <w:del w:id="322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4F86BD98" w14:textId="77777777" w:rsidR="00B61FAC" w:rsidRPr="00B61FAC" w:rsidDel="008F7B0C" w:rsidRDefault="00B61FAC" w:rsidP="00B61FAC">
            <w:pPr>
              <w:rPr>
                <w:del w:id="3228" w:author="Mr Richard P Williams" w:date="2016-10-03T22:42:00Z"/>
                <w:rFonts w:cs="Open Sans"/>
                <w:sz w:val="20"/>
                <w:szCs w:val="20"/>
              </w:rPr>
            </w:pPr>
            <w:del w:id="3229" w:author="Mr Richard P Williams" w:date="2016-10-03T22:42:00Z">
              <w:r w:rsidRPr="00B61FAC" w:rsidDel="008F7B0C">
                <w:rPr>
                  <w:rFonts w:cs="Open Sans"/>
                  <w:sz w:val="20"/>
                  <w:szCs w:val="20"/>
                </w:rPr>
                <w:delText>Hierarchy3Description</w:delText>
              </w:r>
            </w:del>
          </w:p>
        </w:tc>
        <w:tc>
          <w:tcPr>
            <w:tcW w:w="1340" w:type="dxa"/>
            <w:hideMark/>
          </w:tcPr>
          <w:p w14:paraId="7F245BBD"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30" w:author="Mr Richard P Williams" w:date="2016-10-03T22:42:00Z"/>
                <w:rFonts w:cs="Open Sans"/>
                <w:sz w:val="20"/>
                <w:szCs w:val="20"/>
              </w:rPr>
            </w:pPr>
            <w:del w:id="3231" w:author="Mr Richard P Williams" w:date="2016-10-03T22:42:00Z">
              <w:r w:rsidRPr="00B61FAC" w:rsidDel="008F7B0C">
                <w:rPr>
                  <w:rFonts w:cs="Open Sans"/>
                  <w:sz w:val="20"/>
                  <w:szCs w:val="20"/>
                </w:rPr>
                <w:delText>String</w:delText>
              </w:r>
            </w:del>
          </w:p>
        </w:tc>
        <w:tc>
          <w:tcPr>
            <w:tcW w:w="660" w:type="dxa"/>
          </w:tcPr>
          <w:p w14:paraId="30E0549A"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32" w:author="Mr Richard P Williams" w:date="2016-10-03T22:42:00Z"/>
                <w:rFonts w:cs="Open Sans"/>
                <w:sz w:val="20"/>
                <w:szCs w:val="20"/>
              </w:rPr>
            </w:pPr>
          </w:p>
        </w:tc>
        <w:tc>
          <w:tcPr>
            <w:tcW w:w="4440" w:type="dxa"/>
          </w:tcPr>
          <w:p w14:paraId="291A6400"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33" w:author="Mr Richard P Williams" w:date="2016-10-03T22:42:00Z"/>
                <w:rFonts w:cs="Open Sans"/>
                <w:sz w:val="20"/>
                <w:szCs w:val="20"/>
              </w:rPr>
            </w:pPr>
          </w:p>
        </w:tc>
      </w:tr>
      <w:tr w:rsidR="00B61FAC" w:rsidRPr="00B61FAC" w:rsidDel="008F7B0C" w14:paraId="01AAA8A9" w14:textId="77777777" w:rsidTr="00CF4A03">
        <w:trPr>
          <w:trHeight w:val="525"/>
          <w:del w:id="323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30F42CCF" w14:textId="77777777" w:rsidR="00B61FAC" w:rsidRPr="00B61FAC" w:rsidDel="008F7B0C" w:rsidRDefault="00B61FAC" w:rsidP="00B61FAC">
            <w:pPr>
              <w:rPr>
                <w:del w:id="3235" w:author="Mr Richard P Williams" w:date="2016-10-03T22:42:00Z"/>
                <w:rFonts w:cs="Open Sans"/>
                <w:sz w:val="20"/>
                <w:szCs w:val="20"/>
              </w:rPr>
            </w:pPr>
            <w:del w:id="3236" w:author="Mr Richard P Williams" w:date="2016-10-03T22:42:00Z">
              <w:r w:rsidRPr="00B61FAC" w:rsidDel="008F7B0C">
                <w:rPr>
                  <w:rFonts w:cs="Open Sans"/>
                  <w:sz w:val="20"/>
                  <w:szCs w:val="20"/>
                </w:rPr>
                <w:delText>Hierarchy4</w:delText>
              </w:r>
            </w:del>
          </w:p>
        </w:tc>
        <w:tc>
          <w:tcPr>
            <w:tcW w:w="1340" w:type="dxa"/>
            <w:hideMark/>
          </w:tcPr>
          <w:p w14:paraId="2267D74B"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37" w:author="Mr Richard P Williams" w:date="2016-10-03T22:42:00Z"/>
                <w:rFonts w:cs="Open Sans"/>
                <w:sz w:val="20"/>
                <w:szCs w:val="20"/>
              </w:rPr>
            </w:pPr>
            <w:del w:id="3238" w:author="Mr Richard P Williams" w:date="2016-10-03T22:42:00Z">
              <w:r w:rsidRPr="00B61FAC" w:rsidDel="008F7B0C">
                <w:rPr>
                  <w:rFonts w:cs="Open Sans"/>
                  <w:sz w:val="20"/>
                  <w:szCs w:val="20"/>
                </w:rPr>
                <w:delText>String</w:delText>
              </w:r>
            </w:del>
          </w:p>
        </w:tc>
        <w:tc>
          <w:tcPr>
            <w:tcW w:w="660" w:type="dxa"/>
          </w:tcPr>
          <w:p w14:paraId="04BB26C6"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39" w:author="Mr Richard P Williams" w:date="2016-10-03T22:42:00Z"/>
                <w:rFonts w:cs="Open Sans"/>
                <w:sz w:val="20"/>
                <w:szCs w:val="20"/>
              </w:rPr>
            </w:pPr>
          </w:p>
        </w:tc>
        <w:tc>
          <w:tcPr>
            <w:tcW w:w="4440" w:type="dxa"/>
          </w:tcPr>
          <w:p w14:paraId="1ACB3B32"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40" w:author="Mr Richard P Williams" w:date="2016-10-03T22:42:00Z"/>
                <w:rFonts w:cs="Open Sans"/>
                <w:sz w:val="20"/>
                <w:szCs w:val="20"/>
              </w:rPr>
            </w:pPr>
          </w:p>
        </w:tc>
      </w:tr>
      <w:tr w:rsidR="00B61FAC" w:rsidRPr="00B61FAC" w:rsidDel="008F7B0C" w14:paraId="7D282F10" w14:textId="77777777" w:rsidTr="00CF4A03">
        <w:trPr>
          <w:cnfStyle w:val="000000100000" w:firstRow="0" w:lastRow="0" w:firstColumn="0" w:lastColumn="0" w:oddVBand="0" w:evenVBand="0" w:oddHBand="1" w:evenHBand="0" w:firstRowFirstColumn="0" w:firstRowLastColumn="0" w:lastRowFirstColumn="0" w:lastRowLastColumn="0"/>
          <w:trHeight w:val="525"/>
          <w:del w:id="324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0B15176A" w14:textId="77777777" w:rsidR="00B61FAC" w:rsidRPr="00B61FAC" w:rsidDel="008F7B0C" w:rsidRDefault="00B61FAC" w:rsidP="00B61FAC">
            <w:pPr>
              <w:rPr>
                <w:del w:id="3242" w:author="Mr Richard P Williams" w:date="2016-10-03T22:42:00Z"/>
                <w:rFonts w:cs="Open Sans"/>
                <w:sz w:val="20"/>
                <w:szCs w:val="20"/>
              </w:rPr>
            </w:pPr>
            <w:del w:id="3243" w:author="Mr Richard P Williams" w:date="2016-10-03T22:42:00Z">
              <w:r w:rsidRPr="00B61FAC" w:rsidDel="008F7B0C">
                <w:rPr>
                  <w:rFonts w:cs="Open Sans"/>
                  <w:sz w:val="20"/>
                  <w:szCs w:val="20"/>
                </w:rPr>
                <w:delText>Hierarchy4Description</w:delText>
              </w:r>
            </w:del>
          </w:p>
        </w:tc>
        <w:tc>
          <w:tcPr>
            <w:tcW w:w="1340" w:type="dxa"/>
            <w:hideMark/>
          </w:tcPr>
          <w:p w14:paraId="433003F1"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44" w:author="Mr Richard P Williams" w:date="2016-10-03T22:42:00Z"/>
                <w:rFonts w:cs="Open Sans"/>
                <w:sz w:val="20"/>
                <w:szCs w:val="20"/>
              </w:rPr>
            </w:pPr>
            <w:del w:id="3245" w:author="Mr Richard P Williams" w:date="2016-10-03T22:42:00Z">
              <w:r w:rsidRPr="00B61FAC" w:rsidDel="008F7B0C">
                <w:rPr>
                  <w:rFonts w:cs="Open Sans"/>
                  <w:sz w:val="20"/>
                  <w:szCs w:val="20"/>
                </w:rPr>
                <w:delText>String</w:delText>
              </w:r>
            </w:del>
          </w:p>
        </w:tc>
        <w:tc>
          <w:tcPr>
            <w:tcW w:w="660" w:type="dxa"/>
          </w:tcPr>
          <w:p w14:paraId="24141B7F"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46" w:author="Mr Richard P Williams" w:date="2016-10-03T22:42:00Z"/>
                <w:rFonts w:cs="Open Sans"/>
                <w:sz w:val="20"/>
                <w:szCs w:val="20"/>
              </w:rPr>
            </w:pPr>
          </w:p>
        </w:tc>
        <w:tc>
          <w:tcPr>
            <w:tcW w:w="4440" w:type="dxa"/>
          </w:tcPr>
          <w:p w14:paraId="326F915B"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47" w:author="Mr Richard P Williams" w:date="2016-10-03T22:42:00Z"/>
                <w:rFonts w:cs="Open Sans"/>
                <w:sz w:val="20"/>
                <w:szCs w:val="20"/>
              </w:rPr>
            </w:pPr>
          </w:p>
        </w:tc>
      </w:tr>
      <w:tr w:rsidR="00B61FAC" w:rsidRPr="00B61FAC" w:rsidDel="008F7B0C" w14:paraId="217FFFAF" w14:textId="77777777" w:rsidTr="00CF4A03">
        <w:trPr>
          <w:trHeight w:val="525"/>
          <w:del w:id="324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09A2854F" w14:textId="77777777" w:rsidR="00B61FAC" w:rsidRPr="00B61FAC" w:rsidDel="008F7B0C" w:rsidRDefault="00B61FAC" w:rsidP="00B61FAC">
            <w:pPr>
              <w:rPr>
                <w:del w:id="3249" w:author="Mr Richard P Williams" w:date="2016-10-03T22:42:00Z"/>
                <w:rFonts w:cs="Open Sans"/>
                <w:sz w:val="20"/>
                <w:szCs w:val="20"/>
              </w:rPr>
            </w:pPr>
            <w:del w:id="3250" w:author="Mr Richard P Williams" w:date="2016-10-03T22:42:00Z">
              <w:r w:rsidRPr="00B61FAC" w:rsidDel="008F7B0C">
                <w:rPr>
                  <w:rFonts w:cs="Open Sans"/>
                  <w:sz w:val="20"/>
                  <w:szCs w:val="20"/>
                </w:rPr>
                <w:delText>Hierarchy5</w:delText>
              </w:r>
            </w:del>
          </w:p>
        </w:tc>
        <w:tc>
          <w:tcPr>
            <w:tcW w:w="1340" w:type="dxa"/>
            <w:hideMark/>
          </w:tcPr>
          <w:p w14:paraId="3AE0CAFE"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51" w:author="Mr Richard P Williams" w:date="2016-10-03T22:42:00Z"/>
                <w:rFonts w:cs="Open Sans"/>
                <w:sz w:val="20"/>
                <w:szCs w:val="20"/>
              </w:rPr>
            </w:pPr>
            <w:del w:id="3252" w:author="Mr Richard P Williams" w:date="2016-10-03T22:42:00Z">
              <w:r w:rsidRPr="00B61FAC" w:rsidDel="008F7B0C">
                <w:rPr>
                  <w:rFonts w:cs="Open Sans"/>
                  <w:sz w:val="20"/>
                  <w:szCs w:val="20"/>
                </w:rPr>
                <w:delText>String</w:delText>
              </w:r>
            </w:del>
          </w:p>
        </w:tc>
        <w:tc>
          <w:tcPr>
            <w:tcW w:w="660" w:type="dxa"/>
          </w:tcPr>
          <w:p w14:paraId="5CD83AF4"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53" w:author="Mr Richard P Williams" w:date="2016-10-03T22:42:00Z"/>
                <w:rFonts w:cs="Open Sans"/>
                <w:sz w:val="20"/>
                <w:szCs w:val="20"/>
              </w:rPr>
            </w:pPr>
          </w:p>
        </w:tc>
        <w:tc>
          <w:tcPr>
            <w:tcW w:w="4440" w:type="dxa"/>
          </w:tcPr>
          <w:p w14:paraId="6E5A83D2"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54" w:author="Mr Richard P Williams" w:date="2016-10-03T22:42:00Z"/>
                <w:rFonts w:cs="Open Sans"/>
                <w:sz w:val="20"/>
                <w:szCs w:val="20"/>
              </w:rPr>
            </w:pPr>
          </w:p>
        </w:tc>
      </w:tr>
      <w:tr w:rsidR="00B61FAC" w:rsidRPr="00B61FAC" w:rsidDel="008F7B0C" w14:paraId="45A5AF65" w14:textId="77777777" w:rsidTr="00CF4A03">
        <w:trPr>
          <w:cnfStyle w:val="000000100000" w:firstRow="0" w:lastRow="0" w:firstColumn="0" w:lastColumn="0" w:oddVBand="0" w:evenVBand="0" w:oddHBand="1" w:evenHBand="0" w:firstRowFirstColumn="0" w:firstRowLastColumn="0" w:lastRowFirstColumn="0" w:lastRowLastColumn="0"/>
          <w:trHeight w:val="525"/>
          <w:del w:id="325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4680A1BC" w14:textId="77777777" w:rsidR="00B61FAC" w:rsidRPr="00B61FAC" w:rsidDel="008F7B0C" w:rsidRDefault="00B61FAC" w:rsidP="00B61FAC">
            <w:pPr>
              <w:rPr>
                <w:del w:id="3256" w:author="Mr Richard P Williams" w:date="2016-10-03T22:42:00Z"/>
                <w:rFonts w:cs="Open Sans"/>
                <w:sz w:val="20"/>
                <w:szCs w:val="20"/>
              </w:rPr>
            </w:pPr>
            <w:del w:id="3257" w:author="Mr Richard P Williams" w:date="2016-10-03T22:42:00Z">
              <w:r w:rsidRPr="00B61FAC" w:rsidDel="008F7B0C">
                <w:rPr>
                  <w:rFonts w:cs="Open Sans"/>
                  <w:sz w:val="20"/>
                  <w:szCs w:val="20"/>
                </w:rPr>
                <w:delText>Hierarchy5Description</w:delText>
              </w:r>
            </w:del>
          </w:p>
        </w:tc>
        <w:tc>
          <w:tcPr>
            <w:tcW w:w="1340" w:type="dxa"/>
            <w:hideMark/>
          </w:tcPr>
          <w:p w14:paraId="4FC975DF"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58" w:author="Mr Richard P Williams" w:date="2016-10-03T22:42:00Z"/>
                <w:rFonts w:cs="Open Sans"/>
                <w:sz w:val="20"/>
                <w:szCs w:val="20"/>
              </w:rPr>
            </w:pPr>
            <w:del w:id="3259" w:author="Mr Richard P Williams" w:date="2016-10-03T22:42:00Z">
              <w:r w:rsidRPr="00B61FAC" w:rsidDel="008F7B0C">
                <w:rPr>
                  <w:rFonts w:cs="Open Sans"/>
                  <w:sz w:val="20"/>
                  <w:szCs w:val="20"/>
                </w:rPr>
                <w:delText>String</w:delText>
              </w:r>
            </w:del>
          </w:p>
        </w:tc>
        <w:tc>
          <w:tcPr>
            <w:tcW w:w="660" w:type="dxa"/>
          </w:tcPr>
          <w:p w14:paraId="7EBBDE46"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60" w:author="Mr Richard P Williams" w:date="2016-10-03T22:42:00Z"/>
                <w:rFonts w:cs="Open Sans"/>
                <w:sz w:val="20"/>
                <w:szCs w:val="20"/>
              </w:rPr>
            </w:pPr>
          </w:p>
        </w:tc>
        <w:tc>
          <w:tcPr>
            <w:tcW w:w="4440" w:type="dxa"/>
          </w:tcPr>
          <w:p w14:paraId="084B23B6"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61" w:author="Mr Richard P Williams" w:date="2016-10-03T22:42:00Z"/>
                <w:rFonts w:cs="Open Sans"/>
                <w:sz w:val="20"/>
                <w:szCs w:val="20"/>
              </w:rPr>
            </w:pPr>
          </w:p>
        </w:tc>
      </w:tr>
      <w:tr w:rsidR="00B61FAC" w:rsidRPr="00B61FAC" w:rsidDel="008F7B0C" w14:paraId="2083CA64" w14:textId="77777777" w:rsidTr="00CF4A03">
        <w:trPr>
          <w:trHeight w:val="525"/>
          <w:del w:id="326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00468AF7" w14:textId="77777777" w:rsidR="00B61FAC" w:rsidRPr="00B61FAC" w:rsidDel="008F7B0C" w:rsidRDefault="00B61FAC" w:rsidP="00B61FAC">
            <w:pPr>
              <w:rPr>
                <w:del w:id="3263" w:author="Mr Richard P Williams" w:date="2016-10-03T22:42:00Z"/>
                <w:rFonts w:cs="Open Sans"/>
                <w:sz w:val="20"/>
                <w:szCs w:val="20"/>
              </w:rPr>
            </w:pPr>
            <w:del w:id="3264" w:author="Mr Richard P Williams" w:date="2016-10-03T22:42:00Z">
              <w:r w:rsidRPr="00B61FAC" w:rsidDel="008F7B0C">
                <w:rPr>
                  <w:rFonts w:cs="Open Sans"/>
                  <w:sz w:val="20"/>
                  <w:szCs w:val="20"/>
                </w:rPr>
                <w:delText>Hierarchy6</w:delText>
              </w:r>
            </w:del>
          </w:p>
        </w:tc>
        <w:tc>
          <w:tcPr>
            <w:tcW w:w="1340" w:type="dxa"/>
            <w:hideMark/>
          </w:tcPr>
          <w:p w14:paraId="2D4DCDF8"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65" w:author="Mr Richard P Williams" w:date="2016-10-03T22:42:00Z"/>
                <w:rFonts w:cs="Open Sans"/>
                <w:sz w:val="20"/>
                <w:szCs w:val="20"/>
              </w:rPr>
            </w:pPr>
            <w:del w:id="3266" w:author="Mr Richard P Williams" w:date="2016-10-03T22:42:00Z">
              <w:r w:rsidRPr="00B61FAC" w:rsidDel="008F7B0C">
                <w:rPr>
                  <w:rFonts w:cs="Open Sans"/>
                  <w:sz w:val="20"/>
                  <w:szCs w:val="20"/>
                </w:rPr>
                <w:delText>String</w:delText>
              </w:r>
            </w:del>
          </w:p>
        </w:tc>
        <w:tc>
          <w:tcPr>
            <w:tcW w:w="660" w:type="dxa"/>
          </w:tcPr>
          <w:p w14:paraId="1CE36B54"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67" w:author="Mr Richard P Williams" w:date="2016-10-03T22:42:00Z"/>
                <w:rFonts w:cs="Open Sans"/>
                <w:sz w:val="20"/>
                <w:szCs w:val="20"/>
              </w:rPr>
            </w:pPr>
          </w:p>
        </w:tc>
        <w:tc>
          <w:tcPr>
            <w:tcW w:w="4440" w:type="dxa"/>
          </w:tcPr>
          <w:p w14:paraId="5B993B46"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68" w:author="Mr Richard P Williams" w:date="2016-10-03T22:42:00Z"/>
                <w:rFonts w:cs="Open Sans"/>
                <w:sz w:val="20"/>
                <w:szCs w:val="20"/>
              </w:rPr>
            </w:pPr>
          </w:p>
        </w:tc>
      </w:tr>
      <w:tr w:rsidR="00B61FAC" w:rsidRPr="00B61FAC" w:rsidDel="008F7B0C" w14:paraId="12D38EBE" w14:textId="77777777" w:rsidTr="00CF4A03">
        <w:trPr>
          <w:cnfStyle w:val="000000100000" w:firstRow="0" w:lastRow="0" w:firstColumn="0" w:lastColumn="0" w:oddVBand="0" w:evenVBand="0" w:oddHBand="1" w:evenHBand="0" w:firstRowFirstColumn="0" w:firstRowLastColumn="0" w:lastRowFirstColumn="0" w:lastRowLastColumn="0"/>
          <w:trHeight w:val="525"/>
          <w:del w:id="326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7AF82F9F" w14:textId="77777777" w:rsidR="00B61FAC" w:rsidRPr="00B61FAC" w:rsidDel="008F7B0C" w:rsidRDefault="00B61FAC" w:rsidP="00B61FAC">
            <w:pPr>
              <w:rPr>
                <w:del w:id="3270" w:author="Mr Richard P Williams" w:date="2016-10-03T22:42:00Z"/>
                <w:rFonts w:cs="Open Sans"/>
                <w:sz w:val="20"/>
                <w:szCs w:val="20"/>
              </w:rPr>
            </w:pPr>
            <w:del w:id="3271" w:author="Mr Richard P Williams" w:date="2016-10-03T22:42:00Z">
              <w:r w:rsidRPr="00B61FAC" w:rsidDel="008F7B0C">
                <w:rPr>
                  <w:rFonts w:cs="Open Sans"/>
                  <w:sz w:val="20"/>
                  <w:szCs w:val="20"/>
                </w:rPr>
                <w:delText>Hierarchy6Description</w:delText>
              </w:r>
            </w:del>
          </w:p>
        </w:tc>
        <w:tc>
          <w:tcPr>
            <w:tcW w:w="1340" w:type="dxa"/>
            <w:hideMark/>
          </w:tcPr>
          <w:p w14:paraId="1E47EA0A"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72" w:author="Mr Richard P Williams" w:date="2016-10-03T22:42:00Z"/>
                <w:rFonts w:cs="Open Sans"/>
                <w:sz w:val="20"/>
                <w:szCs w:val="20"/>
              </w:rPr>
            </w:pPr>
            <w:del w:id="3273" w:author="Mr Richard P Williams" w:date="2016-10-03T22:42:00Z">
              <w:r w:rsidRPr="00B61FAC" w:rsidDel="008F7B0C">
                <w:rPr>
                  <w:rFonts w:cs="Open Sans"/>
                  <w:sz w:val="20"/>
                  <w:szCs w:val="20"/>
                </w:rPr>
                <w:delText>String</w:delText>
              </w:r>
            </w:del>
          </w:p>
        </w:tc>
        <w:tc>
          <w:tcPr>
            <w:tcW w:w="660" w:type="dxa"/>
          </w:tcPr>
          <w:p w14:paraId="47EA3E1A"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74" w:author="Mr Richard P Williams" w:date="2016-10-03T22:42:00Z"/>
                <w:rFonts w:cs="Open Sans"/>
                <w:sz w:val="20"/>
                <w:szCs w:val="20"/>
              </w:rPr>
            </w:pPr>
          </w:p>
        </w:tc>
        <w:tc>
          <w:tcPr>
            <w:tcW w:w="4440" w:type="dxa"/>
          </w:tcPr>
          <w:p w14:paraId="005D3554"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75" w:author="Mr Richard P Williams" w:date="2016-10-03T22:42:00Z"/>
                <w:rFonts w:cs="Open Sans"/>
                <w:sz w:val="20"/>
                <w:szCs w:val="20"/>
              </w:rPr>
            </w:pPr>
          </w:p>
        </w:tc>
      </w:tr>
      <w:tr w:rsidR="00B61FAC" w:rsidRPr="00B61FAC" w:rsidDel="008F7B0C" w14:paraId="33E0C8B3" w14:textId="77777777" w:rsidTr="00CF4A03">
        <w:trPr>
          <w:trHeight w:val="525"/>
          <w:del w:id="327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5917BD7B" w14:textId="77777777" w:rsidR="00B61FAC" w:rsidRPr="00B61FAC" w:rsidDel="008F7B0C" w:rsidRDefault="00B61FAC" w:rsidP="00B61FAC">
            <w:pPr>
              <w:rPr>
                <w:del w:id="3277" w:author="Mr Richard P Williams" w:date="2016-10-03T22:42:00Z"/>
                <w:rFonts w:cs="Open Sans"/>
                <w:sz w:val="20"/>
                <w:szCs w:val="20"/>
              </w:rPr>
            </w:pPr>
            <w:del w:id="3278" w:author="Mr Richard P Williams" w:date="2016-10-03T22:42:00Z">
              <w:r w:rsidRPr="00B61FAC" w:rsidDel="008F7B0C">
                <w:rPr>
                  <w:rFonts w:cs="Open Sans"/>
                  <w:sz w:val="20"/>
                  <w:szCs w:val="20"/>
                </w:rPr>
                <w:delText>Name</w:delText>
              </w:r>
            </w:del>
          </w:p>
        </w:tc>
        <w:tc>
          <w:tcPr>
            <w:tcW w:w="1340" w:type="dxa"/>
            <w:hideMark/>
          </w:tcPr>
          <w:p w14:paraId="7ECCF133"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79" w:author="Mr Richard P Williams" w:date="2016-10-03T22:42:00Z"/>
                <w:rFonts w:cs="Open Sans"/>
                <w:sz w:val="20"/>
                <w:szCs w:val="20"/>
              </w:rPr>
            </w:pPr>
            <w:del w:id="3280" w:author="Mr Richard P Williams" w:date="2016-10-03T22:42:00Z">
              <w:r w:rsidRPr="00B61FAC" w:rsidDel="008F7B0C">
                <w:rPr>
                  <w:rFonts w:cs="Open Sans"/>
                  <w:sz w:val="20"/>
                  <w:szCs w:val="20"/>
                </w:rPr>
                <w:delText>String</w:delText>
              </w:r>
            </w:del>
          </w:p>
        </w:tc>
        <w:tc>
          <w:tcPr>
            <w:tcW w:w="660" w:type="dxa"/>
          </w:tcPr>
          <w:p w14:paraId="174E3BEC"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81" w:author="Mr Richard P Williams" w:date="2016-10-03T22:42:00Z"/>
                <w:rFonts w:cs="Open Sans"/>
                <w:sz w:val="20"/>
                <w:szCs w:val="20"/>
              </w:rPr>
            </w:pPr>
          </w:p>
        </w:tc>
        <w:tc>
          <w:tcPr>
            <w:tcW w:w="4440" w:type="dxa"/>
          </w:tcPr>
          <w:p w14:paraId="2F5D9318"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82" w:author="Mr Richard P Williams" w:date="2016-10-03T22:42:00Z"/>
                <w:rFonts w:cs="Open Sans"/>
                <w:sz w:val="20"/>
                <w:szCs w:val="20"/>
              </w:rPr>
            </w:pPr>
          </w:p>
        </w:tc>
      </w:tr>
      <w:tr w:rsidR="00B61FAC" w:rsidRPr="00B61FAC" w:rsidDel="008F7B0C" w14:paraId="109B9472" w14:textId="77777777" w:rsidTr="00CF4A03">
        <w:trPr>
          <w:cnfStyle w:val="000000100000" w:firstRow="0" w:lastRow="0" w:firstColumn="0" w:lastColumn="0" w:oddVBand="0" w:evenVBand="0" w:oddHBand="1" w:evenHBand="0" w:firstRowFirstColumn="0" w:firstRowLastColumn="0" w:lastRowFirstColumn="0" w:lastRowLastColumn="0"/>
          <w:trHeight w:val="525"/>
          <w:del w:id="328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518051B8" w14:textId="77777777" w:rsidR="00B61FAC" w:rsidRPr="00B61FAC" w:rsidDel="008F7B0C" w:rsidRDefault="00B61FAC" w:rsidP="00B61FAC">
            <w:pPr>
              <w:rPr>
                <w:del w:id="3284" w:author="Mr Richard P Williams" w:date="2016-10-03T22:42:00Z"/>
                <w:rFonts w:cs="Open Sans"/>
                <w:sz w:val="20"/>
                <w:szCs w:val="20"/>
              </w:rPr>
            </w:pPr>
            <w:del w:id="3285" w:author="Mr Richard P Williams" w:date="2016-10-03T22:42:00Z">
              <w:r w:rsidRPr="00B61FAC" w:rsidDel="008F7B0C">
                <w:rPr>
                  <w:rFonts w:cs="Open Sans"/>
                  <w:sz w:val="20"/>
                  <w:szCs w:val="20"/>
                </w:rPr>
                <w:delText>LocationType</w:delText>
              </w:r>
            </w:del>
          </w:p>
        </w:tc>
        <w:tc>
          <w:tcPr>
            <w:tcW w:w="1340" w:type="dxa"/>
            <w:hideMark/>
          </w:tcPr>
          <w:p w14:paraId="42CBDFC1"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86" w:author="Mr Richard P Williams" w:date="2016-10-03T22:42:00Z"/>
                <w:rFonts w:cs="Open Sans"/>
                <w:sz w:val="20"/>
                <w:szCs w:val="20"/>
              </w:rPr>
            </w:pPr>
            <w:del w:id="3287" w:author="Mr Richard P Williams" w:date="2016-10-03T22:42:00Z">
              <w:r w:rsidRPr="00B61FAC" w:rsidDel="008F7B0C">
                <w:rPr>
                  <w:rFonts w:cs="Open Sans"/>
                  <w:sz w:val="20"/>
                  <w:szCs w:val="20"/>
                </w:rPr>
                <w:delText>String</w:delText>
              </w:r>
            </w:del>
          </w:p>
        </w:tc>
        <w:tc>
          <w:tcPr>
            <w:tcW w:w="660" w:type="dxa"/>
          </w:tcPr>
          <w:p w14:paraId="2253B5C6"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288" w:author="Mr Richard P Williams" w:date="2016-10-03T22:42:00Z"/>
                <w:rFonts w:cs="Open Sans"/>
                <w:sz w:val="20"/>
                <w:szCs w:val="20"/>
              </w:rPr>
            </w:pPr>
          </w:p>
        </w:tc>
        <w:tc>
          <w:tcPr>
            <w:tcW w:w="4440" w:type="dxa"/>
          </w:tcPr>
          <w:p w14:paraId="00712B6D" w14:textId="77777777" w:rsidR="00B61FAC" w:rsidRPr="00B61FAC" w:rsidDel="008F7B0C" w:rsidRDefault="004B76FE" w:rsidP="00B61FAC">
            <w:pPr>
              <w:cnfStyle w:val="000000100000" w:firstRow="0" w:lastRow="0" w:firstColumn="0" w:lastColumn="0" w:oddVBand="0" w:evenVBand="0" w:oddHBand="1" w:evenHBand="0" w:firstRowFirstColumn="0" w:firstRowLastColumn="0" w:lastRowFirstColumn="0" w:lastRowLastColumn="0"/>
              <w:rPr>
                <w:del w:id="3289" w:author="Mr Richard P Williams" w:date="2016-10-03T22:42:00Z"/>
                <w:rFonts w:cs="Open Sans"/>
                <w:sz w:val="20"/>
                <w:szCs w:val="20"/>
              </w:rPr>
            </w:pPr>
            <w:del w:id="3290" w:author="Mr Richard P Williams" w:date="2016-10-03T22:42:00Z">
              <w:r w:rsidDel="008F7B0C">
                <w:rPr>
                  <w:rFonts w:cs="Open Sans"/>
                  <w:sz w:val="20"/>
                  <w:szCs w:val="20"/>
                </w:rPr>
                <w:delText>Store or Warehouse</w:delText>
              </w:r>
            </w:del>
          </w:p>
        </w:tc>
      </w:tr>
      <w:tr w:rsidR="00B61FAC" w:rsidRPr="00B61FAC" w:rsidDel="008F7B0C" w14:paraId="758B552D" w14:textId="77777777" w:rsidTr="00CF4A03">
        <w:trPr>
          <w:trHeight w:val="525"/>
          <w:del w:id="329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3B9A9476" w14:textId="77777777" w:rsidR="00B61FAC" w:rsidRPr="00B61FAC" w:rsidDel="008F7B0C" w:rsidRDefault="004B76FE" w:rsidP="00B61FAC">
            <w:pPr>
              <w:rPr>
                <w:del w:id="3292" w:author="Mr Richard P Williams" w:date="2016-10-03T22:42:00Z"/>
                <w:rFonts w:cs="Open Sans"/>
                <w:sz w:val="20"/>
                <w:szCs w:val="20"/>
              </w:rPr>
            </w:pPr>
            <w:del w:id="3293" w:author="Mr Richard P Williams" w:date="2016-10-03T22:42:00Z">
              <w:r w:rsidDel="008F7B0C">
                <w:rPr>
                  <w:rFonts w:cs="Open Sans"/>
                  <w:sz w:val="20"/>
                  <w:szCs w:val="20"/>
                </w:rPr>
                <w:lastRenderedPageBreak/>
                <w:delText>Pricing Location</w:delText>
              </w:r>
            </w:del>
          </w:p>
        </w:tc>
        <w:tc>
          <w:tcPr>
            <w:tcW w:w="1340" w:type="dxa"/>
            <w:hideMark/>
          </w:tcPr>
          <w:p w14:paraId="343E36F1"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94" w:author="Mr Richard P Williams" w:date="2016-10-03T22:42:00Z"/>
                <w:rFonts w:cs="Open Sans"/>
                <w:sz w:val="20"/>
                <w:szCs w:val="20"/>
              </w:rPr>
            </w:pPr>
            <w:del w:id="3295" w:author="Mr Richard P Williams" w:date="2016-10-03T22:42:00Z">
              <w:r w:rsidRPr="00B61FAC" w:rsidDel="008F7B0C">
                <w:rPr>
                  <w:rFonts w:cs="Open Sans"/>
                  <w:sz w:val="20"/>
                  <w:szCs w:val="20"/>
                </w:rPr>
                <w:delText>Integer</w:delText>
              </w:r>
            </w:del>
          </w:p>
        </w:tc>
        <w:tc>
          <w:tcPr>
            <w:tcW w:w="660" w:type="dxa"/>
          </w:tcPr>
          <w:p w14:paraId="51CE8308"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296" w:author="Mr Richard P Williams" w:date="2016-10-03T22:42:00Z"/>
                <w:rFonts w:cs="Open Sans"/>
                <w:sz w:val="20"/>
                <w:szCs w:val="20"/>
              </w:rPr>
            </w:pPr>
          </w:p>
        </w:tc>
        <w:tc>
          <w:tcPr>
            <w:tcW w:w="4440" w:type="dxa"/>
          </w:tcPr>
          <w:p w14:paraId="7A85AEAE" w14:textId="77777777" w:rsidR="00B61FAC" w:rsidRPr="00B61FAC" w:rsidDel="008F7B0C" w:rsidRDefault="004B76FE" w:rsidP="00B61FAC">
            <w:pPr>
              <w:cnfStyle w:val="000000000000" w:firstRow="0" w:lastRow="0" w:firstColumn="0" w:lastColumn="0" w:oddVBand="0" w:evenVBand="0" w:oddHBand="0" w:evenHBand="0" w:firstRowFirstColumn="0" w:firstRowLastColumn="0" w:lastRowFirstColumn="0" w:lastRowLastColumn="0"/>
              <w:rPr>
                <w:del w:id="3297" w:author="Mr Richard P Williams" w:date="2016-10-03T22:42:00Z"/>
                <w:rFonts w:cs="Open Sans"/>
                <w:sz w:val="20"/>
                <w:szCs w:val="20"/>
              </w:rPr>
            </w:pPr>
            <w:del w:id="3298" w:author="Mr Richard P Williams" w:date="2016-10-03T22:42:00Z">
              <w:r w:rsidDel="008F7B0C">
                <w:rPr>
                  <w:rFonts w:cs="Open Sans"/>
                  <w:sz w:val="20"/>
                  <w:szCs w:val="20"/>
                </w:rPr>
                <w:delText>The store used in zone pricing</w:delText>
              </w:r>
            </w:del>
          </w:p>
        </w:tc>
      </w:tr>
      <w:tr w:rsidR="00B61FAC" w:rsidRPr="00B61FAC" w:rsidDel="008F7B0C" w14:paraId="2191667D" w14:textId="77777777" w:rsidTr="00CF4A03">
        <w:trPr>
          <w:cnfStyle w:val="000000100000" w:firstRow="0" w:lastRow="0" w:firstColumn="0" w:lastColumn="0" w:oddVBand="0" w:evenVBand="0" w:oddHBand="1" w:evenHBand="0" w:firstRowFirstColumn="0" w:firstRowLastColumn="0" w:lastRowFirstColumn="0" w:lastRowLastColumn="0"/>
          <w:trHeight w:val="525"/>
          <w:del w:id="329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7D4F84DF" w14:textId="77777777" w:rsidR="00B61FAC" w:rsidRPr="00B61FAC" w:rsidDel="008F7B0C" w:rsidRDefault="00B61FAC" w:rsidP="00B61FAC">
            <w:pPr>
              <w:rPr>
                <w:del w:id="3300" w:author="Mr Richard P Williams" w:date="2016-10-03T22:42:00Z"/>
                <w:rFonts w:cs="Open Sans"/>
                <w:sz w:val="20"/>
                <w:szCs w:val="20"/>
              </w:rPr>
            </w:pPr>
            <w:del w:id="3301" w:author="Mr Richard P Williams" w:date="2016-10-03T22:42:00Z">
              <w:r w:rsidRPr="00B61FAC" w:rsidDel="008F7B0C">
                <w:rPr>
                  <w:rFonts w:cs="Open Sans"/>
                  <w:sz w:val="20"/>
                  <w:szCs w:val="20"/>
                </w:rPr>
                <w:delText>Brand</w:delText>
              </w:r>
            </w:del>
          </w:p>
        </w:tc>
        <w:tc>
          <w:tcPr>
            <w:tcW w:w="1340" w:type="dxa"/>
            <w:hideMark/>
          </w:tcPr>
          <w:p w14:paraId="6EA96402"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02" w:author="Mr Richard P Williams" w:date="2016-10-03T22:42:00Z"/>
                <w:rFonts w:cs="Open Sans"/>
                <w:sz w:val="20"/>
                <w:szCs w:val="20"/>
              </w:rPr>
            </w:pPr>
            <w:del w:id="3303" w:author="Mr Richard P Williams" w:date="2016-10-03T22:42:00Z">
              <w:r w:rsidRPr="00B61FAC" w:rsidDel="008F7B0C">
                <w:rPr>
                  <w:rFonts w:cs="Open Sans"/>
                  <w:sz w:val="20"/>
                  <w:szCs w:val="20"/>
                </w:rPr>
                <w:delText>String</w:delText>
              </w:r>
            </w:del>
          </w:p>
        </w:tc>
        <w:tc>
          <w:tcPr>
            <w:tcW w:w="660" w:type="dxa"/>
          </w:tcPr>
          <w:p w14:paraId="736E8A73"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04" w:author="Mr Richard P Williams" w:date="2016-10-03T22:42:00Z"/>
                <w:rFonts w:cs="Open Sans"/>
                <w:sz w:val="20"/>
                <w:szCs w:val="20"/>
              </w:rPr>
            </w:pPr>
          </w:p>
        </w:tc>
        <w:tc>
          <w:tcPr>
            <w:tcW w:w="4440" w:type="dxa"/>
          </w:tcPr>
          <w:p w14:paraId="72C24301" w14:textId="77777777" w:rsidR="00B61FAC" w:rsidRPr="00B61FAC" w:rsidDel="008F7B0C" w:rsidRDefault="004B76FE" w:rsidP="00B61FAC">
            <w:pPr>
              <w:cnfStyle w:val="000000100000" w:firstRow="0" w:lastRow="0" w:firstColumn="0" w:lastColumn="0" w:oddVBand="0" w:evenVBand="0" w:oddHBand="1" w:evenHBand="0" w:firstRowFirstColumn="0" w:firstRowLastColumn="0" w:lastRowFirstColumn="0" w:lastRowLastColumn="0"/>
              <w:rPr>
                <w:del w:id="3305" w:author="Mr Richard P Williams" w:date="2016-10-03T22:42:00Z"/>
                <w:rFonts w:cs="Open Sans"/>
                <w:sz w:val="20"/>
                <w:szCs w:val="20"/>
              </w:rPr>
            </w:pPr>
            <w:del w:id="3306" w:author="Mr Richard P Williams" w:date="2016-10-03T22:42:00Z">
              <w:r w:rsidDel="008F7B0C">
                <w:rPr>
                  <w:rFonts w:cs="Open Sans"/>
                  <w:sz w:val="20"/>
                  <w:szCs w:val="20"/>
                </w:rPr>
                <w:delText>Store Brand</w:delText>
              </w:r>
            </w:del>
          </w:p>
        </w:tc>
      </w:tr>
      <w:tr w:rsidR="00B61FAC" w:rsidRPr="00B61FAC" w:rsidDel="008F7B0C" w14:paraId="5E6CE84C" w14:textId="77777777" w:rsidTr="00CF4A03">
        <w:trPr>
          <w:trHeight w:val="525"/>
          <w:del w:id="330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62159D41" w14:textId="77777777" w:rsidR="00B61FAC" w:rsidRPr="00B61FAC" w:rsidDel="008F7B0C" w:rsidRDefault="00B61FAC" w:rsidP="00B61FAC">
            <w:pPr>
              <w:rPr>
                <w:del w:id="3308" w:author="Mr Richard P Williams" w:date="2016-10-03T22:42:00Z"/>
                <w:rFonts w:cs="Open Sans"/>
                <w:sz w:val="20"/>
                <w:szCs w:val="20"/>
              </w:rPr>
            </w:pPr>
            <w:del w:id="3309" w:author="Mr Richard P Williams" w:date="2016-10-03T22:42:00Z">
              <w:r w:rsidRPr="00B61FAC" w:rsidDel="008F7B0C">
                <w:rPr>
                  <w:rFonts w:cs="Open Sans"/>
                  <w:sz w:val="20"/>
                  <w:szCs w:val="20"/>
                </w:rPr>
                <w:delText>StoreIdentifier</w:delText>
              </w:r>
            </w:del>
          </w:p>
        </w:tc>
        <w:tc>
          <w:tcPr>
            <w:tcW w:w="1340" w:type="dxa"/>
            <w:hideMark/>
          </w:tcPr>
          <w:p w14:paraId="723EAA44"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10" w:author="Mr Richard P Williams" w:date="2016-10-03T22:42:00Z"/>
                <w:rFonts w:cs="Open Sans"/>
                <w:sz w:val="20"/>
                <w:szCs w:val="20"/>
              </w:rPr>
            </w:pPr>
            <w:del w:id="3311" w:author="Mr Richard P Williams" w:date="2016-10-03T22:42:00Z">
              <w:r w:rsidRPr="00B61FAC" w:rsidDel="008F7B0C">
                <w:rPr>
                  <w:rFonts w:cs="Open Sans"/>
                  <w:sz w:val="20"/>
                  <w:szCs w:val="20"/>
                </w:rPr>
                <w:delText>String</w:delText>
              </w:r>
            </w:del>
          </w:p>
        </w:tc>
        <w:tc>
          <w:tcPr>
            <w:tcW w:w="660" w:type="dxa"/>
          </w:tcPr>
          <w:p w14:paraId="6916E2DE"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12" w:author="Mr Richard P Williams" w:date="2016-10-03T22:42:00Z"/>
                <w:rFonts w:cs="Open Sans"/>
                <w:sz w:val="20"/>
                <w:szCs w:val="20"/>
              </w:rPr>
            </w:pPr>
          </w:p>
        </w:tc>
        <w:tc>
          <w:tcPr>
            <w:tcW w:w="4440" w:type="dxa"/>
          </w:tcPr>
          <w:p w14:paraId="2E0A5BB5"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13" w:author="Mr Richard P Williams" w:date="2016-10-03T22:42:00Z"/>
                <w:rFonts w:cs="Open Sans"/>
                <w:sz w:val="20"/>
                <w:szCs w:val="20"/>
              </w:rPr>
            </w:pPr>
          </w:p>
        </w:tc>
      </w:tr>
      <w:tr w:rsidR="00B61FAC" w:rsidRPr="00B61FAC" w:rsidDel="008F7B0C" w14:paraId="65C1E50C" w14:textId="77777777" w:rsidTr="00CF4A03">
        <w:trPr>
          <w:cnfStyle w:val="000000100000" w:firstRow="0" w:lastRow="0" w:firstColumn="0" w:lastColumn="0" w:oddVBand="0" w:evenVBand="0" w:oddHBand="1" w:evenHBand="0" w:firstRowFirstColumn="0" w:firstRowLastColumn="0" w:lastRowFirstColumn="0" w:lastRowLastColumn="0"/>
          <w:trHeight w:val="315"/>
          <w:del w:id="331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131898A2" w14:textId="77777777" w:rsidR="00B61FAC" w:rsidRPr="00B61FAC" w:rsidDel="008F7B0C" w:rsidRDefault="00B61FAC" w:rsidP="00B61FAC">
            <w:pPr>
              <w:rPr>
                <w:del w:id="3315" w:author="Mr Richard P Williams" w:date="2016-10-03T22:42:00Z"/>
                <w:rFonts w:cs="Open Sans"/>
                <w:sz w:val="20"/>
                <w:szCs w:val="20"/>
              </w:rPr>
            </w:pPr>
            <w:del w:id="3316" w:author="Mr Richard P Williams" w:date="2016-10-03T22:42:00Z">
              <w:r w:rsidRPr="00B61FAC" w:rsidDel="008F7B0C">
                <w:rPr>
                  <w:rFonts w:cs="Open Sans"/>
                  <w:sz w:val="20"/>
                  <w:szCs w:val="20"/>
                </w:rPr>
                <w:delText>PhoneNo</w:delText>
              </w:r>
            </w:del>
          </w:p>
        </w:tc>
        <w:tc>
          <w:tcPr>
            <w:tcW w:w="1340" w:type="dxa"/>
            <w:hideMark/>
          </w:tcPr>
          <w:p w14:paraId="31A43D58"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17" w:author="Mr Richard P Williams" w:date="2016-10-03T22:42:00Z"/>
                <w:rFonts w:cs="Open Sans"/>
                <w:sz w:val="20"/>
                <w:szCs w:val="20"/>
              </w:rPr>
            </w:pPr>
            <w:del w:id="3318" w:author="Mr Richard P Williams" w:date="2016-10-03T22:42:00Z">
              <w:r w:rsidRPr="00B61FAC" w:rsidDel="008F7B0C">
                <w:rPr>
                  <w:rFonts w:cs="Open Sans"/>
                  <w:sz w:val="20"/>
                  <w:szCs w:val="20"/>
                </w:rPr>
                <w:delText>String</w:delText>
              </w:r>
            </w:del>
          </w:p>
        </w:tc>
        <w:tc>
          <w:tcPr>
            <w:tcW w:w="660" w:type="dxa"/>
          </w:tcPr>
          <w:p w14:paraId="04D21F2E"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19" w:author="Mr Richard P Williams" w:date="2016-10-03T22:42:00Z"/>
                <w:rFonts w:cs="Open Sans"/>
                <w:sz w:val="20"/>
                <w:szCs w:val="20"/>
              </w:rPr>
            </w:pPr>
          </w:p>
        </w:tc>
        <w:tc>
          <w:tcPr>
            <w:tcW w:w="4440" w:type="dxa"/>
          </w:tcPr>
          <w:p w14:paraId="0C02E2C2"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20" w:author="Mr Richard P Williams" w:date="2016-10-03T22:42:00Z"/>
                <w:rFonts w:cs="Open Sans"/>
                <w:sz w:val="20"/>
                <w:szCs w:val="20"/>
              </w:rPr>
            </w:pPr>
          </w:p>
        </w:tc>
      </w:tr>
      <w:tr w:rsidR="00B61FAC" w:rsidRPr="00B61FAC" w:rsidDel="008F7B0C" w14:paraId="59515689" w14:textId="77777777" w:rsidTr="00CF4A03">
        <w:trPr>
          <w:trHeight w:val="315"/>
          <w:del w:id="332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5A7CDC84" w14:textId="77777777" w:rsidR="00B61FAC" w:rsidRPr="00B61FAC" w:rsidDel="008F7B0C" w:rsidRDefault="00B61FAC" w:rsidP="00B61FAC">
            <w:pPr>
              <w:rPr>
                <w:del w:id="3322" w:author="Mr Richard P Williams" w:date="2016-10-03T22:42:00Z"/>
                <w:rFonts w:cs="Open Sans"/>
                <w:sz w:val="20"/>
                <w:szCs w:val="20"/>
              </w:rPr>
            </w:pPr>
            <w:del w:id="3323" w:author="Mr Richard P Williams" w:date="2016-10-03T22:42:00Z">
              <w:r w:rsidRPr="00B61FAC" w:rsidDel="008F7B0C">
                <w:rPr>
                  <w:rFonts w:cs="Open Sans"/>
                  <w:sz w:val="20"/>
                  <w:szCs w:val="20"/>
                </w:rPr>
                <w:delText>FaxNo</w:delText>
              </w:r>
            </w:del>
          </w:p>
        </w:tc>
        <w:tc>
          <w:tcPr>
            <w:tcW w:w="1340" w:type="dxa"/>
            <w:hideMark/>
          </w:tcPr>
          <w:p w14:paraId="0324A805"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24" w:author="Mr Richard P Williams" w:date="2016-10-03T22:42:00Z"/>
                <w:rFonts w:cs="Open Sans"/>
                <w:sz w:val="20"/>
                <w:szCs w:val="20"/>
              </w:rPr>
            </w:pPr>
            <w:del w:id="3325" w:author="Mr Richard P Williams" w:date="2016-10-03T22:42:00Z">
              <w:r w:rsidRPr="00B61FAC" w:rsidDel="008F7B0C">
                <w:rPr>
                  <w:rFonts w:cs="Open Sans"/>
                  <w:sz w:val="20"/>
                  <w:szCs w:val="20"/>
                </w:rPr>
                <w:delText>String</w:delText>
              </w:r>
            </w:del>
          </w:p>
        </w:tc>
        <w:tc>
          <w:tcPr>
            <w:tcW w:w="660" w:type="dxa"/>
          </w:tcPr>
          <w:p w14:paraId="304E8928"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26" w:author="Mr Richard P Williams" w:date="2016-10-03T22:42:00Z"/>
                <w:rFonts w:cs="Open Sans"/>
                <w:sz w:val="20"/>
                <w:szCs w:val="20"/>
              </w:rPr>
            </w:pPr>
          </w:p>
        </w:tc>
        <w:tc>
          <w:tcPr>
            <w:tcW w:w="4440" w:type="dxa"/>
          </w:tcPr>
          <w:p w14:paraId="4FF085FF"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27" w:author="Mr Richard P Williams" w:date="2016-10-03T22:42:00Z"/>
                <w:rFonts w:cs="Open Sans"/>
                <w:sz w:val="20"/>
                <w:szCs w:val="20"/>
              </w:rPr>
            </w:pPr>
          </w:p>
        </w:tc>
      </w:tr>
      <w:tr w:rsidR="00B61FAC" w:rsidRPr="00B61FAC" w:rsidDel="008F7B0C" w14:paraId="41E2A29C" w14:textId="77777777" w:rsidTr="00CF4A03">
        <w:trPr>
          <w:cnfStyle w:val="000000100000" w:firstRow="0" w:lastRow="0" w:firstColumn="0" w:lastColumn="0" w:oddVBand="0" w:evenVBand="0" w:oddHBand="1" w:evenHBand="0" w:firstRowFirstColumn="0" w:firstRowLastColumn="0" w:lastRowFirstColumn="0" w:lastRowLastColumn="0"/>
          <w:trHeight w:val="525"/>
          <w:del w:id="332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071A9E0" w14:textId="77777777" w:rsidR="00B61FAC" w:rsidRPr="00B61FAC" w:rsidDel="008F7B0C" w:rsidRDefault="00B61FAC" w:rsidP="00B61FAC">
            <w:pPr>
              <w:rPr>
                <w:del w:id="3329" w:author="Mr Richard P Williams" w:date="2016-10-03T22:42:00Z"/>
                <w:rFonts w:cs="Open Sans"/>
                <w:sz w:val="20"/>
                <w:szCs w:val="20"/>
              </w:rPr>
            </w:pPr>
            <w:del w:id="3330" w:author="Mr Richard P Williams" w:date="2016-10-03T22:42:00Z">
              <w:r w:rsidRPr="00B61FAC" w:rsidDel="008F7B0C">
                <w:rPr>
                  <w:rFonts w:cs="Open Sans"/>
                  <w:sz w:val="20"/>
                  <w:szCs w:val="20"/>
                </w:rPr>
                <w:delText>EmailAddress</w:delText>
              </w:r>
            </w:del>
          </w:p>
        </w:tc>
        <w:tc>
          <w:tcPr>
            <w:tcW w:w="1340" w:type="dxa"/>
            <w:hideMark/>
          </w:tcPr>
          <w:p w14:paraId="438EC3A0"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31" w:author="Mr Richard P Williams" w:date="2016-10-03T22:42:00Z"/>
                <w:rFonts w:cs="Open Sans"/>
                <w:sz w:val="20"/>
                <w:szCs w:val="20"/>
              </w:rPr>
            </w:pPr>
            <w:del w:id="3332" w:author="Mr Richard P Williams" w:date="2016-10-03T22:42:00Z">
              <w:r w:rsidRPr="00B61FAC" w:rsidDel="008F7B0C">
                <w:rPr>
                  <w:rFonts w:cs="Open Sans"/>
                  <w:sz w:val="20"/>
                  <w:szCs w:val="20"/>
                </w:rPr>
                <w:delText>String</w:delText>
              </w:r>
            </w:del>
          </w:p>
        </w:tc>
        <w:tc>
          <w:tcPr>
            <w:tcW w:w="660" w:type="dxa"/>
          </w:tcPr>
          <w:p w14:paraId="56F3B561"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33" w:author="Mr Richard P Williams" w:date="2016-10-03T22:42:00Z"/>
                <w:rFonts w:cs="Open Sans"/>
                <w:sz w:val="20"/>
                <w:szCs w:val="20"/>
              </w:rPr>
            </w:pPr>
          </w:p>
        </w:tc>
        <w:tc>
          <w:tcPr>
            <w:tcW w:w="4440" w:type="dxa"/>
          </w:tcPr>
          <w:p w14:paraId="5E82256D"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34" w:author="Mr Richard P Williams" w:date="2016-10-03T22:42:00Z"/>
                <w:rFonts w:cs="Open Sans"/>
                <w:sz w:val="20"/>
                <w:szCs w:val="20"/>
              </w:rPr>
            </w:pPr>
          </w:p>
        </w:tc>
      </w:tr>
      <w:tr w:rsidR="004B76FE" w:rsidRPr="00B61FAC" w:rsidDel="008F7B0C" w14:paraId="79B250FA" w14:textId="77777777" w:rsidTr="00CF4A03">
        <w:trPr>
          <w:trHeight w:val="315"/>
          <w:del w:id="333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2E85169C" w14:textId="77777777" w:rsidR="004B76FE" w:rsidRPr="00B61FAC" w:rsidDel="008F7B0C" w:rsidRDefault="004B76FE" w:rsidP="00B61FAC">
            <w:pPr>
              <w:rPr>
                <w:del w:id="3336" w:author="Mr Richard P Williams" w:date="2016-10-03T22:42:00Z"/>
                <w:rFonts w:cs="Open Sans"/>
                <w:sz w:val="20"/>
                <w:szCs w:val="20"/>
              </w:rPr>
            </w:pPr>
            <w:del w:id="3337" w:author="Mr Richard P Williams" w:date="2016-10-03T22:42:00Z">
              <w:r w:rsidRPr="00B61FAC" w:rsidDel="008F7B0C">
                <w:rPr>
                  <w:rFonts w:cs="Open Sans"/>
                  <w:sz w:val="20"/>
                  <w:szCs w:val="20"/>
                </w:rPr>
                <w:delText>AddressLine1</w:delText>
              </w:r>
            </w:del>
          </w:p>
        </w:tc>
        <w:tc>
          <w:tcPr>
            <w:tcW w:w="1340" w:type="dxa"/>
            <w:hideMark/>
          </w:tcPr>
          <w:p w14:paraId="42C133A4" w14:textId="77777777" w:rsidR="004B76FE" w:rsidRPr="00B61FAC" w:rsidDel="008F7B0C" w:rsidRDefault="004B76FE" w:rsidP="00B61FAC">
            <w:pPr>
              <w:cnfStyle w:val="000000000000" w:firstRow="0" w:lastRow="0" w:firstColumn="0" w:lastColumn="0" w:oddVBand="0" w:evenVBand="0" w:oddHBand="0" w:evenHBand="0" w:firstRowFirstColumn="0" w:firstRowLastColumn="0" w:lastRowFirstColumn="0" w:lastRowLastColumn="0"/>
              <w:rPr>
                <w:del w:id="3338" w:author="Mr Richard P Williams" w:date="2016-10-03T22:42:00Z"/>
                <w:rFonts w:cs="Open Sans"/>
                <w:sz w:val="20"/>
                <w:szCs w:val="20"/>
              </w:rPr>
            </w:pPr>
            <w:del w:id="3339" w:author="Mr Richard P Williams" w:date="2016-10-03T22:42:00Z">
              <w:r w:rsidRPr="00B61FAC" w:rsidDel="008F7B0C">
                <w:rPr>
                  <w:rFonts w:cs="Open Sans"/>
                  <w:sz w:val="20"/>
                  <w:szCs w:val="20"/>
                </w:rPr>
                <w:delText>String</w:delText>
              </w:r>
            </w:del>
          </w:p>
        </w:tc>
        <w:tc>
          <w:tcPr>
            <w:tcW w:w="660" w:type="dxa"/>
          </w:tcPr>
          <w:p w14:paraId="08E6F3AC" w14:textId="77777777" w:rsidR="004B76FE" w:rsidRPr="00B61FAC" w:rsidDel="008F7B0C" w:rsidRDefault="004B76FE" w:rsidP="00B61FAC">
            <w:pPr>
              <w:cnfStyle w:val="000000000000" w:firstRow="0" w:lastRow="0" w:firstColumn="0" w:lastColumn="0" w:oddVBand="0" w:evenVBand="0" w:oddHBand="0" w:evenHBand="0" w:firstRowFirstColumn="0" w:firstRowLastColumn="0" w:lastRowFirstColumn="0" w:lastRowLastColumn="0"/>
              <w:rPr>
                <w:del w:id="3340" w:author="Mr Richard P Williams" w:date="2016-10-03T22:42:00Z"/>
                <w:rFonts w:cs="Open Sans"/>
                <w:sz w:val="20"/>
                <w:szCs w:val="20"/>
              </w:rPr>
            </w:pPr>
          </w:p>
        </w:tc>
        <w:tc>
          <w:tcPr>
            <w:tcW w:w="4440" w:type="dxa"/>
            <w:vMerge w:val="restart"/>
          </w:tcPr>
          <w:p w14:paraId="1F1EBFD7" w14:textId="77777777" w:rsidR="004B76FE" w:rsidRPr="00B61FAC" w:rsidDel="008F7B0C" w:rsidRDefault="004B76FE" w:rsidP="00B61FAC">
            <w:pPr>
              <w:cnfStyle w:val="000000000000" w:firstRow="0" w:lastRow="0" w:firstColumn="0" w:lastColumn="0" w:oddVBand="0" w:evenVBand="0" w:oddHBand="0" w:evenHBand="0" w:firstRowFirstColumn="0" w:firstRowLastColumn="0" w:lastRowFirstColumn="0" w:lastRowLastColumn="0"/>
              <w:rPr>
                <w:del w:id="3341" w:author="Mr Richard P Williams" w:date="2016-10-03T22:42:00Z"/>
                <w:rFonts w:cs="Open Sans"/>
                <w:sz w:val="20"/>
                <w:szCs w:val="20"/>
              </w:rPr>
            </w:pPr>
            <w:del w:id="3342" w:author="Mr Richard P Williams" w:date="2016-10-03T22:42:00Z">
              <w:r w:rsidDel="008F7B0C">
                <w:rPr>
                  <w:rFonts w:cs="Open Sans"/>
                  <w:sz w:val="20"/>
                  <w:szCs w:val="20"/>
                </w:rPr>
                <w:delText>Address Lines</w:delText>
              </w:r>
            </w:del>
          </w:p>
        </w:tc>
      </w:tr>
      <w:tr w:rsidR="004B76FE" w:rsidRPr="00B61FAC" w:rsidDel="008F7B0C" w14:paraId="4ACB1E5B" w14:textId="77777777" w:rsidTr="00CF4A03">
        <w:trPr>
          <w:cnfStyle w:val="000000100000" w:firstRow="0" w:lastRow="0" w:firstColumn="0" w:lastColumn="0" w:oddVBand="0" w:evenVBand="0" w:oddHBand="1" w:evenHBand="0" w:firstRowFirstColumn="0" w:firstRowLastColumn="0" w:lastRowFirstColumn="0" w:lastRowLastColumn="0"/>
          <w:trHeight w:val="315"/>
          <w:del w:id="33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48D977AA" w14:textId="77777777" w:rsidR="004B76FE" w:rsidRPr="00B61FAC" w:rsidDel="008F7B0C" w:rsidRDefault="004B76FE" w:rsidP="00B61FAC">
            <w:pPr>
              <w:rPr>
                <w:del w:id="3344" w:author="Mr Richard P Williams" w:date="2016-10-03T22:42:00Z"/>
                <w:rFonts w:cs="Open Sans"/>
                <w:sz w:val="20"/>
                <w:szCs w:val="20"/>
              </w:rPr>
            </w:pPr>
            <w:del w:id="3345" w:author="Mr Richard P Williams" w:date="2016-10-03T22:42:00Z">
              <w:r w:rsidRPr="00B61FAC" w:rsidDel="008F7B0C">
                <w:rPr>
                  <w:rFonts w:cs="Open Sans"/>
                  <w:sz w:val="20"/>
                  <w:szCs w:val="20"/>
                </w:rPr>
                <w:delText>AddressLine2</w:delText>
              </w:r>
            </w:del>
          </w:p>
        </w:tc>
        <w:tc>
          <w:tcPr>
            <w:tcW w:w="1340" w:type="dxa"/>
            <w:hideMark/>
          </w:tcPr>
          <w:p w14:paraId="59D07D83" w14:textId="77777777" w:rsidR="004B76FE" w:rsidRPr="00B61FAC" w:rsidDel="008F7B0C" w:rsidRDefault="004B76FE" w:rsidP="00B61FAC">
            <w:pPr>
              <w:cnfStyle w:val="000000100000" w:firstRow="0" w:lastRow="0" w:firstColumn="0" w:lastColumn="0" w:oddVBand="0" w:evenVBand="0" w:oddHBand="1" w:evenHBand="0" w:firstRowFirstColumn="0" w:firstRowLastColumn="0" w:lastRowFirstColumn="0" w:lastRowLastColumn="0"/>
              <w:rPr>
                <w:del w:id="3346" w:author="Mr Richard P Williams" w:date="2016-10-03T22:42:00Z"/>
                <w:rFonts w:cs="Open Sans"/>
                <w:sz w:val="20"/>
                <w:szCs w:val="20"/>
              </w:rPr>
            </w:pPr>
            <w:del w:id="3347" w:author="Mr Richard P Williams" w:date="2016-10-03T22:42:00Z">
              <w:r w:rsidRPr="00B61FAC" w:rsidDel="008F7B0C">
                <w:rPr>
                  <w:rFonts w:cs="Open Sans"/>
                  <w:sz w:val="20"/>
                  <w:szCs w:val="20"/>
                </w:rPr>
                <w:delText>String</w:delText>
              </w:r>
            </w:del>
          </w:p>
        </w:tc>
        <w:tc>
          <w:tcPr>
            <w:tcW w:w="660" w:type="dxa"/>
          </w:tcPr>
          <w:p w14:paraId="2E6BF2BE" w14:textId="77777777" w:rsidR="004B76FE" w:rsidRPr="00B61FAC" w:rsidDel="008F7B0C" w:rsidRDefault="004B76FE" w:rsidP="00B61FAC">
            <w:pPr>
              <w:cnfStyle w:val="000000100000" w:firstRow="0" w:lastRow="0" w:firstColumn="0" w:lastColumn="0" w:oddVBand="0" w:evenVBand="0" w:oddHBand="1" w:evenHBand="0" w:firstRowFirstColumn="0" w:firstRowLastColumn="0" w:lastRowFirstColumn="0" w:lastRowLastColumn="0"/>
              <w:rPr>
                <w:del w:id="3348" w:author="Mr Richard P Williams" w:date="2016-10-03T22:42:00Z"/>
                <w:rFonts w:cs="Open Sans"/>
                <w:sz w:val="20"/>
                <w:szCs w:val="20"/>
              </w:rPr>
            </w:pPr>
          </w:p>
        </w:tc>
        <w:tc>
          <w:tcPr>
            <w:tcW w:w="4440" w:type="dxa"/>
            <w:vMerge/>
          </w:tcPr>
          <w:p w14:paraId="7E4C28EE" w14:textId="77777777" w:rsidR="004B76FE" w:rsidRPr="00B61FAC" w:rsidDel="008F7B0C" w:rsidRDefault="004B76FE" w:rsidP="00B61FAC">
            <w:pPr>
              <w:cnfStyle w:val="000000100000" w:firstRow="0" w:lastRow="0" w:firstColumn="0" w:lastColumn="0" w:oddVBand="0" w:evenVBand="0" w:oddHBand="1" w:evenHBand="0" w:firstRowFirstColumn="0" w:firstRowLastColumn="0" w:lastRowFirstColumn="0" w:lastRowLastColumn="0"/>
              <w:rPr>
                <w:del w:id="3349" w:author="Mr Richard P Williams" w:date="2016-10-03T22:42:00Z"/>
                <w:rFonts w:cs="Open Sans"/>
                <w:sz w:val="20"/>
                <w:szCs w:val="20"/>
              </w:rPr>
            </w:pPr>
          </w:p>
        </w:tc>
      </w:tr>
      <w:tr w:rsidR="004B76FE" w:rsidRPr="00B61FAC" w:rsidDel="008F7B0C" w14:paraId="26899465" w14:textId="77777777" w:rsidTr="00CF4A03">
        <w:trPr>
          <w:trHeight w:val="315"/>
          <w:del w:id="335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6D587879" w14:textId="77777777" w:rsidR="004B76FE" w:rsidRPr="00B61FAC" w:rsidDel="008F7B0C" w:rsidRDefault="004B76FE" w:rsidP="00B61FAC">
            <w:pPr>
              <w:rPr>
                <w:del w:id="3351" w:author="Mr Richard P Williams" w:date="2016-10-03T22:42:00Z"/>
                <w:rFonts w:cs="Open Sans"/>
                <w:sz w:val="20"/>
                <w:szCs w:val="20"/>
              </w:rPr>
            </w:pPr>
            <w:del w:id="3352" w:author="Mr Richard P Williams" w:date="2016-10-03T22:42:00Z">
              <w:r w:rsidRPr="00B61FAC" w:rsidDel="008F7B0C">
                <w:rPr>
                  <w:rFonts w:cs="Open Sans"/>
                  <w:sz w:val="20"/>
                  <w:szCs w:val="20"/>
                </w:rPr>
                <w:delText>AddressLine3</w:delText>
              </w:r>
            </w:del>
          </w:p>
        </w:tc>
        <w:tc>
          <w:tcPr>
            <w:tcW w:w="1340" w:type="dxa"/>
            <w:hideMark/>
          </w:tcPr>
          <w:p w14:paraId="7612BDFA" w14:textId="77777777" w:rsidR="004B76FE" w:rsidRPr="00B61FAC" w:rsidDel="008F7B0C" w:rsidRDefault="004B76FE" w:rsidP="00B61FAC">
            <w:pPr>
              <w:cnfStyle w:val="000000000000" w:firstRow="0" w:lastRow="0" w:firstColumn="0" w:lastColumn="0" w:oddVBand="0" w:evenVBand="0" w:oddHBand="0" w:evenHBand="0" w:firstRowFirstColumn="0" w:firstRowLastColumn="0" w:lastRowFirstColumn="0" w:lastRowLastColumn="0"/>
              <w:rPr>
                <w:del w:id="3353" w:author="Mr Richard P Williams" w:date="2016-10-03T22:42:00Z"/>
                <w:rFonts w:cs="Open Sans"/>
                <w:sz w:val="20"/>
                <w:szCs w:val="20"/>
              </w:rPr>
            </w:pPr>
            <w:del w:id="3354" w:author="Mr Richard P Williams" w:date="2016-10-03T22:42:00Z">
              <w:r w:rsidRPr="00B61FAC" w:rsidDel="008F7B0C">
                <w:rPr>
                  <w:rFonts w:cs="Open Sans"/>
                  <w:sz w:val="20"/>
                  <w:szCs w:val="20"/>
                </w:rPr>
                <w:delText>String</w:delText>
              </w:r>
            </w:del>
          </w:p>
        </w:tc>
        <w:tc>
          <w:tcPr>
            <w:tcW w:w="660" w:type="dxa"/>
          </w:tcPr>
          <w:p w14:paraId="480F221F" w14:textId="77777777" w:rsidR="004B76FE" w:rsidRPr="00B61FAC" w:rsidDel="008F7B0C" w:rsidRDefault="004B76FE" w:rsidP="00B61FAC">
            <w:pPr>
              <w:cnfStyle w:val="000000000000" w:firstRow="0" w:lastRow="0" w:firstColumn="0" w:lastColumn="0" w:oddVBand="0" w:evenVBand="0" w:oddHBand="0" w:evenHBand="0" w:firstRowFirstColumn="0" w:firstRowLastColumn="0" w:lastRowFirstColumn="0" w:lastRowLastColumn="0"/>
              <w:rPr>
                <w:del w:id="3355" w:author="Mr Richard P Williams" w:date="2016-10-03T22:42:00Z"/>
                <w:rFonts w:cs="Open Sans"/>
                <w:sz w:val="20"/>
                <w:szCs w:val="20"/>
              </w:rPr>
            </w:pPr>
          </w:p>
        </w:tc>
        <w:tc>
          <w:tcPr>
            <w:tcW w:w="4440" w:type="dxa"/>
            <w:vMerge/>
          </w:tcPr>
          <w:p w14:paraId="079CD44F" w14:textId="77777777" w:rsidR="004B76FE" w:rsidRPr="00B61FAC" w:rsidDel="008F7B0C" w:rsidRDefault="004B76FE" w:rsidP="00B61FAC">
            <w:pPr>
              <w:cnfStyle w:val="000000000000" w:firstRow="0" w:lastRow="0" w:firstColumn="0" w:lastColumn="0" w:oddVBand="0" w:evenVBand="0" w:oddHBand="0" w:evenHBand="0" w:firstRowFirstColumn="0" w:firstRowLastColumn="0" w:lastRowFirstColumn="0" w:lastRowLastColumn="0"/>
              <w:rPr>
                <w:del w:id="3356" w:author="Mr Richard P Williams" w:date="2016-10-03T22:42:00Z"/>
                <w:rFonts w:cs="Open Sans"/>
                <w:sz w:val="20"/>
                <w:szCs w:val="20"/>
              </w:rPr>
            </w:pPr>
          </w:p>
        </w:tc>
      </w:tr>
      <w:tr w:rsidR="004B76FE" w:rsidRPr="00B61FAC" w:rsidDel="008F7B0C" w14:paraId="17DB520D" w14:textId="77777777" w:rsidTr="00CF4A03">
        <w:trPr>
          <w:cnfStyle w:val="000000100000" w:firstRow="0" w:lastRow="0" w:firstColumn="0" w:lastColumn="0" w:oddVBand="0" w:evenVBand="0" w:oddHBand="1" w:evenHBand="0" w:firstRowFirstColumn="0" w:firstRowLastColumn="0" w:lastRowFirstColumn="0" w:lastRowLastColumn="0"/>
          <w:trHeight w:val="315"/>
          <w:del w:id="335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070EBB4A" w14:textId="77777777" w:rsidR="004B76FE" w:rsidRPr="00B61FAC" w:rsidDel="008F7B0C" w:rsidRDefault="004B76FE" w:rsidP="00B61FAC">
            <w:pPr>
              <w:rPr>
                <w:del w:id="3358" w:author="Mr Richard P Williams" w:date="2016-10-03T22:42:00Z"/>
                <w:rFonts w:cs="Open Sans"/>
                <w:sz w:val="20"/>
                <w:szCs w:val="20"/>
              </w:rPr>
            </w:pPr>
            <w:del w:id="3359" w:author="Mr Richard P Williams" w:date="2016-10-03T22:42:00Z">
              <w:r w:rsidRPr="00B61FAC" w:rsidDel="008F7B0C">
                <w:rPr>
                  <w:rFonts w:cs="Open Sans"/>
                  <w:sz w:val="20"/>
                  <w:szCs w:val="20"/>
                </w:rPr>
                <w:delText>AddressLine4</w:delText>
              </w:r>
            </w:del>
          </w:p>
        </w:tc>
        <w:tc>
          <w:tcPr>
            <w:tcW w:w="1340" w:type="dxa"/>
            <w:hideMark/>
          </w:tcPr>
          <w:p w14:paraId="5B33BC21" w14:textId="77777777" w:rsidR="004B76FE" w:rsidRPr="00B61FAC" w:rsidDel="008F7B0C" w:rsidRDefault="004B76FE" w:rsidP="00B61FAC">
            <w:pPr>
              <w:cnfStyle w:val="000000100000" w:firstRow="0" w:lastRow="0" w:firstColumn="0" w:lastColumn="0" w:oddVBand="0" w:evenVBand="0" w:oddHBand="1" w:evenHBand="0" w:firstRowFirstColumn="0" w:firstRowLastColumn="0" w:lastRowFirstColumn="0" w:lastRowLastColumn="0"/>
              <w:rPr>
                <w:del w:id="3360" w:author="Mr Richard P Williams" w:date="2016-10-03T22:42:00Z"/>
                <w:rFonts w:cs="Open Sans"/>
                <w:sz w:val="20"/>
                <w:szCs w:val="20"/>
              </w:rPr>
            </w:pPr>
            <w:del w:id="3361" w:author="Mr Richard P Williams" w:date="2016-10-03T22:42:00Z">
              <w:r w:rsidRPr="00B61FAC" w:rsidDel="008F7B0C">
                <w:rPr>
                  <w:rFonts w:cs="Open Sans"/>
                  <w:sz w:val="20"/>
                  <w:szCs w:val="20"/>
                </w:rPr>
                <w:delText>String</w:delText>
              </w:r>
            </w:del>
          </w:p>
        </w:tc>
        <w:tc>
          <w:tcPr>
            <w:tcW w:w="660" w:type="dxa"/>
          </w:tcPr>
          <w:p w14:paraId="6AC52B4E" w14:textId="77777777" w:rsidR="004B76FE" w:rsidRPr="00B61FAC" w:rsidDel="008F7B0C" w:rsidRDefault="004B76FE" w:rsidP="00B61FAC">
            <w:pPr>
              <w:cnfStyle w:val="000000100000" w:firstRow="0" w:lastRow="0" w:firstColumn="0" w:lastColumn="0" w:oddVBand="0" w:evenVBand="0" w:oddHBand="1" w:evenHBand="0" w:firstRowFirstColumn="0" w:firstRowLastColumn="0" w:lastRowFirstColumn="0" w:lastRowLastColumn="0"/>
              <w:rPr>
                <w:del w:id="3362" w:author="Mr Richard P Williams" w:date="2016-10-03T22:42:00Z"/>
                <w:rFonts w:cs="Open Sans"/>
                <w:sz w:val="20"/>
                <w:szCs w:val="20"/>
              </w:rPr>
            </w:pPr>
          </w:p>
        </w:tc>
        <w:tc>
          <w:tcPr>
            <w:tcW w:w="4440" w:type="dxa"/>
            <w:vMerge/>
          </w:tcPr>
          <w:p w14:paraId="291B5011" w14:textId="77777777" w:rsidR="004B76FE" w:rsidRPr="00B61FAC" w:rsidDel="008F7B0C" w:rsidRDefault="004B76FE" w:rsidP="00B61FAC">
            <w:pPr>
              <w:cnfStyle w:val="000000100000" w:firstRow="0" w:lastRow="0" w:firstColumn="0" w:lastColumn="0" w:oddVBand="0" w:evenVBand="0" w:oddHBand="1" w:evenHBand="0" w:firstRowFirstColumn="0" w:firstRowLastColumn="0" w:lastRowFirstColumn="0" w:lastRowLastColumn="0"/>
              <w:rPr>
                <w:del w:id="3363" w:author="Mr Richard P Williams" w:date="2016-10-03T22:42:00Z"/>
                <w:rFonts w:cs="Open Sans"/>
                <w:sz w:val="20"/>
                <w:szCs w:val="20"/>
              </w:rPr>
            </w:pPr>
          </w:p>
        </w:tc>
      </w:tr>
      <w:tr w:rsidR="00B61FAC" w:rsidRPr="00B61FAC" w:rsidDel="008F7B0C" w14:paraId="192DB39E" w14:textId="77777777" w:rsidTr="00CF4A03">
        <w:trPr>
          <w:trHeight w:val="525"/>
          <w:del w:id="336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53E78733" w14:textId="77777777" w:rsidR="00B61FAC" w:rsidRPr="00B61FAC" w:rsidDel="008F7B0C" w:rsidRDefault="00B61FAC" w:rsidP="00B61FAC">
            <w:pPr>
              <w:rPr>
                <w:del w:id="3365" w:author="Mr Richard P Williams" w:date="2016-10-03T22:42:00Z"/>
                <w:rFonts w:cs="Open Sans"/>
                <w:sz w:val="20"/>
                <w:szCs w:val="20"/>
              </w:rPr>
            </w:pPr>
            <w:del w:id="3366" w:author="Mr Richard P Williams" w:date="2016-10-03T22:42:00Z">
              <w:r w:rsidRPr="00B61FAC" w:rsidDel="008F7B0C">
                <w:rPr>
                  <w:rFonts w:cs="Open Sans"/>
                  <w:sz w:val="20"/>
                  <w:szCs w:val="20"/>
                </w:rPr>
                <w:delText>PostalCode</w:delText>
              </w:r>
            </w:del>
          </w:p>
        </w:tc>
        <w:tc>
          <w:tcPr>
            <w:tcW w:w="1340" w:type="dxa"/>
            <w:hideMark/>
          </w:tcPr>
          <w:p w14:paraId="743A9E7E"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67" w:author="Mr Richard P Williams" w:date="2016-10-03T22:42:00Z"/>
                <w:rFonts w:cs="Open Sans"/>
                <w:sz w:val="20"/>
                <w:szCs w:val="20"/>
              </w:rPr>
            </w:pPr>
            <w:del w:id="3368" w:author="Mr Richard P Williams" w:date="2016-10-03T22:42:00Z">
              <w:r w:rsidRPr="00B61FAC" w:rsidDel="008F7B0C">
                <w:rPr>
                  <w:rFonts w:cs="Open Sans"/>
                  <w:sz w:val="20"/>
                  <w:szCs w:val="20"/>
                </w:rPr>
                <w:delText>String</w:delText>
              </w:r>
            </w:del>
          </w:p>
        </w:tc>
        <w:tc>
          <w:tcPr>
            <w:tcW w:w="660" w:type="dxa"/>
          </w:tcPr>
          <w:p w14:paraId="07DF485B"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69" w:author="Mr Richard P Williams" w:date="2016-10-03T22:42:00Z"/>
                <w:rFonts w:cs="Open Sans"/>
                <w:sz w:val="20"/>
                <w:szCs w:val="20"/>
              </w:rPr>
            </w:pPr>
          </w:p>
        </w:tc>
        <w:tc>
          <w:tcPr>
            <w:tcW w:w="4440" w:type="dxa"/>
          </w:tcPr>
          <w:p w14:paraId="1BE772D9"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70" w:author="Mr Richard P Williams" w:date="2016-10-03T22:42:00Z"/>
                <w:rFonts w:cs="Open Sans"/>
                <w:sz w:val="20"/>
                <w:szCs w:val="20"/>
              </w:rPr>
            </w:pPr>
          </w:p>
        </w:tc>
      </w:tr>
      <w:tr w:rsidR="00B61FAC" w:rsidRPr="00B61FAC" w:rsidDel="008F7B0C" w14:paraId="64C87B79" w14:textId="77777777" w:rsidTr="00CF4A03">
        <w:trPr>
          <w:cnfStyle w:val="000000100000" w:firstRow="0" w:lastRow="0" w:firstColumn="0" w:lastColumn="0" w:oddVBand="0" w:evenVBand="0" w:oddHBand="1" w:evenHBand="0" w:firstRowFirstColumn="0" w:firstRowLastColumn="0" w:lastRowFirstColumn="0" w:lastRowLastColumn="0"/>
          <w:trHeight w:val="315"/>
          <w:del w:id="337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09508480" w14:textId="77777777" w:rsidR="00B61FAC" w:rsidRPr="00B61FAC" w:rsidDel="008F7B0C" w:rsidRDefault="00B61FAC" w:rsidP="00B61FAC">
            <w:pPr>
              <w:rPr>
                <w:del w:id="3372" w:author="Mr Richard P Williams" w:date="2016-10-03T22:42:00Z"/>
                <w:rFonts w:cs="Open Sans"/>
                <w:sz w:val="20"/>
                <w:szCs w:val="20"/>
              </w:rPr>
            </w:pPr>
            <w:del w:id="3373" w:author="Mr Richard P Williams" w:date="2016-10-03T22:42:00Z">
              <w:r w:rsidRPr="00B61FAC" w:rsidDel="008F7B0C">
                <w:rPr>
                  <w:rFonts w:cs="Open Sans"/>
                  <w:sz w:val="20"/>
                  <w:szCs w:val="20"/>
                </w:rPr>
                <w:delText>Country</w:delText>
              </w:r>
            </w:del>
          </w:p>
        </w:tc>
        <w:tc>
          <w:tcPr>
            <w:tcW w:w="1340" w:type="dxa"/>
            <w:hideMark/>
          </w:tcPr>
          <w:p w14:paraId="70F7DCA4"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74" w:author="Mr Richard P Williams" w:date="2016-10-03T22:42:00Z"/>
                <w:rFonts w:cs="Open Sans"/>
                <w:sz w:val="20"/>
                <w:szCs w:val="20"/>
              </w:rPr>
            </w:pPr>
            <w:del w:id="3375" w:author="Mr Richard P Williams" w:date="2016-10-03T22:42:00Z">
              <w:r w:rsidRPr="00B61FAC" w:rsidDel="008F7B0C">
                <w:rPr>
                  <w:rFonts w:cs="Open Sans"/>
                  <w:sz w:val="20"/>
                  <w:szCs w:val="20"/>
                </w:rPr>
                <w:delText>String</w:delText>
              </w:r>
            </w:del>
          </w:p>
        </w:tc>
        <w:tc>
          <w:tcPr>
            <w:tcW w:w="660" w:type="dxa"/>
          </w:tcPr>
          <w:p w14:paraId="6FD87DFB"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76" w:author="Mr Richard P Williams" w:date="2016-10-03T22:42:00Z"/>
                <w:rFonts w:cs="Open Sans"/>
                <w:sz w:val="20"/>
                <w:szCs w:val="20"/>
              </w:rPr>
            </w:pPr>
          </w:p>
        </w:tc>
        <w:tc>
          <w:tcPr>
            <w:tcW w:w="4440" w:type="dxa"/>
          </w:tcPr>
          <w:p w14:paraId="5F65F081"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77" w:author="Mr Richard P Williams" w:date="2016-10-03T22:42:00Z"/>
                <w:rFonts w:cs="Open Sans"/>
                <w:sz w:val="20"/>
                <w:szCs w:val="20"/>
              </w:rPr>
            </w:pPr>
          </w:p>
        </w:tc>
      </w:tr>
      <w:tr w:rsidR="00B61FAC" w:rsidRPr="00B61FAC" w:rsidDel="008F7B0C" w14:paraId="6A6D777A" w14:textId="77777777" w:rsidTr="00CF4A03">
        <w:trPr>
          <w:trHeight w:val="525"/>
          <w:del w:id="33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7A35BF66" w14:textId="77777777" w:rsidR="00B61FAC" w:rsidRPr="00B61FAC" w:rsidDel="008F7B0C" w:rsidRDefault="00B61FAC" w:rsidP="00B61FAC">
            <w:pPr>
              <w:rPr>
                <w:del w:id="3379" w:author="Mr Richard P Williams" w:date="2016-10-03T22:42:00Z"/>
                <w:rFonts w:cs="Open Sans"/>
                <w:sz w:val="20"/>
                <w:szCs w:val="20"/>
              </w:rPr>
            </w:pPr>
            <w:del w:id="3380" w:author="Mr Richard P Williams" w:date="2016-10-03T22:42:00Z">
              <w:r w:rsidRPr="00B61FAC" w:rsidDel="008F7B0C">
                <w:rPr>
                  <w:rFonts w:cs="Open Sans"/>
                  <w:sz w:val="20"/>
                  <w:szCs w:val="20"/>
                </w:rPr>
                <w:delText>Currency</w:delText>
              </w:r>
            </w:del>
          </w:p>
        </w:tc>
        <w:tc>
          <w:tcPr>
            <w:tcW w:w="1340" w:type="dxa"/>
            <w:hideMark/>
          </w:tcPr>
          <w:p w14:paraId="7AFCA237"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81" w:author="Mr Richard P Williams" w:date="2016-10-03T22:42:00Z"/>
                <w:rFonts w:cs="Open Sans"/>
                <w:sz w:val="20"/>
                <w:szCs w:val="20"/>
              </w:rPr>
            </w:pPr>
            <w:del w:id="3382" w:author="Mr Richard P Williams" w:date="2016-10-03T22:42:00Z">
              <w:r w:rsidRPr="00B61FAC" w:rsidDel="008F7B0C">
                <w:rPr>
                  <w:rFonts w:cs="Open Sans"/>
                  <w:sz w:val="20"/>
                  <w:szCs w:val="20"/>
                </w:rPr>
                <w:delText>String</w:delText>
              </w:r>
            </w:del>
          </w:p>
        </w:tc>
        <w:tc>
          <w:tcPr>
            <w:tcW w:w="660" w:type="dxa"/>
          </w:tcPr>
          <w:p w14:paraId="48E8030E"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83" w:author="Mr Richard P Williams" w:date="2016-10-03T22:42:00Z"/>
                <w:rFonts w:cs="Open Sans"/>
                <w:sz w:val="20"/>
                <w:szCs w:val="20"/>
              </w:rPr>
            </w:pPr>
          </w:p>
        </w:tc>
        <w:tc>
          <w:tcPr>
            <w:tcW w:w="4440" w:type="dxa"/>
          </w:tcPr>
          <w:p w14:paraId="07C9F94B" w14:textId="77777777" w:rsidR="00B61FAC" w:rsidRPr="00B61FAC" w:rsidDel="008F7B0C" w:rsidRDefault="00B61FAC" w:rsidP="00B61FAC">
            <w:pPr>
              <w:cnfStyle w:val="000000000000" w:firstRow="0" w:lastRow="0" w:firstColumn="0" w:lastColumn="0" w:oddVBand="0" w:evenVBand="0" w:oddHBand="0" w:evenHBand="0" w:firstRowFirstColumn="0" w:firstRowLastColumn="0" w:lastRowFirstColumn="0" w:lastRowLastColumn="0"/>
              <w:rPr>
                <w:del w:id="3384" w:author="Mr Richard P Williams" w:date="2016-10-03T22:42:00Z"/>
                <w:rFonts w:cs="Open Sans"/>
                <w:sz w:val="20"/>
                <w:szCs w:val="20"/>
              </w:rPr>
            </w:pPr>
          </w:p>
        </w:tc>
      </w:tr>
      <w:tr w:rsidR="00B61FAC" w:rsidRPr="00B61FAC" w:rsidDel="008F7B0C" w14:paraId="5EC0EE19" w14:textId="77777777" w:rsidTr="00CF4A03">
        <w:trPr>
          <w:cnfStyle w:val="000000100000" w:firstRow="0" w:lastRow="0" w:firstColumn="0" w:lastColumn="0" w:oddVBand="0" w:evenVBand="0" w:oddHBand="1" w:evenHBand="0" w:firstRowFirstColumn="0" w:firstRowLastColumn="0" w:lastRowFirstColumn="0" w:lastRowLastColumn="0"/>
          <w:trHeight w:val="525"/>
          <w:del w:id="338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60" w:type="dxa"/>
            <w:hideMark/>
          </w:tcPr>
          <w:p w14:paraId="048D7D3C" w14:textId="77777777" w:rsidR="00B61FAC" w:rsidRPr="00B61FAC" w:rsidDel="008F7B0C" w:rsidRDefault="00B61FAC" w:rsidP="00B61FAC">
            <w:pPr>
              <w:rPr>
                <w:del w:id="3386" w:author="Mr Richard P Williams" w:date="2016-10-03T22:42:00Z"/>
                <w:rFonts w:cs="Open Sans"/>
                <w:sz w:val="20"/>
                <w:szCs w:val="20"/>
              </w:rPr>
            </w:pPr>
            <w:del w:id="3387" w:author="Mr Richard P Williams" w:date="2016-10-03T22:42:00Z">
              <w:r w:rsidRPr="00B61FAC" w:rsidDel="008F7B0C">
                <w:rPr>
                  <w:rFonts w:cs="Open Sans"/>
                  <w:sz w:val="20"/>
                  <w:szCs w:val="20"/>
                </w:rPr>
                <w:delText>CurrencySymbol</w:delText>
              </w:r>
            </w:del>
          </w:p>
        </w:tc>
        <w:tc>
          <w:tcPr>
            <w:tcW w:w="1340" w:type="dxa"/>
            <w:hideMark/>
          </w:tcPr>
          <w:p w14:paraId="430A0837"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88" w:author="Mr Richard P Williams" w:date="2016-10-03T22:42:00Z"/>
                <w:rFonts w:cs="Open Sans"/>
                <w:sz w:val="20"/>
                <w:szCs w:val="20"/>
              </w:rPr>
            </w:pPr>
            <w:del w:id="3389" w:author="Mr Richard P Williams" w:date="2016-10-03T22:42:00Z">
              <w:r w:rsidRPr="00B61FAC" w:rsidDel="008F7B0C">
                <w:rPr>
                  <w:rFonts w:cs="Open Sans"/>
                  <w:sz w:val="20"/>
                  <w:szCs w:val="20"/>
                </w:rPr>
                <w:delText>String</w:delText>
              </w:r>
            </w:del>
          </w:p>
        </w:tc>
        <w:tc>
          <w:tcPr>
            <w:tcW w:w="660" w:type="dxa"/>
          </w:tcPr>
          <w:p w14:paraId="72EA0044"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90" w:author="Mr Richard P Williams" w:date="2016-10-03T22:42:00Z"/>
                <w:rFonts w:cs="Open Sans"/>
                <w:sz w:val="20"/>
                <w:szCs w:val="20"/>
              </w:rPr>
            </w:pPr>
          </w:p>
        </w:tc>
        <w:tc>
          <w:tcPr>
            <w:tcW w:w="4440" w:type="dxa"/>
          </w:tcPr>
          <w:p w14:paraId="16192C30" w14:textId="77777777" w:rsidR="00B61FAC" w:rsidRPr="00B61FAC" w:rsidDel="008F7B0C" w:rsidRDefault="00B61FAC" w:rsidP="00B61FAC">
            <w:pPr>
              <w:cnfStyle w:val="000000100000" w:firstRow="0" w:lastRow="0" w:firstColumn="0" w:lastColumn="0" w:oddVBand="0" w:evenVBand="0" w:oddHBand="1" w:evenHBand="0" w:firstRowFirstColumn="0" w:firstRowLastColumn="0" w:lastRowFirstColumn="0" w:lastRowLastColumn="0"/>
              <w:rPr>
                <w:del w:id="3391" w:author="Mr Richard P Williams" w:date="2016-10-03T22:42:00Z"/>
                <w:rFonts w:cs="Open Sans"/>
                <w:sz w:val="20"/>
                <w:szCs w:val="20"/>
              </w:rPr>
            </w:pPr>
          </w:p>
        </w:tc>
      </w:tr>
    </w:tbl>
    <w:p w14:paraId="2A7B2BEC" w14:textId="77777777" w:rsidR="00B61FAC" w:rsidDel="008F7B0C" w:rsidRDefault="00B61FAC">
      <w:pPr>
        <w:rPr>
          <w:del w:id="3392" w:author="Mr Richard P Williams" w:date="2016-10-03T22:42:00Z"/>
          <w:rFonts w:cs="Open Sans"/>
          <w:sz w:val="20"/>
          <w:szCs w:val="20"/>
        </w:rPr>
      </w:pPr>
    </w:p>
    <w:p w14:paraId="5250B35B" w14:textId="77777777" w:rsidR="0077574E" w:rsidDel="008F7B0C" w:rsidRDefault="0077574E">
      <w:pPr>
        <w:rPr>
          <w:del w:id="3393" w:author="Mr Richard P Williams" w:date="2016-10-03T22:42:00Z"/>
          <w:rFonts w:cs="Open Sans"/>
          <w:sz w:val="20"/>
          <w:szCs w:val="20"/>
        </w:rPr>
      </w:pPr>
    </w:p>
    <w:tbl>
      <w:tblPr>
        <w:tblStyle w:val="GridTable4-Accent4"/>
        <w:tblW w:w="3839" w:type="dxa"/>
        <w:tblLook w:val="04A0" w:firstRow="1" w:lastRow="0" w:firstColumn="1" w:lastColumn="0" w:noHBand="0" w:noVBand="1"/>
      </w:tblPr>
      <w:tblGrid>
        <w:gridCol w:w="2156"/>
        <w:gridCol w:w="1025"/>
        <w:gridCol w:w="1196"/>
      </w:tblGrid>
      <w:tr w:rsidR="0077574E" w:rsidRPr="00DD4F05" w:rsidDel="008F7B0C" w14:paraId="13401A28" w14:textId="77777777" w:rsidTr="00CF4A03">
        <w:trPr>
          <w:cnfStyle w:val="100000000000" w:firstRow="1" w:lastRow="0" w:firstColumn="0" w:lastColumn="0" w:oddVBand="0" w:evenVBand="0" w:oddHBand="0" w:evenHBand="0" w:firstRowFirstColumn="0" w:firstRowLastColumn="0" w:lastRowFirstColumn="0" w:lastRowLastColumn="0"/>
          <w:del w:id="339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7CFD93DB" w14:textId="77777777" w:rsidR="0077574E" w:rsidRPr="00DD4F05" w:rsidDel="008F7B0C" w:rsidRDefault="0077574E" w:rsidP="00DD4F05">
            <w:pPr>
              <w:rPr>
                <w:del w:id="3395" w:author="Mr Richard P Williams" w:date="2016-10-03T22:42:00Z"/>
                <w:rFonts w:cs="Open Sans"/>
                <w:sz w:val="20"/>
                <w:szCs w:val="20"/>
              </w:rPr>
            </w:pPr>
            <w:del w:id="3396" w:author="Mr Richard P Williams" w:date="2016-10-03T22:42:00Z">
              <w:r w:rsidRPr="00DD4F05" w:rsidDel="008F7B0C">
                <w:rPr>
                  <w:rFonts w:cs="Open Sans"/>
                  <w:b w:val="0"/>
                  <w:bCs w:val="0"/>
                  <w:sz w:val="20"/>
                  <w:szCs w:val="20"/>
                </w:rPr>
                <w:delText>FieldName</w:delText>
              </w:r>
              <w:r w:rsidRPr="00DD4F05" w:rsidDel="008F7B0C">
                <w:rPr>
                  <w:rFonts w:cs="Open Sans"/>
                  <w:sz w:val="20"/>
                  <w:szCs w:val="20"/>
                </w:rPr>
                <w:delText> </w:delText>
              </w:r>
            </w:del>
          </w:p>
        </w:tc>
        <w:tc>
          <w:tcPr>
            <w:tcW w:w="0" w:type="auto"/>
            <w:hideMark/>
          </w:tcPr>
          <w:p w14:paraId="271E24AF" w14:textId="77777777" w:rsidR="0077574E" w:rsidRPr="00DD4F05" w:rsidDel="008F7B0C" w:rsidRDefault="0077574E" w:rsidP="00DD4F05">
            <w:pPr>
              <w:cnfStyle w:val="100000000000" w:firstRow="1" w:lastRow="0" w:firstColumn="0" w:lastColumn="0" w:oddVBand="0" w:evenVBand="0" w:oddHBand="0" w:evenHBand="0" w:firstRowFirstColumn="0" w:firstRowLastColumn="0" w:lastRowFirstColumn="0" w:lastRowLastColumn="0"/>
              <w:rPr>
                <w:del w:id="3397" w:author="Mr Richard P Williams" w:date="2016-10-03T22:42:00Z"/>
                <w:rFonts w:cs="Open Sans"/>
                <w:sz w:val="20"/>
                <w:szCs w:val="20"/>
              </w:rPr>
            </w:pPr>
            <w:del w:id="3398" w:author="Mr Richard P Williams" w:date="2016-10-03T22:42:00Z">
              <w:r w:rsidRPr="00DD4F05" w:rsidDel="008F7B0C">
                <w:rPr>
                  <w:rFonts w:cs="Open Sans"/>
                  <w:b w:val="0"/>
                  <w:bCs w:val="0"/>
                  <w:sz w:val="20"/>
                  <w:szCs w:val="20"/>
                </w:rPr>
                <w:delText>DataType</w:delText>
              </w:r>
              <w:r w:rsidRPr="00DD4F05" w:rsidDel="008F7B0C">
                <w:rPr>
                  <w:rFonts w:cs="Open Sans"/>
                  <w:sz w:val="20"/>
                  <w:szCs w:val="20"/>
                </w:rPr>
                <w:delText> </w:delText>
              </w:r>
            </w:del>
          </w:p>
        </w:tc>
        <w:tc>
          <w:tcPr>
            <w:tcW w:w="0" w:type="auto"/>
            <w:hideMark/>
          </w:tcPr>
          <w:p w14:paraId="4A72053F" w14:textId="77777777" w:rsidR="0077574E" w:rsidRPr="00DD4F05" w:rsidDel="008F7B0C" w:rsidRDefault="0077574E" w:rsidP="00DD4F05">
            <w:pPr>
              <w:cnfStyle w:val="100000000000" w:firstRow="1" w:lastRow="0" w:firstColumn="0" w:lastColumn="0" w:oddVBand="0" w:evenVBand="0" w:oddHBand="0" w:evenHBand="0" w:firstRowFirstColumn="0" w:firstRowLastColumn="0" w:lastRowFirstColumn="0" w:lastRowLastColumn="0"/>
              <w:rPr>
                <w:del w:id="3399" w:author="Mr Richard P Williams" w:date="2016-10-03T22:42:00Z"/>
                <w:rFonts w:cs="Open Sans"/>
                <w:sz w:val="20"/>
                <w:szCs w:val="20"/>
              </w:rPr>
            </w:pPr>
            <w:del w:id="3400" w:author="Mr Richard P Williams" w:date="2016-10-03T22:42:00Z">
              <w:r w:rsidRPr="00DD4F05" w:rsidDel="008F7B0C">
                <w:rPr>
                  <w:rFonts w:cs="Open Sans"/>
                  <w:b w:val="0"/>
                  <w:bCs w:val="0"/>
                  <w:sz w:val="20"/>
                  <w:szCs w:val="20"/>
                </w:rPr>
                <w:delText>Description / Example</w:delText>
              </w:r>
              <w:r w:rsidRPr="00DD4F05" w:rsidDel="008F7B0C">
                <w:rPr>
                  <w:rFonts w:cs="Open Sans"/>
                  <w:sz w:val="20"/>
                  <w:szCs w:val="20"/>
                </w:rPr>
                <w:delText> </w:delText>
              </w:r>
            </w:del>
          </w:p>
        </w:tc>
      </w:tr>
      <w:tr w:rsidR="0077574E" w:rsidRPr="00DD4F05" w:rsidDel="008F7B0C" w14:paraId="661ABB2A" w14:textId="77777777" w:rsidTr="00CF4A03">
        <w:trPr>
          <w:cnfStyle w:val="000000100000" w:firstRow="0" w:lastRow="0" w:firstColumn="0" w:lastColumn="0" w:oddVBand="0" w:evenVBand="0" w:oddHBand="1" w:evenHBand="0" w:firstRowFirstColumn="0" w:firstRowLastColumn="0" w:lastRowFirstColumn="0" w:lastRowLastColumn="0"/>
          <w:del w:id="340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1D3822F6" w14:textId="77777777" w:rsidR="0077574E" w:rsidRPr="00DD4F05" w:rsidDel="008F7B0C" w:rsidRDefault="0077574E" w:rsidP="00DD4F05">
            <w:pPr>
              <w:rPr>
                <w:del w:id="3402" w:author="Mr Richard P Williams" w:date="2016-10-03T22:42:00Z"/>
                <w:rFonts w:cs="Open Sans"/>
                <w:sz w:val="20"/>
                <w:szCs w:val="20"/>
              </w:rPr>
            </w:pPr>
            <w:del w:id="3403" w:author="Mr Richard P Williams" w:date="2016-10-03T22:42:00Z">
              <w:r w:rsidRPr="00DD4F05" w:rsidDel="008F7B0C">
                <w:rPr>
                  <w:rFonts w:cs="Open Sans"/>
                  <w:sz w:val="20"/>
                  <w:szCs w:val="20"/>
                </w:rPr>
                <w:delText>ItemID </w:delText>
              </w:r>
            </w:del>
          </w:p>
        </w:tc>
        <w:tc>
          <w:tcPr>
            <w:tcW w:w="0" w:type="auto"/>
            <w:hideMark/>
          </w:tcPr>
          <w:p w14:paraId="0DA1F436"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04" w:author="Mr Richard P Williams" w:date="2016-10-03T22:42:00Z"/>
                <w:rFonts w:cs="Open Sans"/>
                <w:sz w:val="20"/>
                <w:szCs w:val="20"/>
              </w:rPr>
            </w:pPr>
            <w:del w:id="3405" w:author="Mr Richard P Williams" w:date="2016-10-03T22:42:00Z">
              <w:r w:rsidRPr="00DD4F05" w:rsidDel="008F7B0C">
                <w:rPr>
                  <w:rFonts w:cs="Open Sans"/>
                  <w:sz w:val="20"/>
                  <w:szCs w:val="20"/>
                </w:rPr>
                <w:delText>String </w:delText>
              </w:r>
            </w:del>
          </w:p>
        </w:tc>
        <w:tc>
          <w:tcPr>
            <w:tcW w:w="0" w:type="auto"/>
            <w:hideMark/>
          </w:tcPr>
          <w:p w14:paraId="192281FA"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06" w:author="Mr Richard P Williams" w:date="2016-10-03T22:42:00Z"/>
                <w:rFonts w:cs="Open Sans"/>
                <w:sz w:val="20"/>
                <w:szCs w:val="20"/>
              </w:rPr>
            </w:pPr>
            <w:del w:id="3407" w:author="Mr Richard P Williams" w:date="2016-10-03T22:42:00Z">
              <w:r w:rsidRPr="00DD4F05" w:rsidDel="008F7B0C">
                <w:rPr>
                  <w:rFonts w:cs="Open Sans"/>
                  <w:sz w:val="20"/>
                  <w:szCs w:val="20"/>
                </w:rPr>
                <w:delText>Item ID (e.g. UPC or SKU) – Primary Key </w:delText>
              </w:r>
            </w:del>
          </w:p>
          <w:p w14:paraId="5BE11CCD"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08" w:author="Mr Richard P Williams" w:date="2016-10-03T22:42:00Z"/>
                <w:rFonts w:cs="Open Sans"/>
                <w:sz w:val="20"/>
                <w:szCs w:val="20"/>
              </w:rPr>
            </w:pPr>
            <w:del w:id="3409" w:author="Mr Richard P Williams" w:date="2016-10-03T22:42:00Z">
              <w:r w:rsidRPr="00DD4F05" w:rsidDel="008F7B0C">
                <w:rPr>
                  <w:rFonts w:cs="Open Sans"/>
                  <w:sz w:val="20"/>
                  <w:szCs w:val="20"/>
                </w:rPr>
                <w:delText> </w:delText>
              </w:r>
            </w:del>
          </w:p>
        </w:tc>
      </w:tr>
      <w:tr w:rsidR="0077574E" w:rsidRPr="00DD4F05" w:rsidDel="008F7B0C" w14:paraId="1A588884" w14:textId="77777777" w:rsidTr="00CF4A03">
        <w:trPr>
          <w:del w:id="341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A8B1A2B" w14:textId="77777777" w:rsidR="0077574E" w:rsidRPr="00DD4F05" w:rsidDel="008F7B0C" w:rsidRDefault="0077574E" w:rsidP="00DD4F05">
            <w:pPr>
              <w:rPr>
                <w:del w:id="3411" w:author="Mr Richard P Williams" w:date="2016-10-03T22:42:00Z"/>
                <w:rFonts w:cs="Open Sans"/>
                <w:sz w:val="20"/>
                <w:szCs w:val="20"/>
              </w:rPr>
            </w:pPr>
            <w:del w:id="3412" w:author="Mr Richard P Williams" w:date="2016-10-03T22:42:00Z">
              <w:r w:rsidRPr="00DD4F05" w:rsidDel="008F7B0C">
                <w:rPr>
                  <w:rFonts w:cs="Open Sans"/>
                  <w:sz w:val="20"/>
                  <w:szCs w:val="20"/>
                </w:rPr>
                <w:delText>Hierarchy1 </w:delText>
              </w:r>
            </w:del>
          </w:p>
        </w:tc>
        <w:tc>
          <w:tcPr>
            <w:tcW w:w="0" w:type="auto"/>
            <w:hideMark/>
          </w:tcPr>
          <w:p w14:paraId="3577AA48"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13" w:author="Mr Richard P Williams" w:date="2016-10-03T22:42:00Z"/>
                <w:rFonts w:cs="Open Sans"/>
                <w:sz w:val="20"/>
                <w:szCs w:val="20"/>
              </w:rPr>
            </w:pPr>
            <w:del w:id="3414" w:author="Mr Richard P Williams" w:date="2016-10-03T22:42:00Z">
              <w:r w:rsidRPr="00DD4F05" w:rsidDel="008F7B0C">
                <w:rPr>
                  <w:rFonts w:cs="Open Sans"/>
                  <w:sz w:val="20"/>
                  <w:szCs w:val="20"/>
                </w:rPr>
                <w:delText>String </w:delText>
              </w:r>
            </w:del>
          </w:p>
        </w:tc>
        <w:tc>
          <w:tcPr>
            <w:tcW w:w="0" w:type="auto"/>
            <w:hideMark/>
          </w:tcPr>
          <w:p w14:paraId="4ACC4AA5"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15" w:author="Mr Richard P Williams" w:date="2016-10-03T22:42:00Z"/>
                <w:rFonts w:cs="Open Sans"/>
                <w:sz w:val="20"/>
                <w:szCs w:val="20"/>
              </w:rPr>
            </w:pPr>
            <w:del w:id="3416" w:author="Mr Richard P Williams" w:date="2016-10-03T22:42:00Z">
              <w:r w:rsidRPr="00DD4F05" w:rsidDel="008F7B0C">
                <w:rPr>
                  <w:rFonts w:cs="Open Sans"/>
                  <w:sz w:val="20"/>
                  <w:szCs w:val="20"/>
                </w:rPr>
                <w:delText>e.g. Department ID </w:delText>
              </w:r>
            </w:del>
          </w:p>
        </w:tc>
      </w:tr>
      <w:tr w:rsidR="0077574E" w:rsidRPr="00DD4F05" w:rsidDel="008F7B0C" w14:paraId="1002413B" w14:textId="77777777" w:rsidTr="00CF4A03">
        <w:trPr>
          <w:cnfStyle w:val="000000100000" w:firstRow="0" w:lastRow="0" w:firstColumn="0" w:lastColumn="0" w:oddVBand="0" w:evenVBand="0" w:oddHBand="1" w:evenHBand="0" w:firstRowFirstColumn="0" w:firstRowLastColumn="0" w:lastRowFirstColumn="0" w:lastRowLastColumn="0"/>
          <w:del w:id="341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5179EAFF" w14:textId="77777777" w:rsidR="0077574E" w:rsidRPr="00DD4F05" w:rsidDel="008F7B0C" w:rsidRDefault="0077574E" w:rsidP="00DD4F05">
            <w:pPr>
              <w:rPr>
                <w:del w:id="3418" w:author="Mr Richard P Williams" w:date="2016-10-03T22:42:00Z"/>
                <w:rFonts w:cs="Open Sans"/>
                <w:sz w:val="20"/>
                <w:szCs w:val="20"/>
              </w:rPr>
            </w:pPr>
            <w:del w:id="3419" w:author="Mr Richard P Williams" w:date="2016-10-03T22:42:00Z">
              <w:r w:rsidRPr="00DD4F05" w:rsidDel="008F7B0C">
                <w:rPr>
                  <w:rFonts w:cs="Open Sans"/>
                  <w:sz w:val="20"/>
                  <w:szCs w:val="20"/>
                </w:rPr>
                <w:delText>Hierarchy1Description  </w:delText>
              </w:r>
            </w:del>
          </w:p>
        </w:tc>
        <w:tc>
          <w:tcPr>
            <w:tcW w:w="0" w:type="auto"/>
            <w:hideMark/>
          </w:tcPr>
          <w:p w14:paraId="4D391792"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20" w:author="Mr Richard P Williams" w:date="2016-10-03T22:42:00Z"/>
                <w:rFonts w:cs="Open Sans"/>
                <w:sz w:val="20"/>
                <w:szCs w:val="20"/>
              </w:rPr>
            </w:pPr>
            <w:del w:id="3421" w:author="Mr Richard P Williams" w:date="2016-10-03T22:42:00Z">
              <w:r w:rsidRPr="00DD4F05" w:rsidDel="008F7B0C">
                <w:rPr>
                  <w:rFonts w:cs="Open Sans"/>
                  <w:sz w:val="20"/>
                  <w:szCs w:val="20"/>
                </w:rPr>
                <w:delText>String </w:delText>
              </w:r>
            </w:del>
          </w:p>
        </w:tc>
        <w:tc>
          <w:tcPr>
            <w:tcW w:w="0" w:type="auto"/>
            <w:hideMark/>
          </w:tcPr>
          <w:p w14:paraId="224A1B33"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22" w:author="Mr Richard P Williams" w:date="2016-10-03T22:42:00Z"/>
                <w:rFonts w:cs="Open Sans"/>
                <w:sz w:val="20"/>
                <w:szCs w:val="20"/>
              </w:rPr>
            </w:pPr>
            <w:del w:id="3423" w:author="Mr Richard P Williams" w:date="2016-10-03T22:42:00Z">
              <w:r w:rsidRPr="00DD4F05" w:rsidDel="008F7B0C">
                <w:rPr>
                  <w:rFonts w:cs="Open Sans"/>
                  <w:sz w:val="20"/>
                  <w:szCs w:val="20"/>
                </w:rPr>
                <w:delText>e.g. Department Description </w:delText>
              </w:r>
            </w:del>
          </w:p>
        </w:tc>
      </w:tr>
      <w:tr w:rsidR="0077574E" w:rsidRPr="00DD4F05" w:rsidDel="008F7B0C" w14:paraId="184E00AA" w14:textId="77777777" w:rsidTr="00CF4A03">
        <w:trPr>
          <w:del w:id="342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418D35C5" w14:textId="77777777" w:rsidR="0077574E" w:rsidRPr="00DD4F05" w:rsidDel="008F7B0C" w:rsidRDefault="0077574E" w:rsidP="00DD4F05">
            <w:pPr>
              <w:rPr>
                <w:del w:id="3425" w:author="Mr Richard P Williams" w:date="2016-10-03T22:42:00Z"/>
                <w:rFonts w:cs="Open Sans"/>
                <w:sz w:val="20"/>
                <w:szCs w:val="20"/>
              </w:rPr>
            </w:pPr>
            <w:del w:id="3426" w:author="Mr Richard P Williams" w:date="2016-10-03T22:42:00Z">
              <w:r w:rsidRPr="00DD4F05" w:rsidDel="008F7B0C">
                <w:rPr>
                  <w:rFonts w:cs="Open Sans"/>
                  <w:sz w:val="20"/>
                  <w:szCs w:val="20"/>
                </w:rPr>
                <w:delText>Hierarchy2  </w:delText>
              </w:r>
            </w:del>
          </w:p>
        </w:tc>
        <w:tc>
          <w:tcPr>
            <w:tcW w:w="0" w:type="auto"/>
            <w:hideMark/>
          </w:tcPr>
          <w:p w14:paraId="6154AF64"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27" w:author="Mr Richard P Williams" w:date="2016-10-03T22:42:00Z"/>
                <w:rFonts w:cs="Open Sans"/>
                <w:sz w:val="20"/>
                <w:szCs w:val="20"/>
              </w:rPr>
            </w:pPr>
            <w:del w:id="3428" w:author="Mr Richard P Williams" w:date="2016-10-03T22:42:00Z">
              <w:r w:rsidRPr="00DD4F05" w:rsidDel="008F7B0C">
                <w:rPr>
                  <w:rFonts w:cs="Open Sans"/>
                  <w:sz w:val="20"/>
                  <w:szCs w:val="20"/>
                </w:rPr>
                <w:delText>String </w:delText>
              </w:r>
            </w:del>
          </w:p>
        </w:tc>
        <w:tc>
          <w:tcPr>
            <w:tcW w:w="0" w:type="auto"/>
            <w:hideMark/>
          </w:tcPr>
          <w:p w14:paraId="08D96D97"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29" w:author="Mr Richard P Williams" w:date="2016-10-03T22:42:00Z"/>
                <w:rFonts w:cs="Open Sans"/>
                <w:sz w:val="20"/>
                <w:szCs w:val="20"/>
              </w:rPr>
            </w:pPr>
            <w:del w:id="3430" w:author="Mr Richard P Williams" w:date="2016-10-03T22:42:00Z">
              <w:r w:rsidRPr="00DD4F05" w:rsidDel="008F7B0C">
                <w:rPr>
                  <w:rFonts w:cs="Open Sans"/>
                  <w:sz w:val="20"/>
                  <w:szCs w:val="20"/>
                </w:rPr>
                <w:delText>e.g. Brand ID </w:delText>
              </w:r>
            </w:del>
          </w:p>
        </w:tc>
      </w:tr>
      <w:tr w:rsidR="0077574E" w:rsidRPr="00DD4F05" w:rsidDel="008F7B0C" w14:paraId="73A0868E" w14:textId="77777777" w:rsidTr="00CF4A03">
        <w:trPr>
          <w:cnfStyle w:val="000000100000" w:firstRow="0" w:lastRow="0" w:firstColumn="0" w:lastColumn="0" w:oddVBand="0" w:evenVBand="0" w:oddHBand="1" w:evenHBand="0" w:firstRowFirstColumn="0" w:firstRowLastColumn="0" w:lastRowFirstColumn="0" w:lastRowLastColumn="0"/>
          <w:del w:id="343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37C4630" w14:textId="77777777" w:rsidR="0077574E" w:rsidRPr="00DD4F05" w:rsidDel="008F7B0C" w:rsidRDefault="0077574E" w:rsidP="00DD4F05">
            <w:pPr>
              <w:rPr>
                <w:del w:id="3432" w:author="Mr Richard P Williams" w:date="2016-10-03T22:42:00Z"/>
                <w:rFonts w:cs="Open Sans"/>
                <w:sz w:val="20"/>
                <w:szCs w:val="20"/>
              </w:rPr>
            </w:pPr>
            <w:del w:id="3433" w:author="Mr Richard P Williams" w:date="2016-10-03T22:42:00Z">
              <w:r w:rsidRPr="00DD4F05" w:rsidDel="008F7B0C">
                <w:rPr>
                  <w:rFonts w:cs="Open Sans"/>
                  <w:sz w:val="20"/>
                  <w:szCs w:val="20"/>
                </w:rPr>
                <w:delText> </w:delText>
              </w:r>
            </w:del>
          </w:p>
          <w:p w14:paraId="519D5D67" w14:textId="77777777" w:rsidR="0077574E" w:rsidRPr="00DD4F05" w:rsidDel="008F7B0C" w:rsidRDefault="0077574E" w:rsidP="00DD4F05">
            <w:pPr>
              <w:rPr>
                <w:del w:id="3434" w:author="Mr Richard P Williams" w:date="2016-10-03T22:42:00Z"/>
                <w:rFonts w:cs="Open Sans"/>
                <w:sz w:val="20"/>
                <w:szCs w:val="20"/>
              </w:rPr>
            </w:pPr>
            <w:del w:id="3435" w:author="Mr Richard P Williams" w:date="2016-10-03T22:42:00Z">
              <w:r w:rsidRPr="00DD4F05" w:rsidDel="008F7B0C">
                <w:rPr>
                  <w:rFonts w:cs="Open Sans"/>
                  <w:sz w:val="20"/>
                  <w:szCs w:val="20"/>
                </w:rPr>
                <w:delText>Hierarchy2Description </w:delText>
              </w:r>
            </w:del>
          </w:p>
        </w:tc>
        <w:tc>
          <w:tcPr>
            <w:tcW w:w="0" w:type="auto"/>
            <w:hideMark/>
          </w:tcPr>
          <w:p w14:paraId="1D151A94"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36" w:author="Mr Richard P Williams" w:date="2016-10-03T22:42:00Z"/>
                <w:rFonts w:cs="Open Sans"/>
                <w:sz w:val="20"/>
                <w:szCs w:val="20"/>
              </w:rPr>
            </w:pPr>
            <w:del w:id="3437" w:author="Mr Richard P Williams" w:date="2016-10-03T22:42:00Z">
              <w:r w:rsidRPr="00DD4F05" w:rsidDel="008F7B0C">
                <w:rPr>
                  <w:rFonts w:cs="Open Sans"/>
                  <w:sz w:val="20"/>
                  <w:szCs w:val="20"/>
                </w:rPr>
                <w:delText>String </w:delText>
              </w:r>
            </w:del>
          </w:p>
        </w:tc>
        <w:tc>
          <w:tcPr>
            <w:tcW w:w="0" w:type="auto"/>
            <w:hideMark/>
          </w:tcPr>
          <w:p w14:paraId="4DA9514B"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38" w:author="Mr Richard P Williams" w:date="2016-10-03T22:42:00Z"/>
                <w:rFonts w:cs="Open Sans"/>
                <w:sz w:val="20"/>
                <w:szCs w:val="20"/>
              </w:rPr>
            </w:pPr>
            <w:del w:id="3439" w:author="Mr Richard P Williams" w:date="2016-10-03T22:42:00Z">
              <w:r w:rsidRPr="00DD4F05" w:rsidDel="008F7B0C">
                <w:rPr>
                  <w:rFonts w:cs="Open Sans"/>
                  <w:sz w:val="20"/>
                  <w:szCs w:val="20"/>
                </w:rPr>
                <w:delText>e.g. Brand Description </w:delText>
              </w:r>
            </w:del>
          </w:p>
        </w:tc>
      </w:tr>
      <w:tr w:rsidR="0077574E" w:rsidRPr="00DD4F05" w:rsidDel="008F7B0C" w14:paraId="024A0B9A" w14:textId="77777777" w:rsidTr="00CF4A03">
        <w:trPr>
          <w:trHeight w:val="330"/>
          <w:del w:id="344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7056ED65" w14:textId="77777777" w:rsidR="0077574E" w:rsidRPr="00DD4F05" w:rsidDel="008F7B0C" w:rsidRDefault="0077574E" w:rsidP="00DD4F05">
            <w:pPr>
              <w:rPr>
                <w:del w:id="3441" w:author="Mr Richard P Williams" w:date="2016-10-03T22:42:00Z"/>
                <w:rFonts w:cs="Open Sans"/>
                <w:sz w:val="20"/>
                <w:szCs w:val="20"/>
              </w:rPr>
            </w:pPr>
            <w:del w:id="3442" w:author="Mr Richard P Williams" w:date="2016-10-03T22:42:00Z">
              <w:r w:rsidRPr="00DD4F05" w:rsidDel="008F7B0C">
                <w:rPr>
                  <w:rFonts w:cs="Open Sans"/>
                  <w:sz w:val="20"/>
                  <w:szCs w:val="20"/>
                </w:rPr>
                <w:delText>Hierarchy3 </w:delText>
              </w:r>
            </w:del>
          </w:p>
        </w:tc>
        <w:tc>
          <w:tcPr>
            <w:tcW w:w="0" w:type="auto"/>
            <w:hideMark/>
          </w:tcPr>
          <w:p w14:paraId="51DE269D"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43" w:author="Mr Richard P Williams" w:date="2016-10-03T22:42:00Z"/>
                <w:rFonts w:cs="Open Sans"/>
                <w:sz w:val="20"/>
                <w:szCs w:val="20"/>
              </w:rPr>
            </w:pPr>
            <w:del w:id="3444" w:author="Mr Richard P Williams" w:date="2016-10-03T22:42:00Z">
              <w:r w:rsidRPr="00DD4F05" w:rsidDel="008F7B0C">
                <w:rPr>
                  <w:rFonts w:cs="Open Sans"/>
                  <w:sz w:val="20"/>
                  <w:szCs w:val="20"/>
                </w:rPr>
                <w:delText>String </w:delText>
              </w:r>
            </w:del>
          </w:p>
        </w:tc>
        <w:tc>
          <w:tcPr>
            <w:tcW w:w="0" w:type="auto"/>
            <w:hideMark/>
          </w:tcPr>
          <w:p w14:paraId="527C36AA"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45" w:author="Mr Richard P Williams" w:date="2016-10-03T22:42:00Z"/>
                <w:rFonts w:cs="Open Sans"/>
                <w:sz w:val="20"/>
                <w:szCs w:val="20"/>
              </w:rPr>
            </w:pPr>
            <w:del w:id="3446" w:author="Mr Richard P Williams" w:date="2016-10-03T22:42:00Z">
              <w:r w:rsidRPr="00DD4F05" w:rsidDel="008F7B0C">
                <w:rPr>
                  <w:rFonts w:cs="Open Sans"/>
                  <w:sz w:val="20"/>
                  <w:szCs w:val="20"/>
                </w:rPr>
                <w:delText>Leave Null if N/A </w:delText>
              </w:r>
            </w:del>
          </w:p>
        </w:tc>
      </w:tr>
      <w:tr w:rsidR="0077574E" w:rsidRPr="00DD4F05" w:rsidDel="008F7B0C" w14:paraId="160060E5" w14:textId="77777777" w:rsidTr="00CF4A03">
        <w:trPr>
          <w:cnfStyle w:val="000000100000" w:firstRow="0" w:lastRow="0" w:firstColumn="0" w:lastColumn="0" w:oddVBand="0" w:evenVBand="0" w:oddHBand="1" w:evenHBand="0" w:firstRowFirstColumn="0" w:firstRowLastColumn="0" w:lastRowFirstColumn="0" w:lastRowLastColumn="0"/>
          <w:trHeight w:val="330"/>
          <w:del w:id="344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6DABBF60" w14:textId="77777777" w:rsidR="0077574E" w:rsidRPr="00DD4F05" w:rsidDel="008F7B0C" w:rsidRDefault="0077574E" w:rsidP="00DD4F05">
            <w:pPr>
              <w:rPr>
                <w:del w:id="3448" w:author="Mr Richard P Williams" w:date="2016-10-03T22:42:00Z"/>
                <w:rFonts w:cs="Open Sans"/>
                <w:sz w:val="20"/>
                <w:szCs w:val="20"/>
              </w:rPr>
            </w:pPr>
            <w:del w:id="3449" w:author="Mr Richard P Williams" w:date="2016-10-03T22:42:00Z">
              <w:r w:rsidRPr="00DD4F05" w:rsidDel="008F7B0C">
                <w:rPr>
                  <w:rFonts w:cs="Open Sans"/>
                  <w:sz w:val="20"/>
                  <w:szCs w:val="20"/>
                </w:rPr>
                <w:delText>Hierarchy3Description </w:delText>
              </w:r>
            </w:del>
          </w:p>
        </w:tc>
        <w:tc>
          <w:tcPr>
            <w:tcW w:w="0" w:type="auto"/>
            <w:hideMark/>
          </w:tcPr>
          <w:p w14:paraId="70D9BB10"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50" w:author="Mr Richard P Williams" w:date="2016-10-03T22:42:00Z"/>
                <w:rFonts w:cs="Open Sans"/>
                <w:sz w:val="20"/>
                <w:szCs w:val="20"/>
              </w:rPr>
            </w:pPr>
            <w:del w:id="3451" w:author="Mr Richard P Williams" w:date="2016-10-03T22:42:00Z">
              <w:r w:rsidRPr="00DD4F05" w:rsidDel="008F7B0C">
                <w:rPr>
                  <w:rFonts w:cs="Open Sans"/>
                  <w:sz w:val="20"/>
                  <w:szCs w:val="20"/>
                </w:rPr>
                <w:delText>String </w:delText>
              </w:r>
            </w:del>
          </w:p>
        </w:tc>
        <w:tc>
          <w:tcPr>
            <w:tcW w:w="0" w:type="auto"/>
            <w:hideMark/>
          </w:tcPr>
          <w:p w14:paraId="6BEA4906"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52" w:author="Mr Richard P Williams" w:date="2016-10-03T22:42:00Z"/>
                <w:rFonts w:cs="Open Sans"/>
                <w:sz w:val="20"/>
                <w:szCs w:val="20"/>
              </w:rPr>
            </w:pPr>
            <w:del w:id="3453" w:author="Mr Richard P Williams" w:date="2016-10-03T22:42:00Z">
              <w:r w:rsidRPr="00DD4F05" w:rsidDel="008F7B0C">
                <w:rPr>
                  <w:rFonts w:cs="Open Sans"/>
                  <w:sz w:val="20"/>
                  <w:szCs w:val="20"/>
                </w:rPr>
                <w:delText>Leave Null if N/A </w:delText>
              </w:r>
            </w:del>
          </w:p>
        </w:tc>
      </w:tr>
      <w:tr w:rsidR="0077574E" w:rsidRPr="00DD4F05" w:rsidDel="008F7B0C" w14:paraId="7276F03F" w14:textId="77777777" w:rsidTr="00CF4A03">
        <w:trPr>
          <w:trHeight w:val="330"/>
          <w:del w:id="345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791F275" w14:textId="77777777" w:rsidR="0077574E" w:rsidRPr="00DD4F05" w:rsidDel="008F7B0C" w:rsidRDefault="0077574E" w:rsidP="00DD4F05">
            <w:pPr>
              <w:rPr>
                <w:del w:id="3455" w:author="Mr Richard P Williams" w:date="2016-10-03T22:42:00Z"/>
                <w:rFonts w:cs="Open Sans"/>
                <w:sz w:val="20"/>
                <w:szCs w:val="20"/>
              </w:rPr>
            </w:pPr>
            <w:del w:id="3456" w:author="Mr Richard P Williams" w:date="2016-10-03T22:42:00Z">
              <w:r w:rsidRPr="00DD4F05" w:rsidDel="008F7B0C">
                <w:rPr>
                  <w:rFonts w:cs="Open Sans"/>
                  <w:sz w:val="20"/>
                  <w:szCs w:val="20"/>
                </w:rPr>
                <w:delText>Hierarchy4 </w:delText>
              </w:r>
            </w:del>
          </w:p>
        </w:tc>
        <w:tc>
          <w:tcPr>
            <w:tcW w:w="0" w:type="auto"/>
            <w:hideMark/>
          </w:tcPr>
          <w:p w14:paraId="250F2E00"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57" w:author="Mr Richard P Williams" w:date="2016-10-03T22:42:00Z"/>
                <w:rFonts w:cs="Open Sans"/>
                <w:sz w:val="20"/>
                <w:szCs w:val="20"/>
              </w:rPr>
            </w:pPr>
            <w:del w:id="3458" w:author="Mr Richard P Williams" w:date="2016-10-03T22:42:00Z">
              <w:r w:rsidRPr="00DD4F05" w:rsidDel="008F7B0C">
                <w:rPr>
                  <w:rFonts w:cs="Open Sans"/>
                  <w:sz w:val="20"/>
                  <w:szCs w:val="20"/>
                </w:rPr>
                <w:delText>String </w:delText>
              </w:r>
            </w:del>
          </w:p>
        </w:tc>
        <w:tc>
          <w:tcPr>
            <w:tcW w:w="0" w:type="auto"/>
            <w:hideMark/>
          </w:tcPr>
          <w:p w14:paraId="52647204"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59" w:author="Mr Richard P Williams" w:date="2016-10-03T22:42:00Z"/>
                <w:rFonts w:cs="Open Sans"/>
                <w:sz w:val="20"/>
                <w:szCs w:val="20"/>
              </w:rPr>
            </w:pPr>
            <w:del w:id="3460" w:author="Mr Richard P Williams" w:date="2016-10-03T22:42:00Z">
              <w:r w:rsidRPr="00DD4F05" w:rsidDel="008F7B0C">
                <w:rPr>
                  <w:rFonts w:cs="Open Sans"/>
                  <w:sz w:val="20"/>
                  <w:szCs w:val="20"/>
                </w:rPr>
                <w:delText>Leave Null if N/A </w:delText>
              </w:r>
            </w:del>
          </w:p>
        </w:tc>
      </w:tr>
      <w:tr w:rsidR="0077574E" w:rsidRPr="00DD4F05" w:rsidDel="008F7B0C" w14:paraId="3883682D" w14:textId="77777777" w:rsidTr="00CF4A03">
        <w:trPr>
          <w:cnfStyle w:val="000000100000" w:firstRow="0" w:lastRow="0" w:firstColumn="0" w:lastColumn="0" w:oddVBand="0" w:evenVBand="0" w:oddHBand="1" w:evenHBand="0" w:firstRowFirstColumn="0" w:firstRowLastColumn="0" w:lastRowFirstColumn="0" w:lastRowLastColumn="0"/>
          <w:trHeight w:val="330"/>
          <w:del w:id="346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57EB9733" w14:textId="77777777" w:rsidR="0077574E" w:rsidRPr="00DD4F05" w:rsidDel="008F7B0C" w:rsidRDefault="0077574E" w:rsidP="00DD4F05">
            <w:pPr>
              <w:rPr>
                <w:del w:id="3462" w:author="Mr Richard P Williams" w:date="2016-10-03T22:42:00Z"/>
                <w:rFonts w:cs="Open Sans"/>
                <w:sz w:val="20"/>
                <w:szCs w:val="20"/>
              </w:rPr>
            </w:pPr>
            <w:del w:id="3463" w:author="Mr Richard P Williams" w:date="2016-10-03T22:42:00Z">
              <w:r w:rsidRPr="00DD4F05" w:rsidDel="008F7B0C">
                <w:rPr>
                  <w:rFonts w:cs="Open Sans"/>
                  <w:sz w:val="20"/>
                  <w:szCs w:val="20"/>
                </w:rPr>
                <w:lastRenderedPageBreak/>
                <w:delText>Hierarchy4Description </w:delText>
              </w:r>
            </w:del>
          </w:p>
        </w:tc>
        <w:tc>
          <w:tcPr>
            <w:tcW w:w="0" w:type="auto"/>
            <w:hideMark/>
          </w:tcPr>
          <w:p w14:paraId="0414522D"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64" w:author="Mr Richard P Williams" w:date="2016-10-03T22:42:00Z"/>
                <w:rFonts w:cs="Open Sans"/>
                <w:sz w:val="20"/>
                <w:szCs w:val="20"/>
              </w:rPr>
            </w:pPr>
            <w:del w:id="3465" w:author="Mr Richard P Williams" w:date="2016-10-03T22:42:00Z">
              <w:r w:rsidRPr="00DD4F05" w:rsidDel="008F7B0C">
                <w:rPr>
                  <w:rFonts w:cs="Open Sans"/>
                  <w:sz w:val="20"/>
                  <w:szCs w:val="20"/>
                </w:rPr>
                <w:delText>String </w:delText>
              </w:r>
            </w:del>
          </w:p>
        </w:tc>
        <w:tc>
          <w:tcPr>
            <w:tcW w:w="0" w:type="auto"/>
            <w:hideMark/>
          </w:tcPr>
          <w:p w14:paraId="1AA1493D"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66" w:author="Mr Richard P Williams" w:date="2016-10-03T22:42:00Z"/>
                <w:rFonts w:cs="Open Sans"/>
                <w:sz w:val="20"/>
                <w:szCs w:val="20"/>
              </w:rPr>
            </w:pPr>
            <w:del w:id="3467" w:author="Mr Richard P Williams" w:date="2016-10-03T22:42:00Z">
              <w:r w:rsidRPr="00DD4F05" w:rsidDel="008F7B0C">
                <w:rPr>
                  <w:rFonts w:cs="Open Sans"/>
                  <w:sz w:val="20"/>
                  <w:szCs w:val="20"/>
                </w:rPr>
                <w:delText>Leave Null if N/A </w:delText>
              </w:r>
            </w:del>
          </w:p>
        </w:tc>
      </w:tr>
      <w:tr w:rsidR="0077574E" w:rsidRPr="00DD4F05" w:rsidDel="008F7B0C" w14:paraId="487A1399" w14:textId="77777777" w:rsidTr="00CF4A03">
        <w:trPr>
          <w:trHeight w:val="330"/>
          <w:del w:id="346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44056F9" w14:textId="77777777" w:rsidR="0077574E" w:rsidRPr="00DD4F05" w:rsidDel="008F7B0C" w:rsidRDefault="0077574E" w:rsidP="00DD4F05">
            <w:pPr>
              <w:rPr>
                <w:del w:id="3469" w:author="Mr Richard P Williams" w:date="2016-10-03T22:42:00Z"/>
                <w:rFonts w:cs="Open Sans"/>
                <w:sz w:val="20"/>
                <w:szCs w:val="20"/>
              </w:rPr>
            </w:pPr>
            <w:del w:id="3470" w:author="Mr Richard P Williams" w:date="2016-10-03T22:42:00Z">
              <w:r w:rsidRPr="00DD4F05" w:rsidDel="008F7B0C">
                <w:rPr>
                  <w:rFonts w:cs="Open Sans"/>
                  <w:sz w:val="20"/>
                  <w:szCs w:val="20"/>
                </w:rPr>
                <w:delText>Hierarchy5 </w:delText>
              </w:r>
            </w:del>
          </w:p>
        </w:tc>
        <w:tc>
          <w:tcPr>
            <w:tcW w:w="0" w:type="auto"/>
            <w:hideMark/>
          </w:tcPr>
          <w:p w14:paraId="53555304"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71" w:author="Mr Richard P Williams" w:date="2016-10-03T22:42:00Z"/>
                <w:rFonts w:cs="Open Sans"/>
                <w:sz w:val="20"/>
                <w:szCs w:val="20"/>
              </w:rPr>
            </w:pPr>
            <w:del w:id="3472" w:author="Mr Richard P Williams" w:date="2016-10-03T22:42:00Z">
              <w:r w:rsidRPr="00DD4F05" w:rsidDel="008F7B0C">
                <w:rPr>
                  <w:rFonts w:cs="Open Sans"/>
                  <w:sz w:val="20"/>
                  <w:szCs w:val="20"/>
                </w:rPr>
                <w:delText>String </w:delText>
              </w:r>
            </w:del>
          </w:p>
        </w:tc>
        <w:tc>
          <w:tcPr>
            <w:tcW w:w="0" w:type="auto"/>
            <w:hideMark/>
          </w:tcPr>
          <w:p w14:paraId="0B5EA203"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73" w:author="Mr Richard P Williams" w:date="2016-10-03T22:42:00Z"/>
                <w:rFonts w:cs="Open Sans"/>
                <w:sz w:val="20"/>
                <w:szCs w:val="20"/>
              </w:rPr>
            </w:pPr>
            <w:del w:id="3474" w:author="Mr Richard P Williams" w:date="2016-10-03T22:42:00Z">
              <w:r w:rsidRPr="00DD4F05" w:rsidDel="008F7B0C">
                <w:rPr>
                  <w:rFonts w:cs="Open Sans"/>
                  <w:sz w:val="20"/>
                  <w:szCs w:val="20"/>
                </w:rPr>
                <w:delText>Leave Null if N/A </w:delText>
              </w:r>
            </w:del>
          </w:p>
        </w:tc>
      </w:tr>
      <w:tr w:rsidR="0077574E" w:rsidRPr="00DD4F05" w:rsidDel="008F7B0C" w14:paraId="685ECBF3" w14:textId="77777777" w:rsidTr="00CF4A03">
        <w:trPr>
          <w:cnfStyle w:val="000000100000" w:firstRow="0" w:lastRow="0" w:firstColumn="0" w:lastColumn="0" w:oddVBand="0" w:evenVBand="0" w:oddHBand="1" w:evenHBand="0" w:firstRowFirstColumn="0" w:firstRowLastColumn="0" w:lastRowFirstColumn="0" w:lastRowLastColumn="0"/>
          <w:trHeight w:val="330"/>
          <w:del w:id="347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E4EAB81" w14:textId="77777777" w:rsidR="0077574E" w:rsidRPr="00DD4F05" w:rsidDel="008F7B0C" w:rsidRDefault="0077574E" w:rsidP="00DD4F05">
            <w:pPr>
              <w:rPr>
                <w:del w:id="3476" w:author="Mr Richard P Williams" w:date="2016-10-03T22:42:00Z"/>
                <w:rFonts w:cs="Open Sans"/>
                <w:sz w:val="20"/>
                <w:szCs w:val="20"/>
              </w:rPr>
            </w:pPr>
            <w:del w:id="3477" w:author="Mr Richard P Williams" w:date="2016-10-03T22:42:00Z">
              <w:r w:rsidRPr="00DD4F05" w:rsidDel="008F7B0C">
                <w:rPr>
                  <w:rFonts w:cs="Open Sans"/>
                  <w:sz w:val="20"/>
                  <w:szCs w:val="20"/>
                </w:rPr>
                <w:delText>Hierarchy5Description </w:delText>
              </w:r>
            </w:del>
          </w:p>
        </w:tc>
        <w:tc>
          <w:tcPr>
            <w:tcW w:w="0" w:type="auto"/>
            <w:hideMark/>
          </w:tcPr>
          <w:p w14:paraId="7B161BF2"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78" w:author="Mr Richard P Williams" w:date="2016-10-03T22:42:00Z"/>
                <w:rFonts w:cs="Open Sans"/>
                <w:sz w:val="20"/>
                <w:szCs w:val="20"/>
              </w:rPr>
            </w:pPr>
            <w:del w:id="3479" w:author="Mr Richard P Williams" w:date="2016-10-03T22:42:00Z">
              <w:r w:rsidRPr="00DD4F05" w:rsidDel="008F7B0C">
                <w:rPr>
                  <w:rFonts w:cs="Open Sans"/>
                  <w:sz w:val="20"/>
                  <w:szCs w:val="20"/>
                </w:rPr>
                <w:delText>String </w:delText>
              </w:r>
            </w:del>
          </w:p>
        </w:tc>
        <w:tc>
          <w:tcPr>
            <w:tcW w:w="0" w:type="auto"/>
            <w:hideMark/>
          </w:tcPr>
          <w:p w14:paraId="1A3B19F0"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80" w:author="Mr Richard P Williams" w:date="2016-10-03T22:42:00Z"/>
                <w:rFonts w:cs="Open Sans"/>
                <w:sz w:val="20"/>
                <w:szCs w:val="20"/>
              </w:rPr>
            </w:pPr>
            <w:del w:id="3481" w:author="Mr Richard P Williams" w:date="2016-10-03T22:42:00Z">
              <w:r w:rsidRPr="00DD4F05" w:rsidDel="008F7B0C">
                <w:rPr>
                  <w:rFonts w:cs="Open Sans"/>
                  <w:sz w:val="20"/>
                  <w:szCs w:val="20"/>
                </w:rPr>
                <w:delText>Leave Null if N/A </w:delText>
              </w:r>
            </w:del>
          </w:p>
        </w:tc>
      </w:tr>
      <w:tr w:rsidR="0077574E" w:rsidRPr="00DD4F05" w:rsidDel="008F7B0C" w14:paraId="6E162700" w14:textId="77777777" w:rsidTr="00CF4A03">
        <w:trPr>
          <w:trHeight w:val="330"/>
          <w:del w:id="348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17C31939" w14:textId="77777777" w:rsidR="0077574E" w:rsidRPr="00DD4F05" w:rsidDel="008F7B0C" w:rsidRDefault="0077574E" w:rsidP="00DD4F05">
            <w:pPr>
              <w:rPr>
                <w:del w:id="3483" w:author="Mr Richard P Williams" w:date="2016-10-03T22:42:00Z"/>
                <w:rFonts w:cs="Open Sans"/>
                <w:sz w:val="20"/>
                <w:szCs w:val="20"/>
              </w:rPr>
            </w:pPr>
            <w:del w:id="3484" w:author="Mr Richard P Williams" w:date="2016-10-03T22:42:00Z">
              <w:r w:rsidRPr="00DD4F05" w:rsidDel="008F7B0C">
                <w:rPr>
                  <w:rFonts w:cs="Open Sans"/>
                  <w:sz w:val="20"/>
                  <w:szCs w:val="20"/>
                </w:rPr>
                <w:delText>Hierarchy6 </w:delText>
              </w:r>
            </w:del>
          </w:p>
        </w:tc>
        <w:tc>
          <w:tcPr>
            <w:tcW w:w="0" w:type="auto"/>
            <w:hideMark/>
          </w:tcPr>
          <w:p w14:paraId="32AB616C"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85" w:author="Mr Richard P Williams" w:date="2016-10-03T22:42:00Z"/>
                <w:rFonts w:cs="Open Sans"/>
                <w:sz w:val="20"/>
                <w:szCs w:val="20"/>
              </w:rPr>
            </w:pPr>
            <w:del w:id="3486" w:author="Mr Richard P Williams" w:date="2016-10-03T22:42:00Z">
              <w:r w:rsidRPr="00DD4F05" w:rsidDel="008F7B0C">
                <w:rPr>
                  <w:rFonts w:cs="Open Sans"/>
                  <w:sz w:val="20"/>
                  <w:szCs w:val="20"/>
                </w:rPr>
                <w:delText>String </w:delText>
              </w:r>
            </w:del>
          </w:p>
        </w:tc>
        <w:tc>
          <w:tcPr>
            <w:tcW w:w="0" w:type="auto"/>
            <w:hideMark/>
          </w:tcPr>
          <w:p w14:paraId="73C52B2C"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87" w:author="Mr Richard P Williams" w:date="2016-10-03T22:42:00Z"/>
                <w:rFonts w:cs="Open Sans"/>
                <w:sz w:val="20"/>
                <w:szCs w:val="20"/>
              </w:rPr>
            </w:pPr>
            <w:del w:id="3488" w:author="Mr Richard P Williams" w:date="2016-10-03T22:42:00Z">
              <w:r w:rsidRPr="00DD4F05" w:rsidDel="008F7B0C">
                <w:rPr>
                  <w:rFonts w:cs="Open Sans"/>
                  <w:sz w:val="20"/>
                  <w:szCs w:val="20"/>
                </w:rPr>
                <w:delText>Leave Null if N/A </w:delText>
              </w:r>
            </w:del>
          </w:p>
        </w:tc>
      </w:tr>
      <w:tr w:rsidR="0077574E" w:rsidRPr="00DD4F05" w:rsidDel="008F7B0C" w14:paraId="4888AF47" w14:textId="77777777" w:rsidTr="00CF4A03">
        <w:trPr>
          <w:cnfStyle w:val="000000100000" w:firstRow="0" w:lastRow="0" w:firstColumn="0" w:lastColumn="0" w:oddVBand="0" w:evenVBand="0" w:oddHBand="1" w:evenHBand="0" w:firstRowFirstColumn="0" w:firstRowLastColumn="0" w:lastRowFirstColumn="0" w:lastRowLastColumn="0"/>
          <w:trHeight w:val="330"/>
          <w:del w:id="348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62E31A1E" w14:textId="77777777" w:rsidR="0077574E" w:rsidRPr="00DD4F05" w:rsidDel="008F7B0C" w:rsidRDefault="0077574E" w:rsidP="00DD4F05">
            <w:pPr>
              <w:rPr>
                <w:del w:id="3490" w:author="Mr Richard P Williams" w:date="2016-10-03T22:42:00Z"/>
                <w:rFonts w:cs="Open Sans"/>
                <w:sz w:val="20"/>
                <w:szCs w:val="20"/>
              </w:rPr>
            </w:pPr>
            <w:del w:id="3491" w:author="Mr Richard P Williams" w:date="2016-10-03T22:42:00Z">
              <w:r w:rsidRPr="00DD4F05" w:rsidDel="008F7B0C">
                <w:rPr>
                  <w:rFonts w:cs="Open Sans"/>
                  <w:sz w:val="20"/>
                  <w:szCs w:val="20"/>
                </w:rPr>
                <w:delText>Hierarchy6Description </w:delText>
              </w:r>
            </w:del>
          </w:p>
        </w:tc>
        <w:tc>
          <w:tcPr>
            <w:tcW w:w="0" w:type="auto"/>
            <w:hideMark/>
          </w:tcPr>
          <w:p w14:paraId="3D6DD920"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92" w:author="Mr Richard P Williams" w:date="2016-10-03T22:42:00Z"/>
                <w:rFonts w:cs="Open Sans"/>
                <w:sz w:val="20"/>
                <w:szCs w:val="20"/>
              </w:rPr>
            </w:pPr>
            <w:del w:id="3493" w:author="Mr Richard P Williams" w:date="2016-10-03T22:42:00Z">
              <w:r w:rsidRPr="00DD4F05" w:rsidDel="008F7B0C">
                <w:rPr>
                  <w:rFonts w:cs="Open Sans"/>
                  <w:sz w:val="20"/>
                  <w:szCs w:val="20"/>
                </w:rPr>
                <w:delText>String </w:delText>
              </w:r>
            </w:del>
          </w:p>
        </w:tc>
        <w:tc>
          <w:tcPr>
            <w:tcW w:w="0" w:type="auto"/>
            <w:hideMark/>
          </w:tcPr>
          <w:p w14:paraId="3A2F6D81"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494" w:author="Mr Richard P Williams" w:date="2016-10-03T22:42:00Z"/>
                <w:rFonts w:cs="Open Sans"/>
                <w:sz w:val="20"/>
                <w:szCs w:val="20"/>
              </w:rPr>
            </w:pPr>
            <w:del w:id="3495" w:author="Mr Richard P Williams" w:date="2016-10-03T22:42:00Z">
              <w:r w:rsidRPr="00DD4F05" w:rsidDel="008F7B0C">
                <w:rPr>
                  <w:rFonts w:cs="Open Sans"/>
                  <w:sz w:val="20"/>
                  <w:szCs w:val="20"/>
                </w:rPr>
                <w:delText>Leave Null if N/A </w:delText>
              </w:r>
            </w:del>
          </w:p>
        </w:tc>
      </w:tr>
      <w:tr w:rsidR="0077574E" w:rsidRPr="00DD4F05" w:rsidDel="008F7B0C" w14:paraId="2006825C" w14:textId="77777777" w:rsidTr="00CF4A03">
        <w:trPr>
          <w:trHeight w:val="330"/>
          <w:del w:id="349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3EB90039" w14:textId="77777777" w:rsidR="0077574E" w:rsidRPr="00DD4F05" w:rsidDel="008F7B0C" w:rsidRDefault="0077574E" w:rsidP="00DD4F05">
            <w:pPr>
              <w:rPr>
                <w:del w:id="3497" w:author="Mr Richard P Williams" w:date="2016-10-03T22:42:00Z"/>
                <w:rFonts w:cs="Open Sans"/>
                <w:sz w:val="20"/>
                <w:szCs w:val="20"/>
              </w:rPr>
            </w:pPr>
            <w:del w:id="3498" w:author="Mr Richard P Williams" w:date="2016-10-03T22:42:00Z">
              <w:r w:rsidRPr="00DD4F05" w:rsidDel="008F7B0C">
                <w:rPr>
                  <w:rFonts w:cs="Open Sans"/>
                  <w:sz w:val="20"/>
                  <w:szCs w:val="20"/>
                </w:rPr>
                <w:delText>ItemName </w:delText>
              </w:r>
            </w:del>
          </w:p>
        </w:tc>
        <w:tc>
          <w:tcPr>
            <w:tcW w:w="0" w:type="auto"/>
            <w:hideMark/>
          </w:tcPr>
          <w:p w14:paraId="5A4A64D8"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499" w:author="Mr Richard P Williams" w:date="2016-10-03T22:42:00Z"/>
                <w:rFonts w:cs="Open Sans"/>
                <w:sz w:val="20"/>
                <w:szCs w:val="20"/>
              </w:rPr>
            </w:pPr>
            <w:del w:id="3500" w:author="Mr Richard P Williams" w:date="2016-10-03T22:42:00Z">
              <w:r w:rsidRPr="00DD4F05" w:rsidDel="008F7B0C">
                <w:rPr>
                  <w:rFonts w:cs="Open Sans"/>
                  <w:sz w:val="20"/>
                  <w:szCs w:val="20"/>
                </w:rPr>
                <w:delText>String </w:delText>
              </w:r>
            </w:del>
          </w:p>
        </w:tc>
        <w:tc>
          <w:tcPr>
            <w:tcW w:w="0" w:type="auto"/>
            <w:hideMark/>
          </w:tcPr>
          <w:p w14:paraId="730BA003"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501" w:author="Mr Richard P Williams" w:date="2016-10-03T22:42:00Z"/>
                <w:rFonts w:cs="Open Sans"/>
                <w:sz w:val="20"/>
                <w:szCs w:val="20"/>
              </w:rPr>
            </w:pPr>
            <w:del w:id="3502" w:author="Mr Richard P Williams" w:date="2016-10-03T22:42:00Z">
              <w:r w:rsidRPr="00DD4F05" w:rsidDel="008F7B0C">
                <w:rPr>
                  <w:rFonts w:cs="Open Sans"/>
                  <w:sz w:val="20"/>
                  <w:szCs w:val="20"/>
                </w:rPr>
                <w:delText>e.g.“BIC Lighter” </w:delText>
              </w:r>
            </w:del>
          </w:p>
        </w:tc>
      </w:tr>
      <w:tr w:rsidR="0077574E" w:rsidRPr="00DD4F05" w:rsidDel="008F7B0C" w14:paraId="2B23EABD" w14:textId="77777777" w:rsidTr="00CF4A03">
        <w:trPr>
          <w:cnfStyle w:val="000000100000" w:firstRow="0" w:lastRow="0" w:firstColumn="0" w:lastColumn="0" w:oddVBand="0" w:evenVBand="0" w:oddHBand="1" w:evenHBand="0" w:firstRowFirstColumn="0" w:firstRowLastColumn="0" w:lastRowFirstColumn="0" w:lastRowLastColumn="0"/>
          <w:trHeight w:val="330"/>
          <w:del w:id="350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34C3D339" w14:textId="77777777" w:rsidR="0077574E" w:rsidRPr="00DD4F05" w:rsidDel="008F7B0C" w:rsidRDefault="0077574E" w:rsidP="00DD4F05">
            <w:pPr>
              <w:rPr>
                <w:del w:id="3504" w:author="Mr Richard P Williams" w:date="2016-10-03T22:42:00Z"/>
                <w:rFonts w:cs="Open Sans"/>
                <w:sz w:val="20"/>
                <w:szCs w:val="20"/>
              </w:rPr>
            </w:pPr>
            <w:del w:id="3505" w:author="Mr Richard P Williams" w:date="2016-10-03T22:42:00Z">
              <w:r w:rsidRPr="00DD4F05" w:rsidDel="008F7B0C">
                <w:rPr>
                  <w:rFonts w:cs="Open Sans"/>
                  <w:sz w:val="20"/>
                  <w:szCs w:val="20"/>
                </w:rPr>
                <w:delText>ItemDescription </w:delText>
              </w:r>
            </w:del>
          </w:p>
        </w:tc>
        <w:tc>
          <w:tcPr>
            <w:tcW w:w="0" w:type="auto"/>
            <w:hideMark/>
          </w:tcPr>
          <w:p w14:paraId="578AF657"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506" w:author="Mr Richard P Williams" w:date="2016-10-03T22:42:00Z"/>
                <w:rFonts w:cs="Open Sans"/>
                <w:sz w:val="20"/>
                <w:szCs w:val="20"/>
              </w:rPr>
            </w:pPr>
            <w:del w:id="3507" w:author="Mr Richard P Williams" w:date="2016-10-03T22:42:00Z">
              <w:r w:rsidRPr="00DD4F05" w:rsidDel="008F7B0C">
                <w:rPr>
                  <w:rFonts w:cs="Open Sans"/>
                  <w:sz w:val="20"/>
                  <w:szCs w:val="20"/>
                </w:rPr>
                <w:delText>String </w:delText>
              </w:r>
            </w:del>
          </w:p>
        </w:tc>
        <w:tc>
          <w:tcPr>
            <w:tcW w:w="0" w:type="auto"/>
            <w:hideMark/>
          </w:tcPr>
          <w:p w14:paraId="09195022"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508" w:author="Mr Richard P Williams" w:date="2016-10-03T22:42:00Z"/>
                <w:rFonts w:cs="Open Sans"/>
                <w:sz w:val="20"/>
                <w:szCs w:val="20"/>
              </w:rPr>
            </w:pPr>
            <w:del w:id="3509" w:author="Mr Richard P Williams" w:date="2016-10-03T22:42:00Z">
              <w:r w:rsidRPr="00DD4F05" w:rsidDel="008F7B0C">
                <w:rPr>
                  <w:rFonts w:cs="Open Sans"/>
                  <w:sz w:val="20"/>
                  <w:szCs w:val="20"/>
                </w:rPr>
                <w:delText>e.g. “Blue BIC lighter 5 ml” </w:delText>
              </w:r>
            </w:del>
          </w:p>
        </w:tc>
      </w:tr>
      <w:tr w:rsidR="0077574E" w:rsidRPr="00DD4F05" w:rsidDel="008F7B0C" w14:paraId="31947D35" w14:textId="77777777" w:rsidTr="00CF4A03">
        <w:trPr>
          <w:trHeight w:val="330"/>
          <w:del w:id="351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1BF12BF4" w14:textId="77777777" w:rsidR="0077574E" w:rsidRPr="00DD4F05" w:rsidDel="008F7B0C" w:rsidRDefault="0077574E" w:rsidP="00DD4F05">
            <w:pPr>
              <w:rPr>
                <w:del w:id="3511" w:author="Mr Richard P Williams" w:date="2016-10-03T22:42:00Z"/>
                <w:rFonts w:cs="Open Sans"/>
                <w:sz w:val="20"/>
                <w:szCs w:val="20"/>
              </w:rPr>
            </w:pPr>
            <w:del w:id="3512" w:author="Mr Richard P Williams" w:date="2016-10-03T22:42:00Z">
              <w:r w:rsidRPr="00DD4F05" w:rsidDel="008F7B0C">
                <w:rPr>
                  <w:rFonts w:cs="Open Sans"/>
                  <w:sz w:val="20"/>
                  <w:szCs w:val="20"/>
                </w:rPr>
                <w:delText>ItemReceiptDescription </w:delText>
              </w:r>
            </w:del>
          </w:p>
        </w:tc>
        <w:tc>
          <w:tcPr>
            <w:tcW w:w="0" w:type="auto"/>
            <w:hideMark/>
          </w:tcPr>
          <w:p w14:paraId="0E2FFA93"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513" w:author="Mr Richard P Williams" w:date="2016-10-03T22:42:00Z"/>
                <w:rFonts w:cs="Open Sans"/>
                <w:sz w:val="20"/>
                <w:szCs w:val="20"/>
              </w:rPr>
            </w:pPr>
            <w:del w:id="3514" w:author="Mr Richard P Williams" w:date="2016-10-03T22:42:00Z">
              <w:r w:rsidRPr="00DD4F05" w:rsidDel="008F7B0C">
                <w:rPr>
                  <w:rFonts w:cs="Open Sans"/>
                  <w:sz w:val="20"/>
                  <w:szCs w:val="20"/>
                </w:rPr>
                <w:delText>String </w:delText>
              </w:r>
            </w:del>
          </w:p>
        </w:tc>
        <w:tc>
          <w:tcPr>
            <w:tcW w:w="0" w:type="auto"/>
            <w:hideMark/>
          </w:tcPr>
          <w:p w14:paraId="61AC7F17"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515" w:author="Mr Richard P Williams" w:date="2016-10-03T22:42:00Z"/>
                <w:rFonts w:cs="Open Sans"/>
                <w:sz w:val="20"/>
                <w:szCs w:val="20"/>
              </w:rPr>
            </w:pPr>
            <w:del w:id="3516" w:author="Mr Richard P Williams" w:date="2016-10-03T22:42:00Z">
              <w:r w:rsidRPr="00DD4F05" w:rsidDel="008F7B0C">
                <w:rPr>
                  <w:rFonts w:cs="Open Sans"/>
                  <w:sz w:val="20"/>
                  <w:szCs w:val="20"/>
                </w:rPr>
                <w:delText>e.g. “BIC LTR” </w:delText>
              </w:r>
            </w:del>
          </w:p>
        </w:tc>
      </w:tr>
      <w:tr w:rsidR="0077574E" w:rsidRPr="00DD4F05" w:rsidDel="008F7B0C" w14:paraId="59FD8685" w14:textId="77777777" w:rsidTr="00CF4A03">
        <w:trPr>
          <w:cnfStyle w:val="000000100000" w:firstRow="0" w:lastRow="0" w:firstColumn="0" w:lastColumn="0" w:oddVBand="0" w:evenVBand="0" w:oddHBand="1" w:evenHBand="0" w:firstRowFirstColumn="0" w:firstRowLastColumn="0" w:lastRowFirstColumn="0" w:lastRowLastColumn="0"/>
          <w:trHeight w:val="330"/>
          <w:del w:id="351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8942AA7" w14:textId="77777777" w:rsidR="0077574E" w:rsidRPr="00DD4F05" w:rsidDel="008F7B0C" w:rsidRDefault="0077574E" w:rsidP="00DD4F05">
            <w:pPr>
              <w:rPr>
                <w:del w:id="3518" w:author="Mr Richard P Williams" w:date="2016-10-03T22:42:00Z"/>
                <w:rFonts w:cs="Open Sans"/>
                <w:sz w:val="20"/>
                <w:szCs w:val="20"/>
              </w:rPr>
            </w:pPr>
            <w:del w:id="3519" w:author="Mr Richard P Williams" w:date="2016-10-03T22:42:00Z">
              <w:r w:rsidRPr="00DD4F05" w:rsidDel="008F7B0C">
                <w:rPr>
                  <w:rFonts w:cs="Open Sans"/>
                  <w:sz w:val="20"/>
                  <w:szCs w:val="20"/>
                </w:rPr>
                <w:delText>ItemStatus </w:delText>
              </w:r>
            </w:del>
          </w:p>
        </w:tc>
        <w:tc>
          <w:tcPr>
            <w:tcW w:w="0" w:type="auto"/>
            <w:hideMark/>
          </w:tcPr>
          <w:p w14:paraId="57351EAF"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520" w:author="Mr Richard P Williams" w:date="2016-10-03T22:42:00Z"/>
                <w:rFonts w:cs="Open Sans"/>
                <w:sz w:val="20"/>
                <w:szCs w:val="20"/>
              </w:rPr>
            </w:pPr>
            <w:del w:id="3521" w:author="Mr Richard P Williams" w:date="2016-10-03T22:42:00Z">
              <w:r w:rsidRPr="00DD4F05" w:rsidDel="008F7B0C">
                <w:rPr>
                  <w:rFonts w:cs="Open Sans"/>
                  <w:sz w:val="20"/>
                  <w:szCs w:val="20"/>
                </w:rPr>
                <w:delText>String </w:delText>
              </w:r>
            </w:del>
          </w:p>
        </w:tc>
        <w:tc>
          <w:tcPr>
            <w:tcW w:w="0" w:type="auto"/>
            <w:hideMark/>
          </w:tcPr>
          <w:p w14:paraId="2BE70D7F"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522" w:author="Mr Richard P Williams" w:date="2016-10-03T22:42:00Z"/>
                <w:rFonts w:cs="Open Sans"/>
                <w:sz w:val="20"/>
                <w:szCs w:val="20"/>
              </w:rPr>
            </w:pPr>
            <w:del w:id="3523" w:author="Mr Richard P Williams" w:date="2016-10-03T22:42:00Z">
              <w:r w:rsidRPr="00DD4F05" w:rsidDel="008F7B0C">
                <w:rPr>
                  <w:rFonts w:cs="Open Sans"/>
                  <w:sz w:val="20"/>
                  <w:szCs w:val="20"/>
                </w:rPr>
                <w:delText>e.g. “1” = Active, “2” = inactive </w:delText>
              </w:r>
            </w:del>
          </w:p>
        </w:tc>
      </w:tr>
      <w:tr w:rsidR="0077574E" w:rsidRPr="00DD4F05" w:rsidDel="008F7B0C" w14:paraId="5C74BF10" w14:textId="77777777" w:rsidTr="00CF4A03">
        <w:trPr>
          <w:trHeight w:val="330"/>
          <w:del w:id="352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6E1E7DCC" w14:textId="77777777" w:rsidR="0077574E" w:rsidRPr="00DD4F05" w:rsidDel="008F7B0C" w:rsidRDefault="0077574E" w:rsidP="00DD4F05">
            <w:pPr>
              <w:rPr>
                <w:del w:id="3525" w:author="Mr Richard P Williams" w:date="2016-10-03T22:42:00Z"/>
                <w:rFonts w:cs="Open Sans"/>
                <w:sz w:val="20"/>
                <w:szCs w:val="20"/>
              </w:rPr>
            </w:pPr>
            <w:del w:id="3526" w:author="Mr Richard P Williams" w:date="2016-10-03T22:42:00Z">
              <w:r w:rsidRPr="00DD4F05" w:rsidDel="008F7B0C">
                <w:rPr>
                  <w:rFonts w:cs="Open Sans"/>
                  <w:sz w:val="20"/>
                  <w:szCs w:val="20"/>
                </w:rPr>
                <w:delText>LastModifiedDateTime </w:delText>
              </w:r>
            </w:del>
          </w:p>
        </w:tc>
        <w:tc>
          <w:tcPr>
            <w:tcW w:w="0" w:type="auto"/>
            <w:hideMark/>
          </w:tcPr>
          <w:p w14:paraId="22CCE104"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527" w:author="Mr Richard P Williams" w:date="2016-10-03T22:42:00Z"/>
                <w:rFonts w:cs="Open Sans"/>
                <w:sz w:val="20"/>
                <w:szCs w:val="20"/>
              </w:rPr>
            </w:pPr>
            <w:del w:id="3528" w:author="Mr Richard P Williams" w:date="2016-10-03T22:42:00Z">
              <w:r w:rsidRPr="00DD4F05" w:rsidDel="008F7B0C">
                <w:rPr>
                  <w:rFonts w:cs="Open Sans"/>
                  <w:sz w:val="20"/>
                  <w:szCs w:val="20"/>
                </w:rPr>
                <w:delText>Datetime </w:delText>
              </w:r>
            </w:del>
          </w:p>
        </w:tc>
        <w:tc>
          <w:tcPr>
            <w:tcW w:w="0" w:type="auto"/>
            <w:hideMark/>
          </w:tcPr>
          <w:p w14:paraId="28E10B21" w14:textId="77777777" w:rsidR="0077574E" w:rsidRPr="00DD4F05" w:rsidDel="008F7B0C" w:rsidRDefault="0077574E" w:rsidP="00DD4F05">
            <w:pPr>
              <w:cnfStyle w:val="000000000000" w:firstRow="0" w:lastRow="0" w:firstColumn="0" w:lastColumn="0" w:oddVBand="0" w:evenVBand="0" w:oddHBand="0" w:evenHBand="0" w:firstRowFirstColumn="0" w:firstRowLastColumn="0" w:lastRowFirstColumn="0" w:lastRowLastColumn="0"/>
              <w:rPr>
                <w:del w:id="3529" w:author="Mr Richard P Williams" w:date="2016-10-03T22:42:00Z"/>
                <w:rFonts w:cs="Open Sans"/>
                <w:sz w:val="20"/>
                <w:szCs w:val="20"/>
              </w:rPr>
            </w:pPr>
            <w:del w:id="3530" w:author="Mr Richard P Williams" w:date="2016-10-03T22:42:00Z">
              <w:r w:rsidRPr="00DD4F05" w:rsidDel="008F7B0C">
                <w:rPr>
                  <w:rFonts w:cs="Open Sans"/>
                  <w:sz w:val="20"/>
                  <w:szCs w:val="20"/>
                </w:rPr>
                <w:delText> </w:delText>
              </w:r>
            </w:del>
          </w:p>
        </w:tc>
      </w:tr>
      <w:tr w:rsidR="0077574E" w:rsidRPr="00DD4F05" w:rsidDel="008F7B0C" w14:paraId="2D251CEC" w14:textId="77777777" w:rsidTr="00CF4A03">
        <w:trPr>
          <w:cnfStyle w:val="000000100000" w:firstRow="0" w:lastRow="0" w:firstColumn="0" w:lastColumn="0" w:oddVBand="0" w:evenVBand="0" w:oddHBand="1" w:evenHBand="0" w:firstRowFirstColumn="0" w:firstRowLastColumn="0" w:lastRowFirstColumn="0" w:lastRowLastColumn="0"/>
          <w:trHeight w:val="330"/>
          <w:del w:id="353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5D2ACFF" w14:textId="77777777" w:rsidR="0077574E" w:rsidRPr="00DD4F05" w:rsidDel="008F7B0C" w:rsidRDefault="0077574E" w:rsidP="00DD4F05">
            <w:pPr>
              <w:rPr>
                <w:del w:id="3532" w:author="Mr Richard P Williams" w:date="2016-10-03T22:42:00Z"/>
                <w:rFonts w:cs="Open Sans"/>
                <w:sz w:val="20"/>
                <w:szCs w:val="20"/>
              </w:rPr>
            </w:pPr>
            <w:del w:id="3533" w:author="Mr Richard P Williams" w:date="2016-10-03T22:42:00Z">
              <w:r w:rsidRPr="00DD4F05" w:rsidDel="008F7B0C">
                <w:rPr>
                  <w:rFonts w:cs="Open Sans"/>
                  <w:sz w:val="20"/>
                  <w:szCs w:val="20"/>
                </w:rPr>
                <w:delText>AlternateSKU </w:delText>
              </w:r>
            </w:del>
          </w:p>
        </w:tc>
        <w:tc>
          <w:tcPr>
            <w:tcW w:w="0" w:type="auto"/>
            <w:hideMark/>
          </w:tcPr>
          <w:p w14:paraId="7E43607D"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534" w:author="Mr Richard P Williams" w:date="2016-10-03T22:42:00Z"/>
                <w:rFonts w:cs="Open Sans"/>
                <w:sz w:val="20"/>
                <w:szCs w:val="20"/>
              </w:rPr>
            </w:pPr>
            <w:del w:id="3535" w:author="Mr Richard P Williams" w:date="2016-10-03T22:42:00Z">
              <w:r w:rsidRPr="00DD4F05" w:rsidDel="008F7B0C">
                <w:rPr>
                  <w:rFonts w:cs="Open Sans"/>
                  <w:sz w:val="20"/>
                  <w:szCs w:val="20"/>
                </w:rPr>
                <w:delText>String </w:delText>
              </w:r>
            </w:del>
          </w:p>
        </w:tc>
        <w:tc>
          <w:tcPr>
            <w:tcW w:w="0" w:type="auto"/>
            <w:hideMark/>
          </w:tcPr>
          <w:p w14:paraId="79D9A1E7" w14:textId="77777777" w:rsidR="0077574E" w:rsidRPr="00DD4F05" w:rsidDel="008F7B0C" w:rsidRDefault="0077574E" w:rsidP="00DD4F05">
            <w:pPr>
              <w:cnfStyle w:val="000000100000" w:firstRow="0" w:lastRow="0" w:firstColumn="0" w:lastColumn="0" w:oddVBand="0" w:evenVBand="0" w:oddHBand="1" w:evenHBand="0" w:firstRowFirstColumn="0" w:firstRowLastColumn="0" w:lastRowFirstColumn="0" w:lastRowLastColumn="0"/>
              <w:rPr>
                <w:del w:id="3536" w:author="Mr Richard P Williams" w:date="2016-10-03T22:42:00Z"/>
                <w:rFonts w:cs="Open Sans"/>
                <w:sz w:val="20"/>
                <w:szCs w:val="20"/>
              </w:rPr>
            </w:pPr>
            <w:del w:id="3537" w:author="Mr Richard P Williams" w:date="2016-10-03T22:42:00Z">
              <w:r w:rsidRPr="00DD4F05" w:rsidDel="008F7B0C">
                <w:rPr>
                  <w:rFonts w:cs="Open Sans"/>
                  <w:sz w:val="20"/>
                  <w:szCs w:val="20"/>
                </w:rPr>
                <w:delText>Leave Null if N/A </w:delText>
              </w:r>
            </w:del>
          </w:p>
        </w:tc>
      </w:tr>
    </w:tbl>
    <w:p w14:paraId="03D342E9" w14:textId="77777777" w:rsidR="00B61FAC" w:rsidDel="008F7B0C" w:rsidRDefault="00B61FAC">
      <w:pPr>
        <w:rPr>
          <w:del w:id="3538" w:author="Mr Richard P Williams" w:date="2016-10-03T22:42:00Z"/>
          <w:rFonts w:cs="Open Sans"/>
          <w:sz w:val="20"/>
          <w:szCs w:val="20"/>
        </w:rPr>
      </w:pPr>
    </w:p>
    <w:p w14:paraId="5ABA8875" w14:textId="77777777" w:rsidR="00580BF5" w:rsidDel="008F7B0C" w:rsidRDefault="00580BF5" w:rsidP="0028048D">
      <w:pPr>
        <w:pStyle w:val="Heading3"/>
        <w:rPr>
          <w:del w:id="3539" w:author="Mr Richard P Williams" w:date="2016-10-03T22:42:00Z"/>
        </w:rPr>
      </w:pPr>
      <w:del w:id="3540" w:author="Mr Richard P Williams" w:date="2016-10-03T22:42:00Z">
        <w:r w:rsidDel="008F7B0C">
          <w:delText>Pack</w:delText>
        </w:r>
      </w:del>
    </w:p>
    <w:tbl>
      <w:tblPr>
        <w:tblStyle w:val="GridTable4-Accent4"/>
        <w:tblW w:w="3839" w:type="dxa"/>
        <w:tblLook w:val="04A0" w:firstRow="1" w:lastRow="0" w:firstColumn="1" w:lastColumn="0" w:noHBand="0" w:noVBand="1"/>
      </w:tblPr>
      <w:tblGrid>
        <w:gridCol w:w="2104"/>
        <w:gridCol w:w="1026"/>
        <w:gridCol w:w="1196"/>
      </w:tblGrid>
      <w:tr w:rsidR="0077574E" w:rsidRPr="0077574E" w:rsidDel="008F7B0C" w14:paraId="57EF24E3" w14:textId="77777777" w:rsidTr="00CF4A03">
        <w:trPr>
          <w:cnfStyle w:val="100000000000" w:firstRow="1" w:lastRow="0" w:firstColumn="0" w:lastColumn="0" w:oddVBand="0" w:evenVBand="0" w:oddHBand="0" w:evenHBand="0" w:firstRowFirstColumn="0" w:firstRowLastColumn="0" w:lastRowFirstColumn="0" w:lastRowLastColumn="0"/>
          <w:del w:id="354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4111E9F7" w14:textId="77777777" w:rsidR="0077574E" w:rsidRPr="0077574E" w:rsidDel="008F7B0C" w:rsidRDefault="0077574E" w:rsidP="0077574E">
            <w:pPr>
              <w:rPr>
                <w:del w:id="3542" w:author="Mr Richard P Williams" w:date="2016-10-03T22:42:00Z"/>
                <w:rFonts w:cs="Open Sans"/>
                <w:sz w:val="20"/>
                <w:szCs w:val="20"/>
              </w:rPr>
            </w:pPr>
            <w:del w:id="3543" w:author="Mr Richard P Williams" w:date="2016-10-03T22:42:00Z">
              <w:r w:rsidRPr="0077574E" w:rsidDel="008F7B0C">
                <w:rPr>
                  <w:rFonts w:cs="Open Sans"/>
                  <w:sz w:val="20"/>
                  <w:szCs w:val="20"/>
                </w:rPr>
                <w:delText>FieldName </w:delText>
              </w:r>
            </w:del>
          </w:p>
        </w:tc>
        <w:tc>
          <w:tcPr>
            <w:tcW w:w="0" w:type="auto"/>
            <w:hideMark/>
          </w:tcPr>
          <w:p w14:paraId="67496D10" w14:textId="77777777" w:rsidR="0077574E" w:rsidRPr="0077574E" w:rsidDel="008F7B0C" w:rsidRDefault="0077574E" w:rsidP="0077574E">
            <w:pPr>
              <w:cnfStyle w:val="100000000000" w:firstRow="1" w:lastRow="0" w:firstColumn="0" w:lastColumn="0" w:oddVBand="0" w:evenVBand="0" w:oddHBand="0" w:evenHBand="0" w:firstRowFirstColumn="0" w:firstRowLastColumn="0" w:lastRowFirstColumn="0" w:lastRowLastColumn="0"/>
              <w:rPr>
                <w:del w:id="3544" w:author="Mr Richard P Williams" w:date="2016-10-03T22:42:00Z"/>
                <w:rFonts w:cs="Open Sans"/>
                <w:sz w:val="20"/>
                <w:szCs w:val="20"/>
              </w:rPr>
            </w:pPr>
            <w:del w:id="3545" w:author="Mr Richard P Williams" w:date="2016-10-03T22:42:00Z">
              <w:r w:rsidRPr="0077574E" w:rsidDel="008F7B0C">
                <w:rPr>
                  <w:rFonts w:cs="Open Sans"/>
                  <w:sz w:val="20"/>
                  <w:szCs w:val="20"/>
                </w:rPr>
                <w:delText>DataType </w:delText>
              </w:r>
            </w:del>
          </w:p>
        </w:tc>
        <w:tc>
          <w:tcPr>
            <w:tcW w:w="0" w:type="auto"/>
            <w:hideMark/>
          </w:tcPr>
          <w:p w14:paraId="06E9F1D5" w14:textId="77777777" w:rsidR="0077574E" w:rsidRPr="0077574E" w:rsidDel="008F7B0C" w:rsidRDefault="0077574E" w:rsidP="0077574E">
            <w:pPr>
              <w:cnfStyle w:val="100000000000" w:firstRow="1" w:lastRow="0" w:firstColumn="0" w:lastColumn="0" w:oddVBand="0" w:evenVBand="0" w:oddHBand="0" w:evenHBand="0" w:firstRowFirstColumn="0" w:firstRowLastColumn="0" w:lastRowFirstColumn="0" w:lastRowLastColumn="0"/>
              <w:rPr>
                <w:del w:id="3546" w:author="Mr Richard P Williams" w:date="2016-10-03T22:42:00Z"/>
                <w:rFonts w:cs="Open Sans"/>
                <w:sz w:val="20"/>
                <w:szCs w:val="20"/>
              </w:rPr>
            </w:pPr>
            <w:del w:id="3547" w:author="Mr Richard P Williams" w:date="2016-10-03T22:42:00Z">
              <w:r w:rsidRPr="0077574E" w:rsidDel="008F7B0C">
                <w:rPr>
                  <w:rFonts w:cs="Open Sans"/>
                  <w:sz w:val="20"/>
                  <w:szCs w:val="20"/>
                </w:rPr>
                <w:delText>Description / Example </w:delText>
              </w:r>
            </w:del>
          </w:p>
        </w:tc>
      </w:tr>
      <w:tr w:rsidR="0077574E" w:rsidRPr="0077574E" w:rsidDel="008F7B0C" w14:paraId="06B01475" w14:textId="77777777" w:rsidTr="00CF4A03">
        <w:trPr>
          <w:cnfStyle w:val="000000100000" w:firstRow="0" w:lastRow="0" w:firstColumn="0" w:lastColumn="0" w:oddVBand="0" w:evenVBand="0" w:oddHBand="1" w:evenHBand="0" w:firstRowFirstColumn="0" w:firstRowLastColumn="0" w:lastRowFirstColumn="0" w:lastRowLastColumn="0"/>
          <w:del w:id="354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C66EE43" w14:textId="77777777" w:rsidR="0077574E" w:rsidRPr="0077574E" w:rsidDel="008F7B0C" w:rsidRDefault="0077574E" w:rsidP="0077574E">
            <w:pPr>
              <w:rPr>
                <w:del w:id="3549" w:author="Mr Richard P Williams" w:date="2016-10-03T22:42:00Z"/>
                <w:rFonts w:cs="Open Sans"/>
                <w:sz w:val="20"/>
                <w:szCs w:val="20"/>
              </w:rPr>
            </w:pPr>
            <w:del w:id="3550" w:author="Mr Richard P Williams" w:date="2016-10-03T22:42:00Z">
              <w:r w:rsidRPr="0077574E" w:rsidDel="008F7B0C">
                <w:rPr>
                  <w:rFonts w:cs="Open Sans"/>
                  <w:sz w:val="20"/>
                  <w:szCs w:val="20"/>
                </w:rPr>
                <w:delText>ItemID </w:delText>
              </w:r>
            </w:del>
          </w:p>
        </w:tc>
        <w:tc>
          <w:tcPr>
            <w:tcW w:w="0" w:type="auto"/>
            <w:hideMark/>
          </w:tcPr>
          <w:p w14:paraId="63CF32FD"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551" w:author="Mr Richard P Williams" w:date="2016-10-03T22:42:00Z"/>
                <w:rFonts w:cs="Open Sans"/>
                <w:sz w:val="20"/>
                <w:szCs w:val="20"/>
              </w:rPr>
            </w:pPr>
            <w:del w:id="3552" w:author="Mr Richard P Williams" w:date="2016-10-03T22:42:00Z">
              <w:r w:rsidRPr="0077574E" w:rsidDel="008F7B0C">
                <w:rPr>
                  <w:rFonts w:cs="Open Sans"/>
                  <w:sz w:val="20"/>
                  <w:szCs w:val="20"/>
                </w:rPr>
                <w:delText>String </w:delText>
              </w:r>
            </w:del>
          </w:p>
        </w:tc>
        <w:tc>
          <w:tcPr>
            <w:tcW w:w="0" w:type="auto"/>
            <w:hideMark/>
          </w:tcPr>
          <w:p w14:paraId="1EE40C06"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553" w:author="Mr Richard P Williams" w:date="2016-10-03T22:42:00Z"/>
                <w:rFonts w:cs="Open Sans"/>
                <w:sz w:val="20"/>
                <w:szCs w:val="20"/>
              </w:rPr>
            </w:pPr>
            <w:del w:id="3554" w:author="Mr Richard P Williams" w:date="2016-10-03T22:42:00Z">
              <w:r w:rsidRPr="0077574E" w:rsidDel="008F7B0C">
                <w:rPr>
                  <w:rFonts w:cs="Open Sans"/>
                  <w:sz w:val="20"/>
                  <w:szCs w:val="20"/>
                </w:rPr>
                <w:delText>Item ID (e.g. UPC or SKU) – Primary Key </w:delText>
              </w:r>
            </w:del>
          </w:p>
          <w:p w14:paraId="2DADFC2D"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555" w:author="Mr Richard P Williams" w:date="2016-10-03T22:42:00Z"/>
                <w:rFonts w:cs="Open Sans"/>
                <w:sz w:val="20"/>
                <w:szCs w:val="20"/>
              </w:rPr>
            </w:pPr>
            <w:del w:id="3556" w:author="Mr Richard P Williams" w:date="2016-10-03T22:42:00Z">
              <w:r w:rsidRPr="0077574E" w:rsidDel="008F7B0C">
                <w:rPr>
                  <w:rFonts w:cs="Open Sans"/>
                  <w:sz w:val="20"/>
                  <w:szCs w:val="20"/>
                </w:rPr>
                <w:delText> </w:delText>
              </w:r>
            </w:del>
          </w:p>
        </w:tc>
      </w:tr>
      <w:tr w:rsidR="0077574E" w:rsidRPr="0077574E" w:rsidDel="008F7B0C" w14:paraId="22C07E66" w14:textId="77777777" w:rsidTr="00CF4A03">
        <w:trPr>
          <w:del w:id="355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C0D7245" w14:textId="77777777" w:rsidR="0077574E" w:rsidRPr="0077574E" w:rsidDel="008F7B0C" w:rsidRDefault="0077574E" w:rsidP="0077574E">
            <w:pPr>
              <w:rPr>
                <w:del w:id="3558" w:author="Mr Richard P Williams" w:date="2016-10-03T22:42:00Z"/>
                <w:rFonts w:cs="Open Sans"/>
                <w:sz w:val="20"/>
                <w:szCs w:val="20"/>
              </w:rPr>
            </w:pPr>
            <w:del w:id="3559" w:author="Mr Richard P Williams" w:date="2016-10-03T22:42:00Z">
              <w:r w:rsidRPr="0077574E" w:rsidDel="008F7B0C">
                <w:rPr>
                  <w:rFonts w:cs="Open Sans"/>
                  <w:sz w:val="20"/>
                  <w:szCs w:val="20"/>
                </w:rPr>
                <w:delText>Hierarchy1 </w:delText>
              </w:r>
            </w:del>
          </w:p>
        </w:tc>
        <w:tc>
          <w:tcPr>
            <w:tcW w:w="0" w:type="auto"/>
            <w:hideMark/>
          </w:tcPr>
          <w:p w14:paraId="1AE58986"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560" w:author="Mr Richard P Williams" w:date="2016-10-03T22:42:00Z"/>
                <w:rFonts w:cs="Open Sans"/>
                <w:sz w:val="20"/>
                <w:szCs w:val="20"/>
              </w:rPr>
            </w:pPr>
            <w:del w:id="3561" w:author="Mr Richard P Williams" w:date="2016-10-03T22:42:00Z">
              <w:r w:rsidRPr="0077574E" w:rsidDel="008F7B0C">
                <w:rPr>
                  <w:rFonts w:cs="Open Sans"/>
                  <w:sz w:val="20"/>
                  <w:szCs w:val="20"/>
                </w:rPr>
                <w:delText>String </w:delText>
              </w:r>
            </w:del>
          </w:p>
        </w:tc>
        <w:tc>
          <w:tcPr>
            <w:tcW w:w="0" w:type="auto"/>
            <w:hideMark/>
          </w:tcPr>
          <w:p w14:paraId="72D9A5F4"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562" w:author="Mr Richard P Williams" w:date="2016-10-03T22:42:00Z"/>
                <w:rFonts w:cs="Open Sans"/>
                <w:sz w:val="20"/>
                <w:szCs w:val="20"/>
              </w:rPr>
            </w:pPr>
            <w:del w:id="3563" w:author="Mr Richard P Williams" w:date="2016-10-03T22:42:00Z">
              <w:r w:rsidRPr="0077574E" w:rsidDel="008F7B0C">
                <w:rPr>
                  <w:rFonts w:cs="Open Sans"/>
                  <w:sz w:val="20"/>
                  <w:szCs w:val="20"/>
                </w:rPr>
                <w:delText>e.g. Department ID </w:delText>
              </w:r>
            </w:del>
          </w:p>
        </w:tc>
      </w:tr>
      <w:tr w:rsidR="0077574E" w:rsidRPr="0077574E" w:rsidDel="008F7B0C" w14:paraId="2D21D546" w14:textId="77777777" w:rsidTr="00CF4A03">
        <w:trPr>
          <w:cnfStyle w:val="000000100000" w:firstRow="0" w:lastRow="0" w:firstColumn="0" w:lastColumn="0" w:oddVBand="0" w:evenVBand="0" w:oddHBand="1" w:evenHBand="0" w:firstRowFirstColumn="0" w:firstRowLastColumn="0" w:lastRowFirstColumn="0" w:lastRowLastColumn="0"/>
          <w:del w:id="356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4DBDD32A" w14:textId="77777777" w:rsidR="0077574E" w:rsidRPr="0077574E" w:rsidDel="008F7B0C" w:rsidRDefault="0077574E" w:rsidP="0077574E">
            <w:pPr>
              <w:rPr>
                <w:del w:id="3565" w:author="Mr Richard P Williams" w:date="2016-10-03T22:42:00Z"/>
                <w:rFonts w:cs="Open Sans"/>
                <w:sz w:val="20"/>
                <w:szCs w:val="20"/>
              </w:rPr>
            </w:pPr>
            <w:del w:id="3566" w:author="Mr Richard P Williams" w:date="2016-10-03T22:42:00Z">
              <w:r w:rsidRPr="0077574E" w:rsidDel="008F7B0C">
                <w:rPr>
                  <w:rFonts w:cs="Open Sans"/>
                  <w:sz w:val="20"/>
                  <w:szCs w:val="20"/>
                </w:rPr>
                <w:delText>Hierarchy1Description  </w:delText>
              </w:r>
            </w:del>
          </w:p>
        </w:tc>
        <w:tc>
          <w:tcPr>
            <w:tcW w:w="0" w:type="auto"/>
            <w:hideMark/>
          </w:tcPr>
          <w:p w14:paraId="065AD05F"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567" w:author="Mr Richard P Williams" w:date="2016-10-03T22:42:00Z"/>
                <w:rFonts w:cs="Open Sans"/>
                <w:sz w:val="20"/>
                <w:szCs w:val="20"/>
              </w:rPr>
            </w:pPr>
            <w:del w:id="3568" w:author="Mr Richard P Williams" w:date="2016-10-03T22:42:00Z">
              <w:r w:rsidRPr="0077574E" w:rsidDel="008F7B0C">
                <w:rPr>
                  <w:rFonts w:cs="Open Sans"/>
                  <w:sz w:val="20"/>
                  <w:szCs w:val="20"/>
                </w:rPr>
                <w:delText>String </w:delText>
              </w:r>
            </w:del>
          </w:p>
        </w:tc>
        <w:tc>
          <w:tcPr>
            <w:tcW w:w="0" w:type="auto"/>
            <w:hideMark/>
          </w:tcPr>
          <w:p w14:paraId="64F88561"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569" w:author="Mr Richard P Williams" w:date="2016-10-03T22:42:00Z"/>
                <w:rFonts w:cs="Open Sans"/>
                <w:sz w:val="20"/>
                <w:szCs w:val="20"/>
              </w:rPr>
            </w:pPr>
            <w:del w:id="3570" w:author="Mr Richard P Williams" w:date="2016-10-03T22:42:00Z">
              <w:r w:rsidRPr="0077574E" w:rsidDel="008F7B0C">
                <w:rPr>
                  <w:rFonts w:cs="Open Sans"/>
                  <w:sz w:val="20"/>
                  <w:szCs w:val="20"/>
                </w:rPr>
                <w:delText>e.g. Department Description </w:delText>
              </w:r>
            </w:del>
          </w:p>
        </w:tc>
      </w:tr>
      <w:tr w:rsidR="0077574E" w:rsidRPr="0077574E" w:rsidDel="008F7B0C" w14:paraId="6D210F7D" w14:textId="77777777" w:rsidTr="00CF4A03">
        <w:trPr>
          <w:del w:id="357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5FF9BA6" w14:textId="77777777" w:rsidR="0077574E" w:rsidRPr="0077574E" w:rsidDel="008F7B0C" w:rsidRDefault="0077574E" w:rsidP="0077574E">
            <w:pPr>
              <w:rPr>
                <w:del w:id="3572" w:author="Mr Richard P Williams" w:date="2016-10-03T22:42:00Z"/>
                <w:rFonts w:cs="Open Sans"/>
                <w:sz w:val="20"/>
                <w:szCs w:val="20"/>
              </w:rPr>
            </w:pPr>
            <w:del w:id="3573" w:author="Mr Richard P Williams" w:date="2016-10-03T22:42:00Z">
              <w:r w:rsidRPr="0077574E" w:rsidDel="008F7B0C">
                <w:rPr>
                  <w:rFonts w:cs="Open Sans"/>
                  <w:sz w:val="20"/>
                  <w:szCs w:val="20"/>
                </w:rPr>
                <w:delText>Hierarchy2  </w:delText>
              </w:r>
            </w:del>
          </w:p>
        </w:tc>
        <w:tc>
          <w:tcPr>
            <w:tcW w:w="0" w:type="auto"/>
            <w:hideMark/>
          </w:tcPr>
          <w:p w14:paraId="3A02F224"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574" w:author="Mr Richard P Williams" w:date="2016-10-03T22:42:00Z"/>
                <w:rFonts w:cs="Open Sans"/>
                <w:sz w:val="20"/>
                <w:szCs w:val="20"/>
              </w:rPr>
            </w:pPr>
            <w:del w:id="3575" w:author="Mr Richard P Williams" w:date="2016-10-03T22:42:00Z">
              <w:r w:rsidRPr="0077574E" w:rsidDel="008F7B0C">
                <w:rPr>
                  <w:rFonts w:cs="Open Sans"/>
                  <w:sz w:val="20"/>
                  <w:szCs w:val="20"/>
                </w:rPr>
                <w:delText>String </w:delText>
              </w:r>
            </w:del>
          </w:p>
        </w:tc>
        <w:tc>
          <w:tcPr>
            <w:tcW w:w="0" w:type="auto"/>
            <w:hideMark/>
          </w:tcPr>
          <w:p w14:paraId="1E1029D2"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576" w:author="Mr Richard P Williams" w:date="2016-10-03T22:42:00Z"/>
                <w:rFonts w:cs="Open Sans"/>
                <w:sz w:val="20"/>
                <w:szCs w:val="20"/>
              </w:rPr>
            </w:pPr>
            <w:del w:id="3577" w:author="Mr Richard P Williams" w:date="2016-10-03T22:42:00Z">
              <w:r w:rsidRPr="0077574E" w:rsidDel="008F7B0C">
                <w:rPr>
                  <w:rFonts w:cs="Open Sans"/>
                  <w:sz w:val="20"/>
                  <w:szCs w:val="20"/>
                </w:rPr>
                <w:delText>e.g. Brand ID </w:delText>
              </w:r>
            </w:del>
          </w:p>
        </w:tc>
      </w:tr>
      <w:tr w:rsidR="0077574E" w:rsidRPr="0077574E" w:rsidDel="008F7B0C" w14:paraId="0B024941" w14:textId="77777777" w:rsidTr="00CF4A03">
        <w:trPr>
          <w:cnfStyle w:val="000000100000" w:firstRow="0" w:lastRow="0" w:firstColumn="0" w:lastColumn="0" w:oddVBand="0" w:evenVBand="0" w:oddHBand="1" w:evenHBand="0" w:firstRowFirstColumn="0" w:firstRowLastColumn="0" w:lastRowFirstColumn="0" w:lastRowLastColumn="0"/>
          <w:del w:id="35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285C2313" w14:textId="77777777" w:rsidR="0077574E" w:rsidRPr="0077574E" w:rsidDel="008F7B0C" w:rsidRDefault="0077574E" w:rsidP="0077574E">
            <w:pPr>
              <w:rPr>
                <w:del w:id="3579" w:author="Mr Richard P Williams" w:date="2016-10-03T22:42:00Z"/>
                <w:rFonts w:cs="Open Sans"/>
                <w:sz w:val="20"/>
                <w:szCs w:val="20"/>
              </w:rPr>
            </w:pPr>
            <w:del w:id="3580" w:author="Mr Richard P Williams" w:date="2016-10-03T22:42:00Z">
              <w:r w:rsidRPr="0077574E" w:rsidDel="008F7B0C">
                <w:rPr>
                  <w:rFonts w:cs="Open Sans"/>
                  <w:sz w:val="20"/>
                  <w:szCs w:val="20"/>
                </w:rPr>
                <w:delText> </w:delText>
              </w:r>
            </w:del>
          </w:p>
          <w:p w14:paraId="71BA62B2" w14:textId="77777777" w:rsidR="0077574E" w:rsidRPr="0077574E" w:rsidDel="008F7B0C" w:rsidRDefault="0077574E" w:rsidP="0077574E">
            <w:pPr>
              <w:rPr>
                <w:del w:id="3581" w:author="Mr Richard P Williams" w:date="2016-10-03T22:42:00Z"/>
                <w:rFonts w:cs="Open Sans"/>
                <w:sz w:val="20"/>
                <w:szCs w:val="20"/>
              </w:rPr>
            </w:pPr>
            <w:del w:id="3582" w:author="Mr Richard P Williams" w:date="2016-10-03T22:42:00Z">
              <w:r w:rsidRPr="0077574E" w:rsidDel="008F7B0C">
                <w:rPr>
                  <w:rFonts w:cs="Open Sans"/>
                  <w:sz w:val="20"/>
                  <w:szCs w:val="20"/>
                </w:rPr>
                <w:delText>Hierarchy2Description </w:delText>
              </w:r>
            </w:del>
          </w:p>
        </w:tc>
        <w:tc>
          <w:tcPr>
            <w:tcW w:w="0" w:type="auto"/>
            <w:hideMark/>
          </w:tcPr>
          <w:p w14:paraId="16693BDB"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583" w:author="Mr Richard P Williams" w:date="2016-10-03T22:42:00Z"/>
                <w:rFonts w:cs="Open Sans"/>
                <w:sz w:val="20"/>
                <w:szCs w:val="20"/>
              </w:rPr>
            </w:pPr>
            <w:del w:id="3584" w:author="Mr Richard P Williams" w:date="2016-10-03T22:42:00Z">
              <w:r w:rsidRPr="0077574E" w:rsidDel="008F7B0C">
                <w:rPr>
                  <w:rFonts w:cs="Open Sans"/>
                  <w:sz w:val="20"/>
                  <w:szCs w:val="20"/>
                </w:rPr>
                <w:delText>String </w:delText>
              </w:r>
            </w:del>
          </w:p>
        </w:tc>
        <w:tc>
          <w:tcPr>
            <w:tcW w:w="0" w:type="auto"/>
            <w:hideMark/>
          </w:tcPr>
          <w:p w14:paraId="5E29F754"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585" w:author="Mr Richard P Williams" w:date="2016-10-03T22:42:00Z"/>
                <w:rFonts w:cs="Open Sans"/>
                <w:sz w:val="20"/>
                <w:szCs w:val="20"/>
              </w:rPr>
            </w:pPr>
            <w:del w:id="3586" w:author="Mr Richard P Williams" w:date="2016-10-03T22:42:00Z">
              <w:r w:rsidRPr="0077574E" w:rsidDel="008F7B0C">
                <w:rPr>
                  <w:rFonts w:cs="Open Sans"/>
                  <w:sz w:val="20"/>
                  <w:szCs w:val="20"/>
                </w:rPr>
                <w:delText>e.g. Brand Description </w:delText>
              </w:r>
            </w:del>
          </w:p>
        </w:tc>
      </w:tr>
      <w:tr w:rsidR="0077574E" w:rsidRPr="0077574E" w:rsidDel="008F7B0C" w14:paraId="721AFD38" w14:textId="77777777" w:rsidTr="00CF4A03">
        <w:trPr>
          <w:trHeight w:val="330"/>
          <w:del w:id="358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71C10020" w14:textId="77777777" w:rsidR="0077574E" w:rsidRPr="0077574E" w:rsidDel="008F7B0C" w:rsidRDefault="0077574E" w:rsidP="0077574E">
            <w:pPr>
              <w:rPr>
                <w:del w:id="3588" w:author="Mr Richard P Williams" w:date="2016-10-03T22:42:00Z"/>
                <w:rFonts w:cs="Open Sans"/>
                <w:sz w:val="20"/>
                <w:szCs w:val="20"/>
              </w:rPr>
            </w:pPr>
            <w:del w:id="3589" w:author="Mr Richard P Williams" w:date="2016-10-03T22:42:00Z">
              <w:r w:rsidRPr="0077574E" w:rsidDel="008F7B0C">
                <w:rPr>
                  <w:rFonts w:cs="Open Sans"/>
                  <w:sz w:val="20"/>
                  <w:szCs w:val="20"/>
                </w:rPr>
                <w:delText>Hierarchy3 </w:delText>
              </w:r>
            </w:del>
          </w:p>
        </w:tc>
        <w:tc>
          <w:tcPr>
            <w:tcW w:w="0" w:type="auto"/>
            <w:hideMark/>
          </w:tcPr>
          <w:p w14:paraId="142ED0B3"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590" w:author="Mr Richard P Williams" w:date="2016-10-03T22:42:00Z"/>
                <w:rFonts w:cs="Open Sans"/>
                <w:sz w:val="20"/>
                <w:szCs w:val="20"/>
              </w:rPr>
            </w:pPr>
            <w:del w:id="3591" w:author="Mr Richard P Williams" w:date="2016-10-03T22:42:00Z">
              <w:r w:rsidRPr="0077574E" w:rsidDel="008F7B0C">
                <w:rPr>
                  <w:rFonts w:cs="Open Sans"/>
                  <w:sz w:val="20"/>
                  <w:szCs w:val="20"/>
                </w:rPr>
                <w:delText>String </w:delText>
              </w:r>
            </w:del>
          </w:p>
        </w:tc>
        <w:tc>
          <w:tcPr>
            <w:tcW w:w="0" w:type="auto"/>
            <w:hideMark/>
          </w:tcPr>
          <w:p w14:paraId="63092D48"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592" w:author="Mr Richard P Williams" w:date="2016-10-03T22:42:00Z"/>
                <w:rFonts w:cs="Open Sans"/>
                <w:sz w:val="20"/>
                <w:szCs w:val="20"/>
              </w:rPr>
            </w:pPr>
            <w:del w:id="3593" w:author="Mr Richard P Williams" w:date="2016-10-03T22:42:00Z">
              <w:r w:rsidRPr="0077574E" w:rsidDel="008F7B0C">
                <w:rPr>
                  <w:rFonts w:cs="Open Sans"/>
                  <w:sz w:val="20"/>
                  <w:szCs w:val="20"/>
                </w:rPr>
                <w:delText>Leave Null if N/A </w:delText>
              </w:r>
            </w:del>
          </w:p>
        </w:tc>
      </w:tr>
      <w:tr w:rsidR="0077574E" w:rsidRPr="0077574E" w:rsidDel="008F7B0C" w14:paraId="2DB063E1" w14:textId="77777777" w:rsidTr="00CF4A03">
        <w:trPr>
          <w:cnfStyle w:val="000000100000" w:firstRow="0" w:lastRow="0" w:firstColumn="0" w:lastColumn="0" w:oddVBand="0" w:evenVBand="0" w:oddHBand="1" w:evenHBand="0" w:firstRowFirstColumn="0" w:firstRowLastColumn="0" w:lastRowFirstColumn="0" w:lastRowLastColumn="0"/>
          <w:trHeight w:val="330"/>
          <w:del w:id="359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107133EC" w14:textId="77777777" w:rsidR="0077574E" w:rsidRPr="0077574E" w:rsidDel="008F7B0C" w:rsidRDefault="0077574E" w:rsidP="0077574E">
            <w:pPr>
              <w:rPr>
                <w:del w:id="3595" w:author="Mr Richard P Williams" w:date="2016-10-03T22:42:00Z"/>
                <w:rFonts w:cs="Open Sans"/>
                <w:sz w:val="20"/>
                <w:szCs w:val="20"/>
              </w:rPr>
            </w:pPr>
            <w:del w:id="3596" w:author="Mr Richard P Williams" w:date="2016-10-03T22:42:00Z">
              <w:r w:rsidRPr="0077574E" w:rsidDel="008F7B0C">
                <w:rPr>
                  <w:rFonts w:cs="Open Sans"/>
                  <w:sz w:val="20"/>
                  <w:szCs w:val="20"/>
                </w:rPr>
                <w:delText>Hierarchy3Description </w:delText>
              </w:r>
            </w:del>
          </w:p>
        </w:tc>
        <w:tc>
          <w:tcPr>
            <w:tcW w:w="0" w:type="auto"/>
            <w:hideMark/>
          </w:tcPr>
          <w:p w14:paraId="61E1B1D5"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597" w:author="Mr Richard P Williams" w:date="2016-10-03T22:42:00Z"/>
                <w:rFonts w:cs="Open Sans"/>
                <w:sz w:val="20"/>
                <w:szCs w:val="20"/>
              </w:rPr>
            </w:pPr>
            <w:del w:id="3598" w:author="Mr Richard P Williams" w:date="2016-10-03T22:42:00Z">
              <w:r w:rsidRPr="0077574E" w:rsidDel="008F7B0C">
                <w:rPr>
                  <w:rFonts w:cs="Open Sans"/>
                  <w:sz w:val="20"/>
                  <w:szCs w:val="20"/>
                </w:rPr>
                <w:delText>String </w:delText>
              </w:r>
            </w:del>
          </w:p>
        </w:tc>
        <w:tc>
          <w:tcPr>
            <w:tcW w:w="0" w:type="auto"/>
            <w:hideMark/>
          </w:tcPr>
          <w:p w14:paraId="2A703510"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599" w:author="Mr Richard P Williams" w:date="2016-10-03T22:42:00Z"/>
                <w:rFonts w:cs="Open Sans"/>
                <w:sz w:val="20"/>
                <w:szCs w:val="20"/>
              </w:rPr>
            </w:pPr>
            <w:del w:id="3600" w:author="Mr Richard P Williams" w:date="2016-10-03T22:42:00Z">
              <w:r w:rsidRPr="0077574E" w:rsidDel="008F7B0C">
                <w:rPr>
                  <w:rFonts w:cs="Open Sans"/>
                  <w:sz w:val="20"/>
                  <w:szCs w:val="20"/>
                </w:rPr>
                <w:delText>Leave Null if N/A </w:delText>
              </w:r>
            </w:del>
          </w:p>
        </w:tc>
      </w:tr>
      <w:tr w:rsidR="0077574E" w:rsidRPr="0077574E" w:rsidDel="008F7B0C" w14:paraId="104D7A59" w14:textId="77777777" w:rsidTr="00CF4A03">
        <w:trPr>
          <w:trHeight w:val="330"/>
          <w:del w:id="360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62F48A00" w14:textId="77777777" w:rsidR="0077574E" w:rsidRPr="0077574E" w:rsidDel="008F7B0C" w:rsidRDefault="0077574E" w:rsidP="0077574E">
            <w:pPr>
              <w:rPr>
                <w:del w:id="3602" w:author="Mr Richard P Williams" w:date="2016-10-03T22:42:00Z"/>
                <w:rFonts w:cs="Open Sans"/>
                <w:sz w:val="20"/>
                <w:szCs w:val="20"/>
              </w:rPr>
            </w:pPr>
            <w:del w:id="3603" w:author="Mr Richard P Williams" w:date="2016-10-03T22:42:00Z">
              <w:r w:rsidRPr="0077574E" w:rsidDel="008F7B0C">
                <w:rPr>
                  <w:rFonts w:cs="Open Sans"/>
                  <w:sz w:val="20"/>
                  <w:szCs w:val="20"/>
                </w:rPr>
                <w:delText>Hierarchy4 </w:delText>
              </w:r>
            </w:del>
          </w:p>
        </w:tc>
        <w:tc>
          <w:tcPr>
            <w:tcW w:w="0" w:type="auto"/>
            <w:hideMark/>
          </w:tcPr>
          <w:p w14:paraId="5A5F04FB"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604" w:author="Mr Richard P Williams" w:date="2016-10-03T22:42:00Z"/>
                <w:rFonts w:cs="Open Sans"/>
                <w:sz w:val="20"/>
                <w:szCs w:val="20"/>
              </w:rPr>
            </w:pPr>
            <w:del w:id="3605" w:author="Mr Richard P Williams" w:date="2016-10-03T22:42:00Z">
              <w:r w:rsidRPr="0077574E" w:rsidDel="008F7B0C">
                <w:rPr>
                  <w:rFonts w:cs="Open Sans"/>
                  <w:sz w:val="20"/>
                  <w:szCs w:val="20"/>
                </w:rPr>
                <w:delText>String </w:delText>
              </w:r>
            </w:del>
          </w:p>
        </w:tc>
        <w:tc>
          <w:tcPr>
            <w:tcW w:w="0" w:type="auto"/>
            <w:hideMark/>
          </w:tcPr>
          <w:p w14:paraId="0A4EE901"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606" w:author="Mr Richard P Williams" w:date="2016-10-03T22:42:00Z"/>
                <w:rFonts w:cs="Open Sans"/>
                <w:sz w:val="20"/>
                <w:szCs w:val="20"/>
              </w:rPr>
            </w:pPr>
            <w:del w:id="3607" w:author="Mr Richard P Williams" w:date="2016-10-03T22:42:00Z">
              <w:r w:rsidRPr="0077574E" w:rsidDel="008F7B0C">
                <w:rPr>
                  <w:rFonts w:cs="Open Sans"/>
                  <w:sz w:val="20"/>
                  <w:szCs w:val="20"/>
                </w:rPr>
                <w:delText>Leave Null if N/A </w:delText>
              </w:r>
            </w:del>
          </w:p>
        </w:tc>
      </w:tr>
      <w:tr w:rsidR="0077574E" w:rsidRPr="0077574E" w:rsidDel="008F7B0C" w14:paraId="7E4EE315" w14:textId="77777777" w:rsidTr="00CF4A03">
        <w:trPr>
          <w:cnfStyle w:val="000000100000" w:firstRow="0" w:lastRow="0" w:firstColumn="0" w:lastColumn="0" w:oddVBand="0" w:evenVBand="0" w:oddHBand="1" w:evenHBand="0" w:firstRowFirstColumn="0" w:firstRowLastColumn="0" w:lastRowFirstColumn="0" w:lastRowLastColumn="0"/>
          <w:trHeight w:val="330"/>
          <w:del w:id="360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75B578A" w14:textId="77777777" w:rsidR="0077574E" w:rsidRPr="0077574E" w:rsidDel="008F7B0C" w:rsidRDefault="0077574E" w:rsidP="0077574E">
            <w:pPr>
              <w:rPr>
                <w:del w:id="3609" w:author="Mr Richard P Williams" w:date="2016-10-03T22:42:00Z"/>
                <w:rFonts w:cs="Open Sans"/>
                <w:sz w:val="20"/>
                <w:szCs w:val="20"/>
              </w:rPr>
            </w:pPr>
            <w:del w:id="3610" w:author="Mr Richard P Williams" w:date="2016-10-03T22:42:00Z">
              <w:r w:rsidRPr="0077574E" w:rsidDel="008F7B0C">
                <w:rPr>
                  <w:rFonts w:cs="Open Sans"/>
                  <w:sz w:val="20"/>
                  <w:szCs w:val="20"/>
                </w:rPr>
                <w:lastRenderedPageBreak/>
                <w:delText>Hierarchy4Description </w:delText>
              </w:r>
            </w:del>
          </w:p>
        </w:tc>
        <w:tc>
          <w:tcPr>
            <w:tcW w:w="0" w:type="auto"/>
            <w:hideMark/>
          </w:tcPr>
          <w:p w14:paraId="563A0D3E"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611" w:author="Mr Richard P Williams" w:date="2016-10-03T22:42:00Z"/>
                <w:rFonts w:cs="Open Sans"/>
                <w:sz w:val="20"/>
                <w:szCs w:val="20"/>
              </w:rPr>
            </w:pPr>
            <w:del w:id="3612" w:author="Mr Richard P Williams" w:date="2016-10-03T22:42:00Z">
              <w:r w:rsidRPr="0077574E" w:rsidDel="008F7B0C">
                <w:rPr>
                  <w:rFonts w:cs="Open Sans"/>
                  <w:sz w:val="20"/>
                  <w:szCs w:val="20"/>
                </w:rPr>
                <w:delText>String </w:delText>
              </w:r>
            </w:del>
          </w:p>
        </w:tc>
        <w:tc>
          <w:tcPr>
            <w:tcW w:w="0" w:type="auto"/>
            <w:hideMark/>
          </w:tcPr>
          <w:p w14:paraId="0C1AE1A3"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613" w:author="Mr Richard P Williams" w:date="2016-10-03T22:42:00Z"/>
                <w:rFonts w:cs="Open Sans"/>
                <w:sz w:val="20"/>
                <w:szCs w:val="20"/>
              </w:rPr>
            </w:pPr>
            <w:del w:id="3614" w:author="Mr Richard P Williams" w:date="2016-10-03T22:42:00Z">
              <w:r w:rsidRPr="0077574E" w:rsidDel="008F7B0C">
                <w:rPr>
                  <w:rFonts w:cs="Open Sans"/>
                  <w:sz w:val="20"/>
                  <w:szCs w:val="20"/>
                </w:rPr>
                <w:delText>Leave Null if N/A </w:delText>
              </w:r>
            </w:del>
          </w:p>
        </w:tc>
      </w:tr>
      <w:tr w:rsidR="0077574E" w:rsidRPr="0077574E" w:rsidDel="008F7B0C" w14:paraId="5A52E98D" w14:textId="77777777" w:rsidTr="00CF4A03">
        <w:trPr>
          <w:trHeight w:val="330"/>
          <w:del w:id="361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336A97AA" w14:textId="77777777" w:rsidR="0077574E" w:rsidRPr="0077574E" w:rsidDel="008F7B0C" w:rsidRDefault="0077574E" w:rsidP="0077574E">
            <w:pPr>
              <w:rPr>
                <w:del w:id="3616" w:author="Mr Richard P Williams" w:date="2016-10-03T22:42:00Z"/>
                <w:rFonts w:cs="Open Sans"/>
                <w:sz w:val="20"/>
                <w:szCs w:val="20"/>
              </w:rPr>
            </w:pPr>
            <w:del w:id="3617" w:author="Mr Richard P Williams" w:date="2016-10-03T22:42:00Z">
              <w:r w:rsidRPr="0077574E" w:rsidDel="008F7B0C">
                <w:rPr>
                  <w:rFonts w:cs="Open Sans"/>
                  <w:sz w:val="20"/>
                  <w:szCs w:val="20"/>
                </w:rPr>
                <w:delText>Hierarchy5 </w:delText>
              </w:r>
            </w:del>
          </w:p>
        </w:tc>
        <w:tc>
          <w:tcPr>
            <w:tcW w:w="0" w:type="auto"/>
            <w:hideMark/>
          </w:tcPr>
          <w:p w14:paraId="1B491220"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618" w:author="Mr Richard P Williams" w:date="2016-10-03T22:42:00Z"/>
                <w:rFonts w:cs="Open Sans"/>
                <w:sz w:val="20"/>
                <w:szCs w:val="20"/>
              </w:rPr>
            </w:pPr>
            <w:del w:id="3619" w:author="Mr Richard P Williams" w:date="2016-10-03T22:42:00Z">
              <w:r w:rsidRPr="0077574E" w:rsidDel="008F7B0C">
                <w:rPr>
                  <w:rFonts w:cs="Open Sans"/>
                  <w:sz w:val="20"/>
                  <w:szCs w:val="20"/>
                </w:rPr>
                <w:delText>String </w:delText>
              </w:r>
            </w:del>
          </w:p>
        </w:tc>
        <w:tc>
          <w:tcPr>
            <w:tcW w:w="0" w:type="auto"/>
            <w:hideMark/>
          </w:tcPr>
          <w:p w14:paraId="5D492665"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620" w:author="Mr Richard P Williams" w:date="2016-10-03T22:42:00Z"/>
                <w:rFonts w:cs="Open Sans"/>
                <w:sz w:val="20"/>
                <w:szCs w:val="20"/>
              </w:rPr>
            </w:pPr>
            <w:del w:id="3621" w:author="Mr Richard P Williams" w:date="2016-10-03T22:42:00Z">
              <w:r w:rsidRPr="0077574E" w:rsidDel="008F7B0C">
                <w:rPr>
                  <w:rFonts w:cs="Open Sans"/>
                  <w:sz w:val="20"/>
                  <w:szCs w:val="20"/>
                </w:rPr>
                <w:delText>Leave Null if N/A </w:delText>
              </w:r>
            </w:del>
          </w:p>
        </w:tc>
      </w:tr>
      <w:tr w:rsidR="0077574E" w:rsidRPr="0077574E" w:rsidDel="008F7B0C" w14:paraId="3A84AAA5" w14:textId="77777777" w:rsidTr="00CF4A03">
        <w:trPr>
          <w:cnfStyle w:val="000000100000" w:firstRow="0" w:lastRow="0" w:firstColumn="0" w:lastColumn="0" w:oddVBand="0" w:evenVBand="0" w:oddHBand="1" w:evenHBand="0" w:firstRowFirstColumn="0" w:firstRowLastColumn="0" w:lastRowFirstColumn="0" w:lastRowLastColumn="0"/>
          <w:trHeight w:val="330"/>
          <w:del w:id="362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39D69F8A" w14:textId="77777777" w:rsidR="0077574E" w:rsidRPr="0077574E" w:rsidDel="008F7B0C" w:rsidRDefault="0077574E" w:rsidP="0077574E">
            <w:pPr>
              <w:rPr>
                <w:del w:id="3623" w:author="Mr Richard P Williams" w:date="2016-10-03T22:42:00Z"/>
                <w:rFonts w:cs="Open Sans"/>
                <w:sz w:val="20"/>
                <w:szCs w:val="20"/>
              </w:rPr>
            </w:pPr>
            <w:del w:id="3624" w:author="Mr Richard P Williams" w:date="2016-10-03T22:42:00Z">
              <w:r w:rsidRPr="0077574E" w:rsidDel="008F7B0C">
                <w:rPr>
                  <w:rFonts w:cs="Open Sans"/>
                  <w:sz w:val="20"/>
                  <w:szCs w:val="20"/>
                </w:rPr>
                <w:delText>Hierarchy5Description </w:delText>
              </w:r>
            </w:del>
          </w:p>
        </w:tc>
        <w:tc>
          <w:tcPr>
            <w:tcW w:w="0" w:type="auto"/>
            <w:hideMark/>
          </w:tcPr>
          <w:p w14:paraId="79B33863"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625" w:author="Mr Richard P Williams" w:date="2016-10-03T22:42:00Z"/>
                <w:rFonts w:cs="Open Sans"/>
                <w:sz w:val="20"/>
                <w:szCs w:val="20"/>
              </w:rPr>
            </w:pPr>
            <w:del w:id="3626" w:author="Mr Richard P Williams" w:date="2016-10-03T22:42:00Z">
              <w:r w:rsidRPr="0077574E" w:rsidDel="008F7B0C">
                <w:rPr>
                  <w:rFonts w:cs="Open Sans"/>
                  <w:sz w:val="20"/>
                  <w:szCs w:val="20"/>
                </w:rPr>
                <w:delText>String </w:delText>
              </w:r>
            </w:del>
          </w:p>
        </w:tc>
        <w:tc>
          <w:tcPr>
            <w:tcW w:w="0" w:type="auto"/>
            <w:hideMark/>
          </w:tcPr>
          <w:p w14:paraId="6B872433"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627" w:author="Mr Richard P Williams" w:date="2016-10-03T22:42:00Z"/>
                <w:rFonts w:cs="Open Sans"/>
                <w:sz w:val="20"/>
                <w:szCs w:val="20"/>
              </w:rPr>
            </w:pPr>
            <w:del w:id="3628" w:author="Mr Richard P Williams" w:date="2016-10-03T22:42:00Z">
              <w:r w:rsidRPr="0077574E" w:rsidDel="008F7B0C">
                <w:rPr>
                  <w:rFonts w:cs="Open Sans"/>
                  <w:sz w:val="20"/>
                  <w:szCs w:val="20"/>
                </w:rPr>
                <w:delText>Leave Null if N/A </w:delText>
              </w:r>
            </w:del>
          </w:p>
        </w:tc>
      </w:tr>
      <w:tr w:rsidR="0077574E" w:rsidRPr="0077574E" w:rsidDel="008F7B0C" w14:paraId="6F108332" w14:textId="77777777" w:rsidTr="00CF4A03">
        <w:trPr>
          <w:trHeight w:val="330"/>
          <w:del w:id="362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0E9347FF" w14:textId="77777777" w:rsidR="0077574E" w:rsidRPr="0077574E" w:rsidDel="008F7B0C" w:rsidRDefault="0077574E" w:rsidP="0077574E">
            <w:pPr>
              <w:rPr>
                <w:del w:id="3630" w:author="Mr Richard P Williams" w:date="2016-10-03T22:42:00Z"/>
                <w:rFonts w:cs="Open Sans"/>
                <w:sz w:val="20"/>
                <w:szCs w:val="20"/>
              </w:rPr>
            </w:pPr>
            <w:del w:id="3631" w:author="Mr Richard P Williams" w:date="2016-10-03T22:42:00Z">
              <w:r w:rsidRPr="0077574E" w:rsidDel="008F7B0C">
                <w:rPr>
                  <w:rFonts w:cs="Open Sans"/>
                  <w:sz w:val="20"/>
                  <w:szCs w:val="20"/>
                </w:rPr>
                <w:delText>Hierarchy6 </w:delText>
              </w:r>
            </w:del>
          </w:p>
        </w:tc>
        <w:tc>
          <w:tcPr>
            <w:tcW w:w="0" w:type="auto"/>
            <w:hideMark/>
          </w:tcPr>
          <w:p w14:paraId="433DC320"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632" w:author="Mr Richard P Williams" w:date="2016-10-03T22:42:00Z"/>
                <w:rFonts w:cs="Open Sans"/>
                <w:sz w:val="20"/>
                <w:szCs w:val="20"/>
              </w:rPr>
            </w:pPr>
            <w:del w:id="3633" w:author="Mr Richard P Williams" w:date="2016-10-03T22:42:00Z">
              <w:r w:rsidRPr="0077574E" w:rsidDel="008F7B0C">
                <w:rPr>
                  <w:rFonts w:cs="Open Sans"/>
                  <w:sz w:val="20"/>
                  <w:szCs w:val="20"/>
                </w:rPr>
                <w:delText>String </w:delText>
              </w:r>
            </w:del>
          </w:p>
        </w:tc>
        <w:tc>
          <w:tcPr>
            <w:tcW w:w="0" w:type="auto"/>
            <w:hideMark/>
          </w:tcPr>
          <w:p w14:paraId="33737306"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634" w:author="Mr Richard P Williams" w:date="2016-10-03T22:42:00Z"/>
                <w:rFonts w:cs="Open Sans"/>
                <w:sz w:val="20"/>
                <w:szCs w:val="20"/>
              </w:rPr>
            </w:pPr>
            <w:del w:id="3635" w:author="Mr Richard P Williams" w:date="2016-10-03T22:42:00Z">
              <w:r w:rsidRPr="0077574E" w:rsidDel="008F7B0C">
                <w:rPr>
                  <w:rFonts w:cs="Open Sans"/>
                  <w:sz w:val="20"/>
                  <w:szCs w:val="20"/>
                </w:rPr>
                <w:delText>Leave Null if N/A </w:delText>
              </w:r>
            </w:del>
          </w:p>
        </w:tc>
      </w:tr>
      <w:tr w:rsidR="0077574E" w:rsidRPr="0077574E" w:rsidDel="008F7B0C" w14:paraId="6A810ED9" w14:textId="77777777" w:rsidTr="00CF4A03">
        <w:trPr>
          <w:cnfStyle w:val="000000100000" w:firstRow="0" w:lastRow="0" w:firstColumn="0" w:lastColumn="0" w:oddVBand="0" w:evenVBand="0" w:oddHBand="1" w:evenHBand="0" w:firstRowFirstColumn="0" w:firstRowLastColumn="0" w:lastRowFirstColumn="0" w:lastRowLastColumn="0"/>
          <w:trHeight w:val="330"/>
          <w:del w:id="363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hideMark/>
          </w:tcPr>
          <w:p w14:paraId="67860315" w14:textId="77777777" w:rsidR="0077574E" w:rsidRPr="0077574E" w:rsidDel="008F7B0C" w:rsidRDefault="0077574E" w:rsidP="0077574E">
            <w:pPr>
              <w:rPr>
                <w:del w:id="3637" w:author="Mr Richard P Williams" w:date="2016-10-03T22:42:00Z"/>
                <w:rFonts w:cs="Open Sans"/>
                <w:sz w:val="20"/>
                <w:szCs w:val="20"/>
              </w:rPr>
            </w:pPr>
            <w:del w:id="3638" w:author="Mr Richard P Williams" w:date="2016-10-03T22:42:00Z">
              <w:r w:rsidRPr="0077574E" w:rsidDel="008F7B0C">
                <w:rPr>
                  <w:rFonts w:cs="Open Sans"/>
                  <w:sz w:val="20"/>
                  <w:szCs w:val="20"/>
                </w:rPr>
                <w:delText>Hierarchy6Description </w:delText>
              </w:r>
            </w:del>
          </w:p>
        </w:tc>
        <w:tc>
          <w:tcPr>
            <w:tcW w:w="0" w:type="auto"/>
            <w:hideMark/>
          </w:tcPr>
          <w:p w14:paraId="1B312874"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639" w:author="Mr Richard P Williams" w:date="2016-10-03T22:42:00Z"/>
                <w:rFonts w:cs="Open Sans"/>
                <w:sz w:val="20"/>
                <w:szCs w:val="20"/>
              </w:rPr>
            </w:pPr>
            <w:del w:id="3640" w:author="Mr Richard P Williams" w:date="2016-10-03T22:42:00Z">
              <w:r w:rsidRPr="0077574E" w:rsidDel="008F7B0C">
                <w:rPr>
                  <w:rFonts w:cs="Open Sans"/>
                  <w:sz w:val="20"/>
                  <w:szCs w:val="20"/>
                </w:rPr>
                <w:delText>String </w:delText>
              </w:r>
            </w:del>
          </w:p>
        </w:tc>
        <w:tc>
          <w:tcPr>
            <w:tcW w:w="0" w:type="auto"/>
            <w:hideMark/>
          </w:tcPr>
          <w:p w14:paraId="47E9AC3A"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641" w:author="Mr Richard P Williams" w:date="2016-10-03T22:42:00Z"/>
                <w:rFonts w:cs="Open Sans"/>
                <w:sz w:val="20"/>
                <w:szCs w:val="20"/>
              </w:rPr>
            </w:pPr>
            <w:del w:id="3642" w:author="Mr Richard P Williams" w:date="2016-10-03T22:42:00Z">
              <w:r w:rsidRPr="0077574E" w:rsidDel="008F7B0C">
                <w:rPr>
                  <w:rFonts w:cs="Open Sans"/>
                  <w:sz w:val="20"/>
                  <w:szCs w:val="20"/>
                </w:rPr>
                <w:delText>Leave Null if N/A </w:delText>
              </w:r>
            </w:del>
          </w:p>
        </w:tc>
      </w:tr>
      <w:tr w:rsidR="0077574E" w:rsidRPr="0077574E" w:rsidDel="008F7B0C" w14:paraId="65AEBEE7" w14:textId="77777777" w:rsidTr="00CF4A03">
        <w:trPr>
          <w:trHeight w:val="330"/>
          <w:del w:id="36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74239C9B" w14:textId="77777777" w:rsidR="0077574E" w:rsidRPr="0077574E" w:rsidDel="008F7B0C" w:rsidRDefault="0077574E" w:rsidP="0077574E">
            <w:pPr>
              <w:rPr>
                <w:del w:id="3644" w:author="Mr Richard P Williams" w:date="2016-10-03T22:42:00Z"/>
                <w:rFonts w:cs="Open Sans"/>
                <w:sz w:val="20"/>
                <w:szCs w:val="20"/>
              </w:rPr>
            </w:pPr>
            <w:del w:id="3645" w:author="Mr Richard P Williams" w:date="2016-10-03T22:42:00Z">
              <w:r w:rsidDel="008F7B0C">
                <w:rPr>
                  <w:rFonts w:cs="Open Sans"/>
                  <w:sz w:val="20"/>
                  <w:szCs w:val="20"/>
                </w:rPr>
                <w:delText>Pack Description</w:delText>
              </w:r>
            </w:del>
          </w:p>
        </w:tc>
        <w:tc>
          <w:tcPr>
            <w:tcW w:w="0" w:type="auto"/>
          </w:tcPr>
          <w:p w14:paraId="153BD73A"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646" w:author="Mr Richard P Williams" w:date="2016-10-03T22:42:00Z"/>
                <w:rFonts w:cs="Open Sans"/>
                <w:sz w:val="20"/>
                <w:szCs w:val="20"/>
              </w:rPr>
            </w:pPr>
          </w:p>
        </w:tc>
        <w:tc>
          <w:tcPr>
            <w:tcW w:w="0" w:type="auto"/>
          </w:tcPr>
          <w:p w14:paraId="33BC9BB8"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647" w:author="Mr Richard P Williams" w:date="2016-10-03T22:42:00Z"/>
                <w:rFonts w:cs="Open Sans"/>
                <w:sz w:val="20"/>
                <w:szCs w:val="20"/>
              </w:rPr>
            </w:pPr>
            <w:del w:id="3648" w:author="Mr Richard P Williams" w:date="2016-10-03T22:42:00Z">
              <w:r w:rsidDel="008F7B0C">
                <w:rPr>
                  <w:rFonts w:cs="Open Sans"/>
                  <w:sz w:val="20"/>
                  <w:szCs w:val="20"/>
                </w:rPr>
                <w:delText>Pack Description</w:delText>
              </w:r>
            </w:del>
          </w:p>
        </w:tc>
      </w:tr>
      <w:tr w:rsidR="0077574E" w:rsidRPr="0077574E" w:rsidDel="008F7B0C" w14:paraId="43E31E70" w14:textId="77777777" w:rsidTr="00CF4A03">
        <w:trPr>
          <w:cnfStyle w:val="000000100000" w:firstRow="0" w:lastRow="0" w:firstColumn="0" w:lastColumn="0" w:oddVBand="0" w:evenVBand="0" w:oddHBand="1" w:evenHBand="0" w:firstRowFirstColumn="0" w:firstRowLastColumn="0" w:lastRowFirstColumn="0" w:lastRowLastColumn="0"/>
          <w:trHeight w:val="330"/>
          <w:del w:id="364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7BDE94AF" w14:textId="77777777" w:rsidR="0077574E" w:rsidDel="008F7B0C" w:rsidRDefault="0077574E" w:rsidP="0077574E">
            <w:pPr>
              <w:rPr>
                <w:del w:id="3650" w:author="Mr Richard P Williams" w:date="2016-10-03T22:42:00Z"/>
                <w:rFonts w:cs="Open Sans"/>
                <w:sz w:val="20"/>
                <w:szCs w:val="20"/>
              </w:rPr>
            </w:pPr>
            <w:del w:id="3651" w:author="Mr Richard P Williams" w:date="2016-10-03T22:42:00Z">
              <w:r w:rsidDel="008F7B0C">
                <w:rPr>
                  <w:rFonts w:cs="Open Sans"/>
                  <w:sz w:val="20"/>
                  <w:szCs w:val="20"/>
                </w:rPr>
                <w:delText>Status</w:delText>
              </w:r>
            </w:del>
          </w:p>
        </w:tc>
        <w:tc>
          <w:tcPr>
            <w:tcW w:w="0" w:type="auto"/>
          </w:tcPr>
          <w:p w14:paraId="24FAE594"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652" w:author="Mr Richard P Williams" w:date="2016-10-03T22:42:00Z"/>
                <w:rFonts w:cs="Open Sans"/>
                <w:sz w:val="20"/>
                <w:szCs w:val="20"/>
              </w:rPr>
            </w:pPr>
          </w:p>
        </w:tc>
        <w:tc>
          <w:tcPr>
            <w:tcW w:w="0" w:type="auto"/>
          </w:tcPr>
          <w:p w14:paraId="484616BD" w14:textId="77777777" w:rsid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653" w:author="Mr Richard P Williams" w:date="2016-10-03T22:42:00Z"/>
                <w:rFonts w:cs="Open Sans"/>
                <w:sz w:val="20"/>
                <w:szCs w:val="20"/>
              </w:rPr>
            </w:pPr>
          </w:p>
        </w:tc>
      </w:tr>
      <w:tr w:rsidR="0077574E" w:rsidRPr="0077574E" w:rsidDel="008F7B0C" w14:paraId="57BC0ECA" w14:textId="77777777" w:rsidTr="00CF4A03">
        <w:trPr>
          <w:trHeight w:val="330"/>
          <w:del w:id="365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7B1376FD" w14:textId="77777777" w:rsidR="0077574E" w:rsidDel="008F7B0C" w:rsidRDefault="0077574E" w:rsidP="0077574E">
            <w:pPr>
              <w:rPr>
                <w:del w:id="3655" w:author="Mr Richard P Williams" w:date="2016-10-03T22:42:00Z"/>
                <w:rFonts w:cs="Open Sans"/>
                <w:sz w:val="20"/>
                <w:szCs w:val="20"/>
              </w:rPr>
            </w:pPr>
            <w:del w:id="3656" w:author="Mr Richard P Williams" w:date="2016-10-03T22:42:00Z">
              <w:r w:rsidDel="008F7B0C">
                <w:rPr>
                  <w:rFonts w:cs="Open Sans"/>
                  <w:sz w:val="20"/>
                  <w:szCs w:val="20"/>
                </w:rPr>
                <w:delText>UOM</w:delText>
              </w:r>
            </w:del>
          </w:p>
        </w:tc>
        <w:tc>
          <w:tcPr>
            <w:tcW w:w="0" w:type="auto"/>
          </w:tcPr>
          <w:p w14:paraId="34C8D2FA" w14:textId="77777777" w:rsidR="0077574E" w:rsidRP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657" w:author="Mr Richard P Williams" w:date="2016-10-03T22:42:00Z"/>
                <w:rFonts w:cs="Open Sans"/>
                <w:sz w:val="20"/>
                <w:szCs w:val="20"/>
              </w:rPr>
            </w:pPr>
          </w:p>
        </w:tc>
        <w:tc>
          <w:tcPr>
            <w:tcW w:w="0" w:type="auto"/>
          </w:tcPr>
          <w:p w14:paraId="17529F75" w14:textId="77777777" w:rsidR="0077574E" w:rsidDel="008F7B0C" w:rsidRDefault="0077574E" w:rsidP="0077574E">
            <w:pPr>
              <w:cnfStyle w:val="000000000000" w:firstRow="0" w:lastRow="0" w:firstColumn="0" w:lastColumn="0" w:oddVBand="0" w:evenVBand="0" w:oddHBand="0" w:evenHBand="0" w:firstRowFirstColumn="0" w:firstRowLastColumn="0" w:lastRowFirstColumn="0" w:lastRowLastColumn="0"/>
              <w:rPr>
                <w:del w:id="3658" w:author="Mr Richard P Williams" w:date="2016-10-03T22:42:00Z"/>
                <w:rFonts w:cs="Open Sans"/>
                <w:sz w:val="20"/>
                <w:szCs w:val="20"/>
              </w:rPr>
            </w:pPr>
          </w:p>
        </w:tc>
      </w:tr>
      <w:tr w:rsidR="0077574E" w:rsidRPr="0077574E" w:rsidDel="008F7B0C" w14:paraId="3FD7F979" w14:textId="77777777" w:rsidTr="00CF4A03">
        <w:trPr>
          <w:cnfStyle w:val="000000100000" w:firstRow="0" w:lastRow="0" w:firstColumn="0" w:lastColumn="0" w:oddVBand="0" w:evenVBand="0" w:oddHBand="1" w:evenHBand="0" w:firstRowFirstColumn="0" w:firstRowLastColumn="0" w:lastRowFirstColumn="0" w:lastRowLastColumn="0"/>
          <w:trHeight w:val="330"/>
          <w:del w:id="365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0" w:type="auto"/>
          </w:tcPr>
          <w:p w14:paraId="64903991" w14:textId="77777777" w:rsidR="0077574E" w:rsidDel="008F7B0C" w:rsidRDefault="0077574E" w:rsidP="0077574E">
            <w:pPr>
              <w:rPr>
                <w:del w:id="3660" w:author="Mr Richard P Williams" w:date="2016-10-03T22:42:00Z"/>
                <w:rFonts w:cs="Open Sans"/>
                <w:sz w:val="20"/>
                <w:szCs w:val="20"/>
              </w:rPr>
            </w:pPr>
            <w:del w:id="3661" w:author="Mr Richard P Williams" w:date="2016-10-03T22:42:00Z">
              <w:r w:rsidDel="008F7B0C">
                <w:rPr>
                  <w:rFonts w:cs="Open Sans"/>
                  <w:sz w:val="20"/>
                  <w:szCs w:val="20"/>
                </w:rPr>
                <w:delText>Pack Type</w:delText>
              </w:r>
            </w:del>
          </w:p>
        </w:tc>
        <w:tc>
          <w:tcPr>
            <w:tcW w:w="0" w:type="auto"/>
          </w:tcPr>
          <w:p w14:paraId="0BFD55E2" w14:textId="77777777" w:rsidR="0077574E" w:rsidRP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662" w:author="Mr Richard P Williams" w:date="2016-10-03T22:42:00Z"/>
                <w:rFonts w:cs="Open Sans"/>
                <w:sz w:val="20"/>
                <w:szCs w:val="20"/>
              </w:rPr>
            </w:pPr>
          </w:p>
        </w:tc>
        <w:tc>
          <w:tcPr>
            <w:tcW w:w="0" w:type="auto"/>
          </w:tcPr>
          <w:p w14:paraId="10D4694A" w14:textId="77777777" w:rsidR="0077574E" w:rsidDel="008F7B0C" w:rsidRDefault="0077574E" w:rsidP="0077574E">
            <w:pPr>
              <w:cnfStyle w:val="000000100000" w:firstRow="0" w:lastRow="0" w:firstColumn="0" w:lastColumn="0" w:oddVBand="0" w:evenVBand="0" w:oddHBand="1" w:evenHBand="0" w:firstRowFirstColumn="0" w:firstRowLastColumn="0" w:lastRowFirstColumn="0" w:lastRowLastColumn="0"/>
              <w:rPr>
                <w:del w:id="3663" w:author="Mr Richard P Williams" w:date="2016-10-03T22:42:00Z"/>
                <w:rFonts w:cs="Open Sans"/>
                <w:sz w:val="20"/>
                <w:szCs w:val="20"/>
              </w:rPr>
            </w:pPr>
            <w:del w:id="3664" w:author="Mr Richard P Williams" w:date="2016-10-03T22:42:00Z">
              <w:r w:rsidDel="008F7B0C">
                <w:rPr>
                  <w:rFonts w:cs="Open Sans"/>
                  <w:sz w:val="20"/>
                  <w:szCs w:val="20"/>
                </w:rPr>
                <w:delText>Complex Simple</w:delText>
              </w:r>
            </w:del>
          </w:p>
        </w:tc>
      </w:tr>
    </w:tbl>
    <w:p w14:paraId="5B8A7CA2" w14:textId="77777777" w:rsidR="00580BF5" w:rsidDel="008F7B0C" w:rsidRDefault="00580BF5">
      <w:pPr>
        <w:rPr>
          <w:del w:id="3665" w:author="Mr Richard P Williams" w:date="2016-10-03T22:42:00Z"/>
          <w:rFonts w:cs="Open Sans"/>
          <w:sz w:val="20"/>
          <w:szCs w:val="20"/>
        </w:rPr>
      </w:pPr>
    </w:p>
    <w:p w14:paraId="6ADC3F58" w14:textId="77777777" w:rsidR="00B61FAC" w:rsidDel="008F7B0C" w:rsidRDefault="004D6DA6" w:rsidP="0028048D">
      <w:pPr>
        <w:pStyle w:val="Heading3"/>
        <w:rPr>
          <w:del w:id="3666" w:author="Mr Richard P Williams" w:date="2016-10-03T22:42:00Z"/>
        </w:rPr>
      </w:pPr>
      <w:del w:id="3667" w:author="Mr Richard P Williams" w:date="2016-10-03T22:42:00Z">
        <w:r w:rsidDel="008F7B0C">
          <w:delText>Range</w:delText>
        </w:r>
      </w:del>
    </w:p>
    <w:tbl>
      <w:tblPr>
        <w:tblStyle w:val="GridTable4-Accent4"/>
        <w:tblW w:w="8177" w:type="dxa"/>
        <w:tblLook w:val="04A0" w:firstRow="1" w:lastRow="0" w:firstColumn="1" w:lastColumn="0" w:noHBand="0" w:noVBand="1"/>
      </w:tblPr>
      <w:tblGrid>
        <w:gridCol w:w="2601"/>
        <w:gridCol w:w="960"/>
        <w:gridCol w:w="1198"/>
        <w:gridCol w:w="3418"/>
      </w:tblGrid>
      <w:tr w:rsidR="00500C98" w:rsidRPr="004D6DA6" w:rsidDel="008F7B0C" w14:paraId="3C14B4C6" w14:textId="77777777" w:rsidTr="00190894">
        <w:trPr>
          <w:cnfStyle w:val="100000000000" w:firstRow="1" w:lastRow="0" w:firstColumn="0" w:lastColumn="0" w:oddVBand="0" w:evenVBand="0" w:oddHBand="0" w:evenHBand="0" w:firstRowFirstColumn="0" w:firstRowLastColumn="0" w:lastRowFirstColumn="0" w:lastRowLastColumn="0"/>
          <w:trHeight w:val="300"/>
          <w:del w:id="366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1E7713C6" w14:textId="77777777" w:rsidR="00500C98" w:rsidRPr="004D6DA6" w:rsidDel="008F7B0C" w:rsidRDefault="00500C98" w:rsidP="004D6DA6">
            <w:pPr>
              <w:spacing w:after="160" w:line="259" w:lineRule="auto"/>
              <w:rPr>
                <w:del w:id="3669" w:author="Mr Richard P Williams" w:date="2016-10-03T22:42:00Z"/>
                <w:rFonts w:cs="Open Sans"/>
                <w:sz w:val="20"/>
                <w:szCs w:val="20"/>
              </w:rPr>
            </w:pPr>
            <w:del w:id="3670" w:author="Mr Richard P Williams" w:date="2016-10-03T22:42:00Z">
              <w:r w:rsidRPr="004D6DA6" w:rsidDel="008F7B0C">
                <w:rPr>
                  <w:rFonts w:cs="Open Sans"/>
                  <w:sz w:val="20"/>
                  <w:szCs w:val="20"/>
                </w:rPr>
                <w:delText>name</w:delText>
              </w:r>
            </w:del>
          </w:p>
        </w:tc>
        <w:tc>
          <w:tcPr>
            <w:tcW w:w="960" w:type="dxa"/>
            <w:noWrap/>
            <w:hideMark/>
          </w:tcPr>
          <w:p w14:paraId="593E4FB2" w14:textId="77777777" w:rsidR="00500C98" w:rsidRPr="004D6DA6" w:rsidDel="008F7B0C" w:rsidRDefault="00500C98" w:rsidP="004D6DA6">
            <w:pPr>
              <w:spacing w:after="160" w:line="259" w:lineRule="auto"/>
              <w:cnfStyle w:val="100000000000" w:firstRow="1" w:lastRow="0" w:firstColumn="0" w:lastColumn="0" w:oddVBand="0" w:evenVBand="0" w:oddHBand="0" w:evenHBand="0" w:firstRowFirstColumn="0" w:firstRowLastColumn="0" w:lastRowFirstColumn="0" w:lastRowLastColumn="0"/>
              <w:rPr>
                <w:del w:id="3671" w:author="Mr Richard P Williams" w:date="2016-10-03T22:42:00Z"/>
                <w:rFonts w:cs="Open Sans"/>
                <w:sz w:val="20"/>
                <w:szCs w:val="20"/>
              </w:rPr>
            </w:pPr>
            <w:del w:id="3672" w:author="Mr Richard P Williams" w:date="2016-10-03T22:42:00Z">
              <w:r w:rsidRPr="004D6DA6" w:rsidDel="008F7B0C">
                <w:rPr>
                  <w:rFonts w:cs="Open Sans"/>
                  <w:sz w:val="20"/>
                  <w:szCs w:val="20"/>
                </w:rPr>
                <w:delText>name</w:delText>
              </w:r>
            </w:del>
          </w:p>
        </w:tc>
        <w:tc>
          <w:tcPr>
            <w:tcW w:w="1198" w:type="dxa"/>
            <w:noWrap/>
            <w:hideMark/>
          </w:tcPr>
          <w:p w14:paraId="4684456B" w14:textId="77777777" w:rsidR="00500C98" w:rsidRPr="004D6DA6" w:rsidDel="008F7B0C" w:rsidRDefault="00500C98" w:rsidP="004D6DA6">
            <w:pPr>
              <w:spacing w:after="160" w:line="259" w:lineRule="auto"/>
              <w:cnfStyle w:val="100000000000" w:firstRow="1" w:lastRow="0" w:firstColumn="0" w:lastColumn="0" w:oddVBand="0" w:evenVBand="0" w:oddHBand="0" w:evenHBand="0" w:firstRowFirstColumn="0" w:firstRowLastColumn="0" w:lastRowFirstColumn="0" w:lastRowLastColumn="0"/>
              <w:rPr>
                <w:del w:id="3673" w:author="Mr Richard P Williams" w:date="2016-10-03T22:42:00Z"/>
                <w:rFonts w:cs="Open Sans"/>
                <w:sz w:val="20"/>
                <w:szCs w:val="20"/>
              </w:rPr>
            </w:pPr>
            <w:del w:id="3674" w:author="Mr Richard P Williams" w:date="2016-10-03T22:42:00Z">
              <w:r w:rsidRPr="004D6DA6" w:rsidDel="008F7B0C">
                <w:rPr>
                  <w:rFonts w:cs="Open Sans"/>
                  <w:sz w:val="20"/>
                  <w:szCs w:val="20"/>
                </w:rPr>
                <w:delText>max_length</w:delText>
              </w:r>
            </w:del>
          </w:p>
        </w:tc>
        <w:tc>
          <w:tcPr>
            <w:tcW w:w="3418" w:type="dxa"/>
          </w:tcPr>
          <w:p w14:paraId="5B67E6F9" w14:textId="77777777" w:rsidR="00500C98" w:rsidRPr="004D6DA6" w:rsidDel="008F7B0C" w:rsidRDefault="00500C98" w:rsidP="004D6DA6">
            <w:pPr>
              <w:cnfStyle w:val="100000000000" w:firstRow="1" w:lastRow="0" w:firstColumn="0" w:lastColumn="0" w:oddVBand="0" w:evenVBand="0" w:oddHBand="0" w:evenHBand="0" w:firstRowFirstColumn="0" w:firstRowLastColumn="0" w:lastRowFirstColumn="0" w:lastRowLastColumn="0"/>
              <w:rPr>
                <w:del w:id="3675" w:author="Mr Richard P Williams" w:date="2016-10-03T22:42:00Z"/>
                <w:rFonts w:cs="Open Sans"/>
                <w:sz w:val="20"/>
                <w:szCs w:val="20"/>
              </w:rPr>
            </w:pPr>
            <w:del w:id="3676" w:author="Mr Richard P Williams" w:date="2016-10-03T22:42:00Z">
              <w:r w:rsidDel="008F7B0C">
                <w:rPr>
                  <w:rFonts w:cs="Open Sans"/>
                  <w:sz w:val="20"/>
                  <w:szCs w:val="20"/>
                </w:rPr>
                <w:delText>Descrption</w:delText>
              </w:r>
            </w:del>
          </w:p>
        </w:tc>
      </w:tr>
      <w:tr w:rsidR="00500C98" w:rsidRPr="004D6DA6" w:rsidDel="008F7B0C" w14:paraId="7A7D56E8" w14:textId="77777777" w:rsidTr="00190894">
        <w:trPr>
          <w:cnfStyle w:val="000000100000" w:firstRow="0" w:lastRow="0" w:firstColumn="0" w:lastColumn="0" w:oddVBand="0" w:evenVBand="0" w:oddHBand="1" w:evenHBand="0" w:firstRowFirstColumn="0" w:firstRowLastColumn="0" w:lastRowFirstColumn="0" w:lastRowLastColumn="0"/>
          <w:trHeight w:val="300"/>
          <w:del w:id="367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0167F35D" w14:textId="77777777" w:rsidR="00500C98" w:rsidRPr="004D6DA6" w:rsidDel="008F7B0C" w:rsidRDefault="00500C98" w:rsidP="004D6DA6">
            <w:pPr>
              <w:spacing w:after="160" w:line="259" w:lineRule="auto"/>
              <w:rPr>
                <w:del w:id="3678" w:author="Mr Richard P Williams" w:date="2016-10-03T22:42:00Z"/>
                <w:rFonts w:cs="Open Sans"/>
                <w:sz w:val="20"/>
                <w:szCs w:val="20"/>
              </w:rPr>
            </w:pPr>
            <w:del w:id="3679" w:author="Mr Richard P Williams" w:date="2016-10-03T22:42:00Z">
              <w:r w:rsidDel="008F7B0C">
                <w:rPr>
                  <w:rFonts w:cs="Open Sans"/>
                  <w:sz w:val="20"/>
                  <w:szCs w:val="20"/>
                </w:rPr>
                <w:delText>LocationId</w:delText>
              </w:r>
            </w:del>
          </w:p>
        </w:tc>
        <w:tc>
          <w:tcPr>
            <w:tcW w:w="960" w:type="dxa"/>
            <w:noWrap/>
            <w:hideMark/>
          </w:tcPr>
          <w:p w14:paraId="0BEFEBB0" w14:textId="77777777" w:rsidR="00500C98" w:rsidRPr="004D6DA6" w:rsidDel="008F7B0C" w:rsidRDefault="00500C98"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680" w:author="Mr Richard P Williams" w:date="2016-10-03T22:42:00Z"/>
                <w:rFonts w:cs="Open Sans"/>
                <w:sz w:val="20"/>
                <w:szCs w:val="20"/>
              </w:rPr>
            </w:pPr>
            <w:del w:id="3681" w:author="Mr Richard P Williams" w:date="2016-10-03T22:42:00Z">
              <w:r w:rsidRPr="004D6DA6" w:rsidDel="008F7B0C">
                <w:rPr>
                  <w:rFonts w:cs="Open Sans"/>
                  <w:sz w:val="20"/>
                  <w:szCs w:val="20"/>
                </w:rPr>
                <w:delText>int</w:delText>
              </w:r>
            </w:del>
          </w:p>
        </w:tc>
        <w:tc>
          <w:tcPr>
            <w:tcW w:w="1198" w:type="dxa"/>
            <w:noWrap/>
            <w:hideMark/>
          </w:tcPr>
          <w:p w14:paraId="0E317B8F" w14:textId="77777777" w:rsidR="00500C98" w:rsidRPr="004D6DA6" w:rsidDel="008F7B0C" w:rsidRDefault="00500C98"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682" w:author="Mr Richard P Williams" w:date="2016-10-03T22:42:00Z"/>
                <w:rFonts w:cs="Open Sans"/>
                <w:sz w:val="20"/>
                <w:szCs w:val="20"/>
              </w:rPr>
            </w:pPr>
            <w:del w:id="3683" w:author="Mr Richard P Williams" w:date="2016-10-03T22:42:00Z">
              <w:r w:rsidRPr="004D6DA6" w:rsidDel="008F7B0C">
                <w:rPr>
                  <w:rFonts w:cs="Open Sans"/>
                  <w:sz w:val="20"/>
                  <w:szCs w:val="20"/>
                </w:rPr>
                <w:delText>4</w:delText>
              </w:r>
            </w:del>
          </w:p>
        </w:tc>
        <w:tc>
          <w:tcPr>
            <w:tcW w:w="3418" w:type="dxa"/>
          </w:tcPr>
          <w:p w14:paraId="1B5DD9E8" w14:textId="77777777" w:rsidR="00500C98" w:rsidRPr="004D6DA6" w:rsidDel="008F7B0C" w:rsidRDefault="00500C98" w:rsidP="004D6DA6">
            <w:pPr>
              <w:cnfStyle w:val="000000100000" w:firstRow="0" w:lastRow="0" w:firstColumn="0" w:lastColumn="0" w:oddVBand="0" w:evenVBand="0" w:oddHBand="1" w:evenHBand="0" w:firstRowFirstColumn="0" w:firstRowLastColumn="0" w:lastRowFirstColumn="0" w:lastRowLastColumn="0"/>
              <w:rPr>
                <w:del w:id="3684" w:author="Mr Richard P Williams" w:date="2016-10-03T22:42:00Z"/>
                <w:rFonts w:cs="Open Sans"/>
                <w:sz w:val="20"/>
                <w:szCs w:val="20"/>
              </w:rPr>
            </w:pPr>
          </w:p>
        </w:tc>
      </w:tr>
      <w:tr w:rsidR="00500C98" w:rsidRPr="004D6DA6" w:rsidDel="008F7B0C" w14:paraId="495D0E9B" w14:textId="77777777" w:rsidTr="00190894">
        <w:trPr>
          <w:trHeight w:val="300"/>
          <w:del w:id="368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357BFEA0" w14:textId="77777777" w:rsidR="00500C98" w:rsidRPr="004D6DA6" w:rsidDel="008F7B0C" w:rsidRDefault="00500C98" w:rsidP="004D6DA6">
            <w:pPr>
              <w:spacing w:after="160" w:line="259" w:lineRule="auto"/>
              <w:rPr>
                <w:del w:id="3686" w:author="Mr Richard P Williams" w:date="2016-10-03T22:42:00Z"/>
                <w:rFonts w:cs="Open Sans"/>
                <w:sz w:val="20"/>
                <w:szCs w:val="20"/>
              </w:rPr>
            </w:pPr>
            <w:del w:id="3687" w:author="Mr Richard P Williams" w:date="2016-10-03T22:42:00Z">
              <w:r w:rsidDel="008F7B0C">
                <w:rPr>
                  <w:rFonts w:cs="Open Sans"/>
                  <w:sz w:val="20"/>
                  <w:szCs w:val="20"/>
                </w:rPr>
                <w:delText>Sellable Item</w:delText>
              </w:r>
            </w:del>
          </w:p>
        </w:tc>
        <w:tc>
          <w:tcPr>
            <w:tcW w:w="960" w:type="dxa"/>
            <w:noWrap/>
            <w:hideMark/>
          </w:tcPr>
          <w:p w14:paraId="70E4176A" w14:textId="77777777" w:rsidR="00500C98" w:rsidRPr="004D6DA6" w:rsidDel="008F7B0C" w:rsidRDefault="00500C98"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688" w:author="Mr Richard P Williams" w:date="2016-10-03T22:42:00Z"/>
                <w:rFonts w:cs="Open Sans"/>
                <w:sz w:val="20"/>
                <w:szCs w:val="20"/>
              </w:rPr>
            </w:pPr>
            <w:del w:id="3689" w:author="Mr Richard P Williams" w:date="2016-10-03T22:42:00Z">
              <w:r w:rsidRPr="004D6DA6" w:rsidDel="008F7B0C">
                <w:rPr>
                  <w:rFonts w:cs="Open Sans"/>
                  <w:sz w:val="20"/>
                  <w:szCs w:val="20"/>
                </w:rPr>
                <w:delText>nvarchar</w:delText>
              </w:r>
            </w:del>
          </w:p>
        </w:tc>
        <w:tc>
          <w:tcPr>
            <w:tcW w:w="1198" w:type="dxa"/>
            <w:noWrap/>
            <w:hideMark/>
          </w:tcPr>
          <w:p w14:paraId="79632ECC" w14:textId="77777777" w:rsidR="00500C98" w:rsidRPr="004D6DA6" w:rsidDel="008F7B0C" w:rsidRDefault="00500C98"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690" w:author="Mr Richard P Williams" w:date="2016-10-03T22:42:00Z"/>
                <w:rFonts w:cs="Open Sans"/>
                <w:sz w:val="20"/>
                <w:szCs w:val="20"/>
              </w:rPr>
            </w:pPr>
            <w:del w:id="3691" w:author="Mr Richard P Williams" w:date="2016-10-03T22:42:00Z">
              <w:r w:rsidRPr="004D6DA6" w:rsidDel="008F7B0C">
                <w:rPr>
                  <w:rFonts w:cs="Open Sans"/>
                  <w:sz w:val="20"/>
                  <w:szCs w:val="20"/>
                </w:rPr>
                <w:delText>8000</w:delText>
              </w:r>
            </w:del>
          </w:p>
        </w:tc>
        <w:tc>
          <w:tcPr>
            <w:tcW w:w="3418" w:type="dxa"/>
          </w:tcPr>
          <w:p w14:paraId="6D073A86" w14:textId="77777777" w:rsidR="00500C98" w:rsidRPr="004D6DA6" w:rsidDel="008F7B0C" w:rsidRDefault="00500C98" w:rsidP="004D6DA6">
            <w:pPr>
              <w:cnfStyle w:val="000000000000" w:firstRow="0" w:lastRow="0" w:firstColumn="0" w:lastColumn="0" w:oddVBand="0" w:evenVBand="0" w:oddHBand="0" w:evenHBand="0" w:firstRowFirstColumn="0" w:firstRowLastColumn="0" w:lastRowFirstColumn="0" w:lastRowLastColumn="0"/>
              <w:rPr>
                <w:del w:id="3692" w:author="Mr Richard P Williams" w:date="2016-10-03T22:42:00Z"/>
                <w:rFonts w:cs="Open Sans"/>
                <w:sz w:val="20"/>
                <w:szCs w:val="20"/>
              </w:rPr>
            </w:pPr>
          </w:p>
        </w:tc>
      </w:tr>
      <w:tr w:rsidR="00500C98" w:rsidRPr="004D6DA6" w:rsidDel="008F7B0C" w14:paraId="65F715E9" w14:textId="77777777" w:rsidTr="00190894">
        <w:trPr>
          <w:cnfStyle w:val="000000100000" w:firstRow="0" w:lastRow="0" w:firstColumn="0" w:lastColumn="0" w:oddVBand="0" w:evenVBand="0" w:oddHBand="1" w:evenHBand="0" w:firstRowFirstColumn="0" w:firstRowLastColumn="0" w:lastRowFirstColumn="0" w:lastRowLastColumn="0"/>
          <w:trHeight w:val="300"/>
          <w:del w:id="369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120627C1" w14:textId="77777777" w:rsidR="00500C98" w:rsidRPr="004D6DA6" w:rsidDel="008F7B0C" w:rsidRDefault="00500C98" w:rsidP="004D6DA6">
            <w:pPr>
              <w:spacing w:after="160" w:line="259" w:lineRule="auto"/>
              <w:rPr>
                <w:del w:id="3694" w:author="Mr Richard P Williams" w:date="2016-10-03T22:42:00Z"/>
                <w:rFonts w:cs="Open Sans"/>
                <w:sz w:val="20"/>
                <w:szCs w:val="20"/>
              </w:rPr>
            </w:pPr>
            <w:del w:id="3695" w:author="Mr Richard P Williams" w:date="2016-10-03T22:42:00Z">
              <w:r w:rsidRPr="004D6DA6" w:rsidDel="008F7B0C">
                <w:rPr>
                  <w:rFonts w:cs="Open Sans"/>
                  <w:sz w:val="20"/>
                  <w:szCs w:val="20"/>
                </w:rPr>
                <w:delText>OrderableItem</w:delText>
              </w:r>
            </w:del>
          </w:p>
        </w:tc>
        <w:tc>
          <w:tcPr>
            <w:tcW w:w="960" w:type="dxa"/>
            <w:noWrap/>
            <w:hideMark/>
          </w:tcPr>
          <w:p w14:paraId="112FC99E" w14:textId="77777777" w:rsidR="00500C98" w:rsidRPr="004D6DA6" w:rsidDel="008F7B0C" w:rsidRDefault="00500C98"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696" w:author="Mr Richard P Williams" w:date="2016-10-03T22:42:00Z"/>
                <w:rFonts w:cs="Open Sans"/>
                <w:sz w:val="20"/>
                <w:szCs w:val="20"/>
              </w:rPr>
            </w:pPr>
            <w:del w:id="3697" w:author="Mr Richard P Williams" w:date="2016-10-03T22:42:00Z">
              <w:r w:rsidRPr="004D6DA6" w:rsidDel="008F7B0C">
                <w:rPr>
                  <w:rFonts w:cs="Open Sans"/>
                  <w:sz w:val="20"/>
                  <w:szCs w:val="20"/>
                </w:rPr>
                <w:delText>nvarchar</w:delText>
              </w:r>
            </w:del>
          </w:p>
        </w:tc>
        <w:tc>
          <w:tcPr>
            <w:tcW w:w="1198" w:type="dxa"/>
            <w:noWrap/>
            <w:hideMark/>
          </w:tcPr>
          <w:p w14:paraId="71567635" w14:textId="77777777" w:rsidR="00500C98" w:rsidRPr="004D6DA6" w:rsidDel="008F7B0C" w:rsidRDefault="00500C98"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698" w:author="Mr Richard P Williams" w:date="2016-10-03T22:42:00Z"/>
                <w:rFonts w:cs="Open Sans"/>
                <w:sz w:val="20"/>
                <w:szCs w:val="20"/>
              </w:rPr>
            </w:pPr>
            <w:del w:id="3699" w:author="Mr Richard P Williams" w:date="2016-10-03T22:42:00Z">
              <w:r w:rsidRPr="004D6DA6" w:rsidDel="008F7B0C">
                <w:rPr>
                  <w:rFonts w:cs="Open Sans"/>
                  <w:sz w:val="20"/>
                  <w:szCs w:val="20"/>
                </w:rPr>
                <w:delText>8000</w:delText>
              </w:r>
            </w:del>
          </w:p>
        </w:tc>
        <w:tc>
          <w:tcPr>
            <w:tcW w:w="3418" w:type="dxa"/>
          </w:tcPr>
          <w:p w14:paraId="1D01B7DB" w14:textId="77777777" w:rsidR="00500C98" w:rsidRPr="004D6DA6" w:rsidDel="008F7B0C" w:rsidRDefault="00500C98" w:rsidP="004D6DA6">
            <w:pPr>
              <w:cnfStyle w:val="000000100000" w:firstRow="0" w:lastRow="0" w:firstColumn="0" w:lastColumn="0" w:oddVBand="0" w:evenVBand="0" w:oddHBand="1" w:evenHBand="0" w:firstRowFirstColumn="0" w:firstRowLastColumn="0" w:lastRowFirstColumn="0" w:lastRowLastColumn="0"/>
              <w:rPr>
                <w:del w:id="3700" w:author="Mr Richard P Williams" w:date="2016-10-03T22:42:00Z"/>
                <w:rFonts w:cs="Open Sans"/>
                <w:sz w:val="20"/>
                <w:szCs w:val="20"/>
              </w:rPr>
            </w:pPr>
          </w:p>
        </w:tc>
      </w:tr>
      <w:tr w:rsidR="00500C98" w:rsidRPr="004D6DA6" w:rsidDel="008F7B0C" w14:paraId="0ACFEA06" w14:textId="77777777" w:rsidTr="00190894">
        <w:trPr>
          <w:trHeight w:val="300"/>
          <w:del w:id="370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5310852D" w14:textId="77777777" w:rsidR="00500C98" w:rsidRPr="004D6DA6" w:rsidDel="008F7B0C" w:rsidRDefault="00500C98" w:rsidP="00500C98">
            <w:pPr>
              <w:spacing w:after="160" w:line="259" w:lineRule="auto"/>
              <w:rPr>
                <w:del w:id="3702" w:author="Mr Richard P Williams" w:date="2016-10-03T22:42:00Z"/>
                <w:rFonts w:cs="Open Sans"/>
                <w:sz w:val="20"/>
                <w:szCs w:val="20"/>
              </w:rPr>
            </w:pPr>
            <w:del w:id="3703" w:author="Mr Richard P Williams" w:date="2016-10-03T22:42:00Z">
              <w:r w:rsidRPr="004D6DA6" w:rsidDel="008F7B0C">
                <w:rPr>
                  <w:rFonts w:cs="Open Sans"/>
                  <w:sz w:val="20"/>
                  <w:szCs w:val="20"/>
                </w:rPr>
                <w:delText>MerchandisingStartDate</w:delText>
              </w:r>
            </w:del>
          </w:p>
        </w:tc>
        <w:tc>
          <w:tcPr>
            <w:tcW w:w="960" w:type="dxa"/>
            <w:noWrap/>
            <w:hideMark/>
          </w:tcPr>
          <w:p w14:paraId="3BD20104" w14:textId="77777777" w:rsidR="00500C98" w:rsidRPr="004D6DA6" w:rsidDel="008F7B0C" w:rsidRDefault="00500C98"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704" w:author="Mr Richard P Williams" w:date="2016-10-03T22:42:00Z"/>
                <w:rFonts w:cs="Open Sans"/>
                <w:sz w:val="20"/>
                <w:szCs w:val="20"/>
              </w:rPr>
            </w:pPr>
            <w:del w:id="3705" w:author="Mr Richard P Williams" w:date="2016-10-03T22:42:00Z">
              <w:r w:rsidRPr="004D6DA6" w:rsidDel="008F7B0C">
                <w:rPr>
                  <w:rFonts w:cs="Open Sans"/>
                  <w:sz w:val="20"/>
                  <w:szCs w:val="20"/>
                </w:rPr>
                <w:delText>datetime</w:delText>
              </w:r>
            </w:del>
          </w:p>
        </w:tc>
        <w:tc>
          <w:tcPr>
            <w:tcW w:w="1198" w:type="dxa"/>
            <w:noWrap/>
            <w:hideMark/>
          </w:tcPr>
          <w:p w14:paraId="027DBEFD" w14:textId="77777777" w:rsidR="00500C98" w:rsidRPr="004D6DA6" w:rsidDel="008F7B0C" w:rsidRDefault="00500C98"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706" w:author="Mr Richard P Williams" w:date="2016-10-03T22:42:00Z"/>
                <w:rFonts w:cs="Open Sans"/>
                <w:sz w:val="20"/>
                <w:szCs w:val="20"/>
              </w:rPr>
            </w:pPr>
            <w:del w:id="3707" w:author="Mr Richard P Williams" w:date="2016-10-03T22:42:00Z">
              <w:r w:rsidRPr="004D6DA6" w:rsidDel="008F7B0C">
                <w:rPr>
                  <w:rFonts w:cs="Open Sans"/>
                  <w:sz w:val="20"/>
                  <w:szCs w:val="20"/>
                </w:rPr>
                <w:delText>8</w:delText>
              </w:r>
            </w:del>
          </w:p>
        </w:tc>
        <w:tc>
          <w:tcPr>
            <w:tcW w:w="3418" w:type="dxa"/>
          </w:tcPr>
          <w:p w14:paraId="2D149CCB" w14:textId="77777777" w:rsidR="00500C98" w:rsidRPr="004D6DA6" w:rsidDel="008F7B0C" w:rsidRDefault="00500C98" w:rsidP="00500C98">
            <w:pPr>
              <w:cnfStyle w:val="000000000000" w:firstRow="0" w:lastRow="0" w:firstColumn="0" w:lastColumn="0" w:oddVBand="0" w:evenVBand="0" w:oddHBand="0" w:evenHBand="0" w:firstRowFirstColumn="0" w:firstRowLastColumn="0" w:lastRowFirstColumn="0" w:lastRowLastColumn="0"/>
              <w:rPr>
                <w:del w:id="3708" w:author="Mr Richard P Williams" w:date="2016-10-03T22:42:00Z"/>
                <w:rFonts w:cs="Open Sans"/>
                <w:sz w:val="20"/>
                <w:szCs w:val="20"/>
              </w:rPr>
            </w:pPr>
            <w:del w:id="3709" w:author="Mr Richard P Williams" w:date="2016-10-03T22:42:00Z">
              <w:r w:rsidDel="008F7B0C">
                <w:rPr>
                  <w:rFonts w:cs="Open Sans"/>
                  <w:sz w:val="20"/>
                  <w:szCs w:val="20"/>
                </w:rPr>
                <w:delText xml:space="preserve">When the Item will become authorized in the location  </w:delText>
              </w:r>
            </w:del>
          </w:p>
        </w:tc>
      </w:tr>
      <w:tr w:rsidR="00500C98" w:rsidRPr="004D6DA6" w:rsidDel="008F7B0C" w14:paraId="41C6A59A" w14:textId="77777777" w:rsidTr="00190894">
        <w:trPr>
          <w:cnfStyle w:val="000000100000" w:firstRow="0" w:lastRow="0" w:firstColumn="0" w:lastColumn="0" w:oddVBand="0" w:evenVBand="0" w:oddHBand="1" w:evenHBand="0" w:firstRowFirstColumn="0" w:firstRowLastColumn="0" w:lastRowFirstColumn="0" w:lastRowLastColumn="0"/>
          <w:trHeight w:val="300"/>
          <w:del w:id="371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65519D3A" w14:textId="77777777" w:rsidR="00500C98" w:rsidRPr="004D6DA6" w:rsidDel="008F7B0C" w:rsidRDefault="00500C98" w:rsidP="004D6DA6">
            <w:pPr>
              <w:spacing w:after="160" w:line="259" w:lineRule="auto"/>
              <w:rPr>
                <w:del w:id="3711" w:author="Mr Richard P Williams" w:date="2016-10-03T22:42:00Z"/>
                <w:rFonts w:cs="Open Sans"/>
                <w:sz w:val="20"/>
                <w:szCs w:val="20"/>
              </w:rPr>
            </w:pPr>
            <w:del w:id="3712" w:author="Mr Richard P Williams" w:date="2016-10-03T22:42:00Z">
              <w:r w:rsidRPr="004D6DA6" w:rsidDel="008F7B0C">
                <w:rPr>
                  <w:rFonts w:cs="Open Sans"/>
                  <w:sz w:val="20"/>
                  <w:szCs w:val="20"/>
                </w:rPr>
                <w:delText>MerchandisingEndDateTime</w:delText>
              </w:r>
            </w:del>
          </w:p>
        </w:tc>
        <w:tc>
          <w:tcPr>
            <w:tcW w:w="960" w:type="dxa"/>
            <w:noWrap/>
            <w:hideMark/>
          </w:tcPr>
          <w:p w14:paraId="0709AAFE" w14:textId="77777777" w:rsidR="00500C98" w:rsidRPr="004D6DA6" w:rsidDel="008F7B0C" w:rsidRDefault="00500C98"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713" w:author="Mr Richard P Williams" w:date="2016-10-03T22:42:00Z"/>
                <w:rFonts w:cs="Open Sans"/>
                <w:sz w:val="20"/>
                <w:szCs w:val="20"/>
              </w:rPr>
            </w:pPr>
            <w:del w:id="3714" w:author="Mr Richard P Williams" w:date="2016-10-03T22:42:00Z">
              <w:r w:rsidRPr="004D6DA6" w:rsidDel="008F7B0C">
                <w:rPr>
                  <w:rFonts w:cs="Open Sans"/>
                  <w:sz w:val="20"/>
                  <w:szCs w:val="20"/>
                </w:rPr>
                <w:delText>datetime</w:delText>
              </w:r>
            </w:del>
          </w:p>
        </w:tc>
        <w:tc>
          <w:tcPr>
            <w:tcW w:w="1198" w:type="dxa"/>
            <w:noWrap/>
            <w:hideMark/>
          </w:tcPr>
          <w:p w14:paraId="18F17B7D" w14:textId="77777777" w:rsidR="00500C98" w:rsidRPr="004D6DA6" w:rsidDel="008F7B0C" w:rsidRDefault="00500C98"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715" w:author="Mr Richard P Williams" w:date="2016-10-03T22:42:00Z"/>
                <w:rFonts w:cs="Open Sans"/>
                <w:sz w:val="20"/>
                <w:szCs w:val="20"/>
              </w:rPr>
            </w:pPr>
            <w:del w:id="3716" w:author="Mr Richard P Williams" w:date="2016-10-03T22:42:00Z">
              <w:r w:rsidRPr="004D6DA6" w:rsidDel="008F7B0C">
                <w:rPr>
                  <w:rFonts w:cs="Open Sans"/>
                  <w:sz w:val="20"/>
                  <w:szCs w:val="20"/>
                </w:rPr>
                <w:delText>8</w:delText>
              </w:r>
            </w:del>
          </w:p>
        </w:tc>
        <w:tc>
          <w:tcPr>
            <w:tcW w:w="3418" w:type="dxa"/>
          </w:tcPr>
          <w:p w14:paraId="031B1A25" w14:textId="77777777" w:rsidR="00500C98" w:rsidRPr="004D6DA6" w:rsidDel="008F7B0C" w:rsidRDefault="00500C98" w:rsidP="004D6DA6">
            <w:pPr>
              <w:cnfStyle w:val="000000100000" w:firstRow="0" w:lastRow="0" w:firstColumn="0" w:lastColumn="0" w:oddVBand="0" w:evenVBand="0" w:oddHBand="1" w:evenHBand="0" w:firstRowFirstColumn="0" w:firstRowLastColumn="0" w:lastRowFirstColumn="0" w:lastRowLastColumn="0"/>
              <w:rPr>
                <w:del w:id="3717" w:author="Mr Richard P Williams" w:date="2016-10-03T22:42:00Z"/>
                <w:rFonts w:cs="Open Sans"/>
                <w:sz w:val="20"/>
                <w:szCs w:val="20"/>
              </w:rPr>
            </w:pPr>
            <w:del w:id="3718" w:author="Mr Richard P Williams" w:date="2016-10-03T22:42:00Z">
              <w:r w:rsidDel="008F7B0C">
                <w:rPr>
                  <w:rFonts w:cs="Open Sans"/>
                  <w:sz w:val="20"/>
                  <w:szCs w:val="20"/>
                </w:rPr>
                <w:delText>When the Item will become deactivated in the location</w:delText>
              </w:r>
            </w:del>
          </w:p>
        </w:tc>
      </w:tr>
      <w:tr w:rsidR="00500C98" w:rsidRPr="004D6DA6" w:rsidDel="008F7B0C" w14:paraId="456D73D5" w14:textId="77777777" w:rsidTr="00190894">
        <w:trPr>
          <w:trHeight w:val="300"/>
          <w:del w:id="371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7CCBEC92" w14:textId="77777777" w:rsidR="00500C98" w:rsidRPr="004D6DA6" w:rsidDel="008F7B0C" w:rsidRDefault="00500C98" w:rsidP="004D6DA6">
            <w:pPr>
              <w:spacing w:after="160" w:line="259" w:lineRule="auto"/>
              <w:rPr>
                <w:del w:id="3720" w:author="Mr Richard P Williams" w:date="2016-10-03T22:42:00Z"/>
                <w:rFonts w:cs="Open Sans"/>
                <w:sz w:val="20"/>
                <w:szCs w:val="20"/>
              </w:rPr>
            </w:pPr>
            <w:del w:id="3721" w:author="Mr Richard P Williams" w:date="2016-10-03T22:42:00Z">
              <w:r w:rsidRPr="004D6DA6" w:rsidDel="008F7B0C">
                <w:rPr>
                  <w:rFonts w:cs="Open Sans"/>
                  <w:sz w:val="20"/>
                  <w:szCs w:val="20"/>
                </w:rPr>
                <w:delText>OrderStartDateTime</w:delText>
              </w:r>
            </w:del>
          </w:p>
        </w:tc>
        <w:tc>
          <w:tcPr>
            <w:tcW w:w="960" w:type="dxa"/>
            <w:noWrap/>
            <w:hideMark/>
          </w:tcPr>
          <w:p w14:paraId="363F95E6" w14:textId="77777777" w:rsidR="00500C98" w:rsidRPr="004D6DA6" w:rsidDel="008F7B0C" w:rsidRDefault="00500C98"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722" w:author="Mr Richard P Williams" w:date="2016-10-03T22:42:00Z"/>
                <w:rFonts w:cs="Open Sans"/>
                <w:sz w:val="20"/>
                <w:szCs w:val="20"/>
              </w:rPr>
            </w:pPr>
            <w:del w:id="3723" w:author="Mr Richard P Williams" w:date="2016-10-03T22:42:00Z">
              <w:r w:rsidRPr="004D6DA6" w:rsidDel="008F7B0C">
                <w:rPr>
                  <w:rFonts w:cs="Open Sans"/>
                  <w:sz w:val="20"/>
                  <w:szCs w:val="20"/>
                </w:rPr>
                <w:delText>datetime</w:delText>
              </w:r>
            </w:del>
          </w:p>
        </w:tc>
        <w:tc>
          <w:tcPr>
            <w:tcW w:w="1198" w:type="dxa"/>
            <w:noWrap/>
            <w:hideMark/>
          </w:tcPr>
          <w:p w14:paraId="406671F2" w14:textId="77777777" w:rsidR="00500C98" w:rsidRPr="004D6DA6" w:rsidDel="008F7B0C" w:rsidRDefault="00500C98"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724" w:author="Mr Richard P Williams" w:date="2016-10-03T22:42:00Z"/>
                <w:rFonts w:cs="Open Sans"/>
                <w:sz w:val="20"/>
                <w:szCs w:val="20"/>
              </w:rPr>
            </w:pPr>
            <w:del w:id="3725" w:author="Mr Richard P Williams" w:date="2016-10-03T22:42:00Z">
              <w:r w:rsidRPr="004D6DA6" w:rsidDel="008F7B0C">
                <w:rPr>
                  <w:rFonts w:cs="Open Sans"/>
                  <w:sz w:val="20"/>
                  <w:szCs w:val="20"/>
                </w:rPr>
                <w:delText>8</w:delText>
              </w:r>
            </w:del>
          </w:p>
        </w:tc>
        <w:tc>
          <w:tcPr>
            <w:tcW w:w="3418" w:type="dxa"/>
          </w:tcPr>
          <w:p w14:paraId="352E1F24" w14:textId="77777777" w:rsidR="00500C98" w:rsidRPr="004D6DA6" w:rsidDel="008F7B0C" w:rsidRDefault="00500C98" w:rsidP="00500C98">
            <w:pPr>
              <w:cnfStyle w:val="000000000000" w:firstRow="0" w:lastRow="0" w:firstColumn="0" w:lastColumn="0" w:oddVBand="0" w:evenVBand="0" w:oddHBand="0" w:evenHBand="0" w:firstRowFirstColumn="0" w:firstRowLastColumn="0" w:lastRowFirstColumn="0" w:lastRowLastColumn="0"/>
              <w:rPr>
                <w:del w:id="3726" w:author="Mr Richard P Williams" w:date="2016-10-03T22:42:00Z"/>
                <w:rFonts w:cs="Open Sans"/>
                <w:sz w:val="20"/>
                <w:szCs w:val="20"/>
              </w:rPr>
            </w:pPr>
            <w:del w:id="3727" w:author="Mr Richard P Williams" w:date="2016-10-03T22:42:00Z">
              <w:r w:rsidDel="008F7B0C">
                <w:rPr>
                  <w:rFonts w:cs="Open Sans"/>
                  <w:sz w:val="20"/>
                  <w:szCs w:val="20"/>
                </w:rPr>
                <w:delText xml:space="preserve">When the Item becomes orderable for the given location; usually x number of days before the </w:delText>
              </w:r>
              <w:r w:rsidRPr="004D6DA6" w:rsidDel="008F7B0C">
                <w:rPr>
                  <w:rFonts w:cs="Open Sans"/>
                  <w:sz w:val="20"/>
                  <w:szCs w:val="20"/>
                </w:rPr>
                <w:delText>MerchandisingStartDate</w:delText>
              </w:r>
            </w:del>
          </w:p>
        </w:tc>
      </w:tr>
      <w:tr w:rsidR="00500C98" w:rsidRPr="004D6DA6" w:rsidDel="008F7B0C" w14:paraId="5CC6AD3A" w14:textId="77777777" w:rsidTr="00190894">
        <w:trPr>
          <w:cnfStyle w:val="000000100000" w:firstRow="0" w:lastRow="0" w:firstColumn="0" w:lastColumn="0" w:oddVBand="0" w:evenVBand="0" w:oddHBand="1" w:evenHBand="0" w:firstRowFirstColumn="0" w:firstRowLastColumn="0" w:lastRowFirstColumn="0" w:lastRowLastColumn="0"/>
          <w:trHeight w:val="300"/>
          <w:del w:id="372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13017E5C" w14:textId="77777777" w:rsidR="00500C98" w:rsidRPr="004D6DA6" w:rsidDel="008F7B0C" w:rsidRDefault="00500C98" w:rsidP="004D6DA6">
            <w:pPr>
              <w:spacing w:after="160" w:line="259" w:lineRule="auto"/>
              <w:rPr>
                <w:del w:id="3729" w:author="Mr Richard P Williams" w:date="2016-10-03T22:42:00Z"/>
                <w:rFonts w:cs="Open Sans"/>
                <w:sz w:val="20"/>
                <w:szCs w:val="20"/>
              </w:rPr>
            </w:pPr>
            <w:del w:id="3730" w:author="Mr Richard P Williams" w:date="2016-10-03T22:42:00Z">
              <w:r w:rsidRPr="004D6DA6" w:rsidDel="008F7B0C">
                <w:rPr>
                  <w:rFonts w:cs="Open Sans"/>
                  <w:sz w:val="20"/>
                  <w:szCs w:val="20"/>
                </w:rPr>
                <w:delText>OrderEndDateTime</w:delText>
              </w:r>
            </w:del>
          </w:p>
        </w:tc>
        <w:tc>
          <w:tcPr>
            <w:tcW w:w="960" w:type="dxa"/>
            <w:noWrap/>
            <w:hideMark/>
          </w:tcPr>
          <w:p w14:paraId="3B5949F1" w14:textId="77777777" w:rsidR="00500C98" w:rsidRPr="004D6DA6" w:rsidDel="008F7B0C" w:rsidRDefault="00500C98"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731" w:author="Mr Richard P Williams" w:date="2016-10-03T22:42:00Z"/>
                <w:rFonts w:cs="Open Sans"/>
                <w:sz w:val="20"/>
                <w:szCs w:val="20"/>
              </w:rPr>
            </w:pPr>
            <w:del w:id="3732" w:author="Mr Richard P Williams" w:date="2016-10-03T22:42:00Z">
              <w:r w:rsidRPr="004D6DA6" w:rsidDel="008F7B0C">
                <w:rPr>
                  <w:rFonts w:cs="Open Sans"/>
                  <w:sz w:val="20"/>
                  <w:szCs w:val="20"/>
                </w:rPr>
                <w:delText>datetime</w:delText>
              </w:r>
            </w:del>
          </w:p>
        </w:tc>
        <w:tc>
          <w:tcPr>
            <w:tcW w:w="1198" w:type="dxa"/>
            <w:noWrap/>
            <w:hideMark/>
          </w:tcPr>
          <w:p w14:paraId="6B767711" w14:textId="77777777" w:rsidR="00500C98" w:rsidRPr="004D6DA6" w:rsidDel="008F7B0C" w:rsidRDefault="00500C98"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733" w:author="Mr Richard P Williams" w:date="2016-10-03T22:42:00Z"/>
                <w:rFonts w:cs="Open Sans"/>
                <w:sz w:val="20"/>
                <w:szCs w:val="20"/>
              </w:rPr>
            </w:pPr>
            <w:del w:id="3734" w:author="Mr Richard P Williams" w:date="2016-10-03T22:42:00Z">
              <w:r w:rsidRPr="004D6DA6" w:rsidDel="008F7B0C">
                <w:rPr>
                  <w:rFonts w:cs="Open Sans"/>
                  <w:sz w:val="20"/>
                  <w:szCs w:val="20"/>
                </w:rPr>
                <w:delText>8</w:delText>
              </w:r>
            </w:del>
          </w:p>
        </w:tc>
        <w:tc>
          <w:tcPr>
            <w:tcW w:w="3418" w:type="dxa"/>
          </w:tcPr>
          <w:p w14:paraId="3AC2C32F" w14:textId="77777777" w:rsidR="00500C98" w:rsidRPr="004D6DA6" w:rsidDel="008F7B0C" w:rsidRDefault="00500C98" w:rsidP="00500C98">
            <w:pPr>
              <w:cnfStyle w:val="000000100000" w:firstRow="0" w:lastRow="0" w:firstColumn="0" w:lastColumn="0" w:oddVBand="0" w:evenVBand="0" w:oddHBand="1" w:evenHBand="0" w:firstRowFirstColumn="0" w:firstRowLastColumn="0" w:lastRowFirstColumn="0" w:lastRowLastColumn="0"/>
              <w:rPr>
                <w:del w:id="3735" w:author="Mr Richard P Williams" w:date="2016-10-03T22:42:00Z"/>
                <w:rFonts w:cs="Open Sans"/>
                <w:sz w:val="20"/>
                <w:szCs w:val="20"/>
              </w:rPr>
            </w:pPr>
            <w:del w:id="3736" w:author="Mr Richard P Williams" w:date="2016-10-03T22:42:00Z">
              <w:r w:rsidDel="008F7B0C">
                <w:rPr>
                  <w:rFonts w:cs="Open Sans"/>
                  <w:sz w:val="20"/>
                  <w:szCs w:val="20"/>
                </w:rPr>
                <w:delText>When does the item become unorderable for the location</w:delText>
              </w:r>
            </w:del>
          </w:p>
        </w:tc>
      </w:tr>
      <w:tr w:rsidR="00500C98" w:rsidRPr="004D6DA6" w:rsidDel="008F7B0C" w14:paraId="68188AF9" w14:textId="77777777" w:rsidTr="00190894">
        <w:trPr>
          <w:trHeight w:val="300"/>
          <w:del w:id="373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4CF06B07" w14:textId="77777777" w:rsidR="00500C98" w:rsidRPr="004D6DA6" w:rsidDel="008F7B0C" w:rsidRDefault="00500C98" w:rsidP="004D6DA6">
            <w:pPr>
              <w:spacing w:after="160" w:line="259" w:lineRule="auto"/>
              <w:rPr>
                <w:del w:id="3738" w:author="Mr Richard P Williams" w:date="2016-10-03T22:42:00Z"/>
                <w:rFonts w:cs="Open Sans"/>
                <w:sz w:val="20"/>
                <w:szCs w:val="20"/>
              </w:rPr>
            </w:pPr>
            <w:del w:id="3739" w:author="Mr Richard P Williams" w:date="2016-10-03T22:42:00Z">
              <w:r w:rsidRPr="004D6DA6" w:rsidDel="008F7B0C">
                <w:rPr>
                  <w:rFonts w:cs="Open Sans"/>
                  <w:sz w:val="20"/>
                  <w:szCs w:val="20"/>
                </w:rPr>
                <w:delText>ShelfCapacity</w:delText>
              </w:r>
            </w:del>
          </w:p>
        </w:tc>
        <w:tc>
          <w:tcPr>
            <w:tcW w:w="960" w:type="dxa"/>
            <w:noWrap/>
            <w:hideMark/>
          </w:tcPr>
          <w:p w14:paraId="3E46C708" w14:textId="77777777" w:rsidR="00500C98" w:rsidRPr="004D6DA6" w:rsidDel="008F7B0C" w:rsidRDefault="00500C98"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740" w:author="Mr Richard P Williams" w:date="2016-10-03T22:42:00Z"/>
                <w:rFonts w:cs="Open Sans"/>
                <w:sz w:val="20"/>
                <w:szCs w:val="20"/>
              </w:rPr>
            </w:pPr>
            <w:del w:id="3741" w:author="Mr Richard P Williams" w:date="2016-10-03T22:42:00Z">
              <w:r w:rsidRPr="004D6DA6" w:rsidDel="008F7B0C">
                <w:rPr>
                  <w:rFonts w:cs="Open Sans"/>
                  <w:sz w:val="20"/>
                  <w:szCs w:val="20"/>
                </w:rPr>
                <w:delText>int</w:delText>
              </w:r>
            </w:del>
          </w:p>
        </w:tc>
        <w:tc>
          <w:tcPr>
            <w:tcW w:w="1198" w:type="dxa"/>
            <w:noWrap/>
            <w:hideMark/>
          </w:tcPr>
          <w:p w14:paraId="3C4E4F6E" w14:textId="77777777" w:rsidR="00500C98" w:rsidRPr="004D6DA6" w:rsidDel="008F7B0C" w:rsidRDefault="00500C98"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742" w:author="Mr Richard P Williams" w:date="2016-10-03T22:42:00Z"/>
                <w:rFonts w:cs="Open Sans"/>
                <w:sz w:val="20"/>
                <w:szCs w:val="20"/>
              </w:rPr>
            </w:pPr>
            <w:del w:id="3743" w:author="Mr Richard P Williams" w:date="2016-10-03T22:42:00Z">
              <w:r w:rsidRPr="004D6DA6" w:rsidDel="008F7B0C">
                <w:rPr>
                  <w:rFonts w:cs="Open Sans"/>
                  <w:sz w:val="20"/>
                  <w:szCs w:val="20"/>
                </w:rPr>
                <w:delText>4</w:delText>
              </w:r>
            </w:del>
          </w:p>
        </w:tc>
        <w:tc>
          <w:tcPr>
            <w:tcW w:w="3418" w:type="dxa"/>
          </w:tcPr>
          <w:p w14:paraId="2349FA6A" w14:textId="77777777" w:rsidR="00500C98" w:rsidRPr="004D6DA6" w:rsidDel="008F7B0C" w:rsidRDefault="00500C98" w:rsidP="004D6DA6">
            <w:pPr>
              <w:cnfStyle w:val="000000000000" w:firstRow="0" w:lastRow="0" w:firstColumn="0" w:lastColumn="0" w:oddVBand="0" w:evenVBand="0" w:oddHBand="0" w:evenHBand="0" w:firstRowFirstColumn="0" w:firstRowLastColumn="0" w:lastRowFirstColumn="0" w:lastRowLastColumn="0"/>
              <w:rPr>
                <w:del w:id="3744" w:author="Mr Richard P Williams" w:date="2016-10-03T22:42:00Z"/>
                <w:rFonts w:cs="Open Sans"/>
                <w:sz w:val="20"/>
                <w:szCs w:val="20"/>
              </w:rPr>
            </w:pPr>
            <w:del w:id="3745" w:author="Mr Richard P Williams" w:date="2016-10-03T22:42:00Z">
              <w:r w:rsidDel="008F7B0C">
                <w:rPr>
                  <w:rFonts w:cs="Open Sans"/>
                  <w:sz w:val="20"/>
                  <w:szCs w:val="20"/>
                </w:rPr>
                <w:delText>The maximum number units available at the location</w:delText>
              </w:r>
            </w:del>
          </w:p>
        </w:tc>
      </w:tr>
      <w:tr w:rsidR="00500C98" w:rsidRPr="004D6DA6" w:rsidDel="008F7B0C" w14:paraId="642556C2" w14:textId="77777777" w:rsidTr="00190894">
        <w:trPr>
          <w:cnfStyle w:val="000000100000" w:firstRow="0" w:lastRow="0" w:firstColumn="0" w:lastColumn="0" w:oddVBand="0" w:evenVBand="0" w:oddHBand="1" w:evenHBand="0" w:firstRowFirstColumn="0" w:firstRowLastColumn="0" w:lastRowFirstColumn="0" w:lastRowLastColumn="0"/>
          <w:trHeight w:val="300"/>
          <w:del w:id="374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tcPr>
          <w:p w14:paraId="109863D4" w14:textId="77777777" w:rsidR="00500C98" w:rsidRPr="004D6DA6" w:rsidDel="008F7B0C" w:rsidRDefault="00500C98" w:rsidP="004D6DA6">
            <w:pPr>
              <w:rPr>
                <w:del w:id="3747" w:author="Mr Richard P Williams" w:date="2016-10-03T22:42:00Z"/>
                <w:rFonts w:cs="Open Sans"/>
                <w:sz w:val="20"/>
                <w:szCs w:val="20"/>
              </w:rPr>
            </w:pPr>
            <w:del w:id="3748" w:author="Mr Richard P Williams" w:date="2016-10-03T22:42:00Z">
              <w:r w:rsidDel="008F7B0C">
                <w:rPr>
                  <w:rFonts w:cs="Open Sans"/>
                  <w:sz w:val="20"/>
                  <w:szCs w:val="20"/>
                </w:rPr>
                <w:delText>MinimumOrderQuantity</w:delText>
              </w:r>
            </w:del>
          </w:p>
        </w:tc>
        <w:tc>
          <w:tcPr>
            <w:tcW w:w="960" w:type="dxa"/>
            <w:noWrap/>
          </w:tcPr>
          <w:p w14:paraId="413A68AC" w14:textId="77777777" w:rsidR="00500C98" w:rsidRPr="004D6DA6" w:rsidDel="008F7B0C" w:rsidRDefault="00500C98" w:rsidP="004D6DA6">
            <w:pPr>
              <w:cnfStyle w:val="000000100000" w:firstRow="0" w:lastRow="0" w:firstColumn="0" w:lastColumn="0" w:oddVBand="0" w:evenVBand="0" w:oddHBand="1" w:evenHBand="0" w:firstRowFirstColumn="0" w:firstRowLastColumn="0" w:lastRowFirstColumn="0" w:lastRowLastColumn="0"/>
              <w:rPr>
                <w:del w:id="3749" w:author="Mr Richard P Williams" w:date="2016-10-03T22:42:00Z"/>
                <w:rFonts w:cs="Open Sans"/>
                <w:sz w:val="20"/>
                <w:szCs w:val="20"/>
              </w:rPr>
            </w:pPr>
            <w:del w:id="3750" w:author="Mr Richard P Williams" w:date="2016-10-03T22:42:00Z">
              <w:r w:rsidDel="008F7B0C">
                <w:rPr>
                  <w:rFonts w:cs="Open Sans"/>
                  <w:sz w:val="20"/>
                  <w:szCs w:val="20"/>
                </w:rPr>
                <w:delText>int</w:delText>
              </w:r>
            </w:del>
          </w:p>
        </w:tc>
        <w:tc>
          <w:tcPr>
            <w:tcW w:w="1198" w:type="dxa"/>
            <w:noWrap/>
          </w:tcPr>
          <w:p w14:paraId="78CE7236" w14:textId="77777777" w:rsidR="00500C98" w:rsidRPr="004D6DA6" w:rsidDel="008F7B0C" w:rsidRDefault="00500C98" w:rsidP="004D6DA6">
            <w:pPr>
              <w:cnfStyle w:val="000000100000" w:firstRow="0" w:lastRow="0" w:firstColumn="0" w:lastColumn="0" w:oddVBand="0" w:evenVBand="0" w:oddHBand="1" w:evenHBand="0" w:firstRowFirstColumn="0" w:firstRowLastColumn="0" w:lastRowFirstColumn="0" w:lastRowLastColumn="0"/>
              <w:rPr>
                <w:del w:id="3751" w:author="Mr Richard P Williams" w:date="2016-10-03T22:42:00Z"/>
                <w:rFonts w:cs="Open Sans"/>
                <w:sz w:val="20"/>
                <w:szCs w:val="20"/>
              </w:rPr>
            </w:pPr>
            <w:del w:id="3752" w:author="Mr Richard P Williams" w:date="2016-10-03T22:42:00Z">
              <w:r w:rsidDel="008F7B0C">
                <w:rPr>
                  <w:rFonts w:cs="Open Sans"/>
                  <w:sz w:val="20"/>
                  <w:szCs w:val="20"/>
                </w:rPr>
                <w:delText>4</w:delText>
              </w:r>
            </w:del>
          </w:p>
        </w:tc>
        <w:tc>
          <w:tcPr>
            <w:tcW w:w="3418" w:type="dxa"/>
          </w:tcPr>
          <w:p w14:paraId="230078C1" w14:textId="77777777" w:rsidR="00500C98" w:rsidDel="008F7B0C" w:rsidRDefault="00500C98" w:rsidP="004D6DA6">
            <w:pPr>
              <w:cnfStyle w:val="000000100000" w:firstRow="0" w:lastRow="0" w:firstColumn="0" w:lastColumn="0" w:oddVBand="0" w:evenVBand="0" w:oddHBand="1" w:evenHBand="0" w:firstRowFirstColumn="0" w:firstRowLastColumn="0" w:lastRowFirstColumn="0" w:lastRowLastColumn="0"/>
              <w:rPr>
                <w:del w:id="3753" w:author="Mr Richard P Williams" w:date="2016-10-03T22:42:00Z"/>
                <w:rFonts w:cs="Open Sans"/>
                <w:sz w:val="20"/>
                <w:szCs w:val="20"/>
              </w:rPr>
            </w:pPr>
            <w:del w:id="3754" w:author="Mr Richard P Williams" w:date="2016-10-03T22:42:00Z">
              <w:r w:rsidDel="008F7B0C">
                <w:rPr>
                  <w:rFonts w:cs="Open Sans"/>
                  <w:sz w:val="20"/>
                  <w:szCs w:val="20"/>
                </w:rPr>
                <w:delText>Number of Units before the Item is auto ordered.</w:delText>
              </w:r>
            </w:del>
          </w:p>
        </w:tc>
      </w:tr>
      <w:tr w:rsidR="00500C98" w:rsidRPr="004D6DA6" w:rsidDel="008F7B0C" w14:paraId="2E7208E1" w14:textId="77777777" w:rsidTr="00190894">
        <w:trPr>
          <w:trHeight w:val="300"/>
          <w:del w:id="375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hideMark/>
          </w:tcPr>
          <w:p w14:paraId="077E37BB" w14:textId="77777777" w:rsidR="00500C98" w:rsidRPr="004D6DA6" w:rsidDel="008F7B0C" w:rsidRDefault="00500C98" w:rsidP="004D6DA6">
            <w:pPr>
              <w:spacing w:after="160" w:line="259" w:lineRule="auto"/>
              <w:rPr>
                <w:del w:id="3756" w:author="Mr Richard P Williams" w:date="2016-10-03T22:42:00Z"/>
                <w:rFonts w:cs="Open Sans"/>
                <w:sz w:val="20"/>
                <w:szCs w:val="20"/>
              </w:rPr>
            </w:pPr>
            <w:del w:id="3757" w:author="Mr Richard P Williams" w:date="2016-10-03T22:42:00Z">
              <w:r w:rsidRPr="004D6DA6" w:rsidDel="008F7B0C">
                <w:rPr>
                  <w:rFonts w:cs="Open Sans"/>
                  <w:sz w:val="20"/>
                  <w:szCs w:val="20"/>
                </w:rPr>
                <w:delText>MasterProductID</w:delText>
              </w:r>
            </w:del>
          </w:p>
        </w:tc>
        <w:tc>
          <w:tcPr>
            <w:tcW w:w="960" w:type="dxa"/>
            <w:noWrap/>
            <w:hideMark/>
          </w:tcPr>
          <w:p w14:paraId="102CBFF4" w14:textId="77777777" w:rsidR="00500C98" w:rsidRPr="004D6DA6" w:rsidDel="008F7B0C" w:rsidRDefault="00500C98"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758" w:author="Mr Richard P Williams" w:date="2016-10-03T22:42:00Z"/>
                <w:rFonts w:cs="Open Sans"/>
                <w:sz w:val="20"/>
                <w:szCs w:val="20"/>
              </w:rPr>
            </w:pPr>
            <w:del w:id="3759" w:author="Mr Richard P Williams" w:date="2016-10-03T22:42:00Z">
              <w:r w:rsidRPr="004D6DA6" w:rsidDel="008F7B0C">
                <w:rPr>
                  <w:rFonts w:cs="Open Sans"/>
                  <w:sz w:val="20"/>
                  <w:szCs w:val="20"/>
                </w:rPr>
                <w:delText>nvarchar</w:delText>
              </w:r>
            </w:del>
          </w:p>
        </w:tc>
        <w:tc>
          <w:tcPr>
            <w:tcW w:w="1198" w:type="dxa"/>
            <w:noWrap/>
            <w:hideMark/>
          </w:tcPr>
          <w:p w14:paraId="1FCC9DE7" w14:textId="77777777" w:rsidR="00500C98" w:rsidRPr="004D6DA6" w:rsidDel="008F7B0C" w:rsidRDefault="00500C98"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760" w:author="Mr Richard P Williams" w:date="2016-10-03T22:42:00Z"/>
                <w:rFonts w:cs="Open Sans"/>
                <w:sz w:val="20"/>
                <w:szCs w:val="20"/>
              </w:rPr>
            </w:pPr>
            <w:del w:id="3761" w:author="Mr Richard P Williams" w:date="2016-10-03T22:42:00Z">
              <w:r w:rsidRPr="004D6DA6" w:rsidDel="008F7B0C">
                <w:rPr>
                  <w:rFonts w:cs="Open Sans"/>
                  <w:sz w:val="20"/>
                  <w:szCs w:val="20"/>
                </w:rPr>
                <w:delText>8000</w:delText>
              </w:r>
            </w:del>
          </w:p>
        </w:tc>
        <w:tc>
          <w:tcPr>
            <w:tcW w:w="3418" w:type="dxa"/>
          </w:tcPr>
          <w:p w14:paraId="07D26B7B" w14:textId="77777777" w:rsidR="00500C98" w:rsidRPr="004D6DA6" w:rsidDel="008F7B0C" w:rsidRDefault="00500C98" w:rsidP="004D6DA6">
            <w:pPr>
              <w:cnfStyle w:val="000000000000" w:firstRow="0" w:lastRow="0" w:firstColumn="0" w:lastColumn="0" w:oddVBand="0" w:evenVBand="0" w:oddHBand="0" w:evenHBand="0" w:firstRowFirstColumn="0" w:firstRowLastColumn="0" w:lastRowFirstColumn="0" w:lastRowLastColumn="0"/>
              <w:rPr>
                <w:del w:id="3762" w:author="Mr Richard P Williams" w:date="2016-10-03T22:42:00Z"/>
                <w:rFonts w:cs="Open Sans"/>
                <w:sz w:val="20"/>
                <w:szCs w:val="20"/>
              </w:rPr>
            </w:pPr>
          </w:p>
        </w:tc>
      </w:tr>
      <w:tr w:rsidR="0028048D" w:rsidRPr="004D6DA6" w:rsidDel="008F7B0C" w14:paraId="69C41AD2" w14:textId="77777777" w:rsidTr="00190894">
        <w:trPr>
          <w:cnfStyle w:val="000000100000" w:firstRow="0" w:lastRow="0" w:firstColumn="0" w:lastColumn="0" w:oddVBand="0" w:evenVBand="0" w:oddHBand="1" w:evenHBand="0" w:firstRowFirstColumn="0" w:firstRowLastColumn="0" w:lastRowFirstColumn="0" w:lastRowLastColumn="0"/>
          <w:trHeight w:val="300"/>
          <w:del w:id="376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601" w:type="dxa"/>
            <w:noWrap/>
          </w:tcPr>
          <w:p w14:paraId="67CB663E" w14:textId="77777777" w:rsidR="0028048D" w:rsidRPr="004D6DA6" w:rsidDel="008F7B0C" w:rsidRDefault="0028048D" w:rsidP="004D6DA6">
            <w:pPr>
              <w:rPr>
                <w:del w:id="3764" w:author="Mr Richard P Williams" w:date="2016-10-03T22:42:00Z"/>
                <w:rFonts w:cs="Open Sans"/>
                <w:sz w:val="20"/>
                <w:szCs w:val="20"/>
              </w:rPr>
            </w:pPr>
            <w:del w:id="3765" w:author="Mr Richard P Williams" w:date="2016-10-03T22:42:00Z">
              <w:r w:rsidDel="008F7B0C">
                <w:rPr>
                  <w:rFonts w:cs="Open Sans"/>
                  <w:sz w:val="20"/>
                  <w:szCs w:val="20"/>
                </w:rPr>
                <w:delText>IsSBT</w:delText>
              </w:r>
            </w:del>
          </w:p>
        </w:tc>
        <w:tc>
          <w:tcPr>
            <w:tcW w:w="960" w:type="dxa"/>
            <w:noWrap/>
          </w:tcPr>
          <w:p w14:paraId="011E55CF" w14:textId="77777777" w:rsidR="0028048D" w:rsidRPr="004D6DA6" w:rsidDel="008F7B0C" w:rsidRDefault="0028048D" w:rsidP="004D6DA6">
            <w:pPr>
              <w:cnfStyle w:val="000000100000" w:firstRow="0" w:lastRow="0" w:firstColumn="0" w:lastColumn="0" w:oddVBand="0" w:evenVBand="0" w:oddHBand="1" w:evenHBand="0" w:firstRowFirstColumn="0" w:firstRowLastColumn="0" w:lastRowFirstColumn="0" w:lastRowLastColumn="0"/>
              <w:rPr>
                <w:del w:id="3766" w:author="Mr Richard P Williams" w:date="2016-10-03T22:42:00Z"/>
                <w:rFonts w:cs="Open Sans"/>
                <w:sz w:val="20"/>
                <w:szCs w:val="20"/>
              </w:rPr>
            </w:pPr>
          </w:p>
        </w:tc>
        <w:tc>
          <w:tcPr>
            <w:tcW w:w="1198" w:type="dxa"/>
            <w:noWrap/>
          </w:tcPr>
          <w:p w14:paraId="03CE8E4A" w14:textId="77777777" w:rsidR="0028048D" w:rsidRPr="004D6DA6" w:rsidDel="008F7B0C" w:rsidRDefault="0028048D" w:rsidP="004D6DA6">
            <w:pPr>
              <w:cnfStyle w:val="000000100000" w:firstRow="0" w:lastRow="0" w:firstColumn="0" w:lastColumn="0" w:oddVBand="0" w:evenVBand="0" w:oddHBand="1" w:evenHBand="0" w:firstRowFirstColumn="0" w:firstRowLastColumn="0" w:lastRowFirstColumn="0" w:lastRowLastColumn="0"/>
              <w:rPr>
                <w:del w:id="3767" w:author="Mr Richard P Williams" w:date="2016-10-03T22:42:00Z"/>
                <w:rFonts w:cs="Open Sans"/>
                <w:sz w:val="20"/>
                <w:szCs w:val="20"/>
              </w:rPr>
            </w:pPr>
          </w:p>
        </w:tc>
        <w:tc>
          <w:tcPr>
            <w:tcW w:w="3418" w:type="dxa"/>
          </w:tcPr>
          <w:p w14:paraId="2635672E" w14:textId="77777777" w:rsidR="0028048D" w:rsidRPr="004D6DA6" w:rsidDel="008F7B0C" w:rsidRDefault="0028048D" w:rsidP="004D6DA6">
            <w:pPr>
              <w:cnfStyle w:val="000000100000" w:firstRow="0" w:lastRow="0" w:firstColumn="0" w:lastColumn="0" w:oddVBand="0" w:evenVBand="0" w:oddHBand="1" w:evenHBand="0" w:firstRowFirstColumn="0" w:firstRowLastColumn="0" w:lastRowFirstColumn="0" w:lastRowLastColumn="0"/>
              <w:rPr>
                <w:del w:id="3768" w:author="Mr Richard P Williams" w:date="2016-10-03T22:42:00Z"/>
                <w:rFonts w:cs="Open Sans"/>
                <w:sz w:val="20"/>
                <w:szCs w:val="20"/>
              </w:rPr>
            </w:pPr>
            <w:del w:id="3769" w:author="Mr Richard P Williams" w:date="2016-10-03T22:42:00Z">
              <w:r w:rsidDel="008F7B0C">
                <w:rPr>
                  <w:rFonts w:cs="Open Sans"/>
                  <w:sz w:val="20"/>
                  <w:szCs w:val="20"/>
                </w:rPr>
                <w:delText>Is the Item in this Location and Sell By Trade or consignment based item</w:delText>
              </w:r>
            </w:del>
          </w:p>
        </w:tc>
      </w:tr>
    </w:tbl>
    <w:p w14:paraId="2345D34E" w14:textId="77777777" w:rsidR="004D6DA6" w:rsidDel="008F7B0C" w:rsidRDefault="004D6DA6">
      <w:pPr>
        <w:rPr>
          <w:del w:id="3770" w:author="Mr Richard P Williams" w:date="2016-10-03T22:42:00Z"/>
          <w:rFonts w:cs="Open Sans"/>
          <w:sz w:val="20"/>
          <w:szCs w:val="20"/>
        </w:rPr>
      </w:pPr>
    </w:p>
    <w:p w14:paraId="48C80D6F" w14:textId="77777777" w:rsidR="00500C98" w:rsidDel="008F7B0C" w:rsidRDefault="00500C98" w:rsidP="0028048D">
      <w:pPr>
        <w:pStyle w:val="Heading3"/>
        <w:rPr>
          <w:del w:id="3771" w:author="Mr Richard P Williams" w:date="2016-10-03T22:42:00Z"/>
        </w:rPr>
      </w:pPr>
      <w:del w:id="3772" w:author="Mr Richard P Williams" w:date="2016-10-03T22:42:00Z">
        <w:r w:rsidDel="008F7B0C">
          <w:delText>Vendor</w:delText>
        </w:r>
      </w:del>
    </w:p>
    <w:tbl>
      <w:tblPr>
        <w:tblStyle w:val="GridTable4-Accent4"/>
        <w:tblW w:w="7013" w:type="dxa"/>
        <w:tblLook w:val="04A0" w:firstRow="1" w:lastRow="0" w:firstColumn="1" w:lastColumn="0" w:noHBand="0" w:noVBand="1"/>
      </w:tblPr>
      <w:tblGrid>
        <w:gridCol w:w="2188"/>
        <w:gridCol w:w="960"/>
        <w:gridCol w:w="1175"/>
        <w:gridCol w:w="2690"/>
      </w:tblGrid>
      <w:tr w:rsidR="00FB5517" w:rsidRPr="004D6DA6" w:rsidDel="008F7B0C" w14:paraId="35D9DD4B" w14:textId="77777777" w:rsidTr="00CF4A03">
        <w:trPr>
          <w:cnfStyle w:val="100000000000" w:firstRow="1" w:lastRow="0" w:firstColumn="0" w:lastColumn="0" w:oddVBand="0" w:evenVBand="0" w:oddHBand="0" w:evenHBand="0" w:firstRowFirstColumn="0" w:firstRowLastColumn="0" w:lastRowFirstColumn="0" w:lastRowLastColumn="0"/>
          <w:trHeight w:val="300"/>
          <w:del w:id="377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3DB83AB5" w14:textId="77777777" w:rsidR="00FB5517" w:rsidRPr="004D6DA6" w:rsidDel="008F7B0C" w:rsidRDefault="00FB5517" w:rsidP="004D6DA6">
            <w:pPr>
              <w:spacing w:after="160" w:line="259" w:lineRule="auto"/>
              <w:rPr>
                <w:del w:id="3774" w:author="Mr Richard P Williams" w:date="2016-10-03T22:42:00Z"/>
                <w:rFonts w:cs="Open Sans"/>
                <w:sz w:val="20"/>
                <w:szCs w:val="20"/>
              </w:rPr>
            </w:pPr>
            <w:del w:id="3775" w:author="Mr Richard P Williams" w:date="2016-10-03T22:42:00Z">
              <w:r w:rsidRPr="004D6DA6" w:rsidDel="008F7B0C">
                <w:rPr>
                  <w:rFonts w:cs="Open Sans"/>
                  <w:sz w:val="20"/>
                  <w:szCs w:val="20"/>
                </w:rPr>
                <w:delText>name</w:delText>
              </w:r>
            </w:del>
          </w:p>
        </w:tc>
        <w:tc>
          <w:tcPr>
            <w:tcW w:w="960" w:type="dxa"/>
            <w:noWrap/>
            <w:hideMark/>
          </w:tcPr>
          <w:p w14:paraId="5FB1145C" w14:textId="77777777" w:rsidR="00FB5517" w:rsidRPr="004D6DA6" w:rsidDel="008F7B0C" w:rsidRDefault="00FB5517" w:rsidP="004D6DA6">
            <w:pPr>
              <w:spacing w:after="160" w:line="259" w:lineRule="auto"/>
              <w:cnfStyle w:val="100000000000" w:firstRow="1" w:lastRow="0" w:firstColumn="0" w:lastColumn="0" w:oddVBand="0" w:evenVBand="0" w:oddHBand="0" w:evenHBand="0" w:firstRowFirstColumn="0" w:firstRowLastColumn="0" w:lastRowFirstColumn="0" w:lastRowLastColumn="0"/>
              <w:rPr>
                <w:del w:id="3776" w:author="Mr Richard P Williams" w:date="2016-10-03T22:42:00Z"/>
                <w:rFonts w:cs="Open Sans"/>
                <w:sz w:val="20"/>
                <w:szCs w:val="20"/>
              </w:rPr>
            </w:pPr>
            <w:del w:id="3777" w:author="Mr Richard P Williams" w:date="2016-10-03T22:42:00Z">
              <w:r w:rsidRPr="004D6DA6" w:rsidDel="008F7B0C">
                <w:rPr>
                  <w:rFonts w:cs="Open Sans"/>
                  <w:sz w:val="20"/>
                  <w:szCs w:val="20"/>
                </w:rPr>
                <w:delText>name</w:delText>
              </w:r>
            </w:del>
          </w:p>
        </w:tc>
        <w:tc>
          <w:tcPr>
            <w:tcW w:w="1175" w:type="dxa"/>
            <w:noWrap/>
            <w:hideMark/>
          </w:tcPr>
          <w:p w14:paraId="2766E8C3" w14:textId="77777777" w:rsidR="00FB5517" w:rsidRPr="004D6DA6" w:rsidDel="008F7B0C" w:rsidRDefault="00FB5517" w:rsidP="004D6DA6">
            <w:pPr>
              <w:spacing w:after="160" w:line="259" w:lineRule="auto"/>
              <w:cnfStyle w:val="100000000000" w:firstRow="1" w:lastRow="0" w:firstColumn="0" w:lastColumn="0" w:oddVBand="0" w:evenVBand="0" w:oddHBand="0" w:evenHBand="0" w:firstRowFirstColumn="0" w:firstRowLastColumn="0" w:lastRowFirstColumn="0" w:lastRowLastColumn="0"/>
              <w:rPr>
                <w:del w:id="3778" w:author="Mr Richard P Williams" w:date="2016-10-03T22:42:00Z"/>
                <w:rFonts w:cs="Open Sans"/>
                <w:sz w:val="20"/>
                <w:szCs w:val="20"/>
              </w:rPr>
            </w:pPr>
            <w:del w:id="3779" w:author="Mr Richard P Williams" w:date="2016-10-03T22:42:00Z">
              <w:r w:rsidRPr="004D6DA6" w:rsidDel="008F7B0C">
                <w:rPr>
                  <w:rFonts w:cs="Open Sans"/>
                  <w:sz w:val="20"/>
                  <w:szCs w:val="20"/>
                </w:rPr>
                <w:delText>max_length</w:delText>
              </w:r>
            </w:del>
          </w:p>
        </w:tc>
        <w:tc>
          <w:tcPr>
            <w:tcW w:w="2690" w:type="dxa"/>
          </w:tcPr>
          <w:p w14:paraId="31FC446D" w14:textId="77777777" w:rsidR="00FB5517" w:rsidRPr="004D6DA6" w:rsidDel="008F7B0C" w:rsidRDefault="00FB5517" w:rsidP="004D6DA6">
            <w:pPr>
              <w:cnfStyle w:val="100000000000" w:firstRow="1" w:lastRow="0" w:firstColumn="0" w:lastColumn="0" w:oddVBand="0" w:evenVBand="0" w:oddHBand="0" w:evenHBand="0" w:firstRowFirstColumn="0" w:firstRowLastColumn="0" w:lastRowFirstColumn="0" w:lastRowLastColumn="0"/>
              <w:rPr>
                <w:del w:id="3780" w:author="Mr Richard P Williams" w:date="2016-10-03T22:42:00Z"/>
                <w:rFonts w:cs="Open Sans"/>
                <w:sz w:val="20"/>
                <w:szCs w:val="20"/>
              </w:rPr>
            </w:pPr>
            <w:del w:id="3781" w:author="Mr Richard P Williams" w:date="2016-10-03T22:42:00Z">
              <w:r w:rsidDel="008F7B0C">
                <w:rPr>
                  <w:rFonts w:cs="Open Sans"/>
                  <w:sz w:val="20"/>
                  <w:szCs w:val="20"/>
                </w:rPr>
                <w:delText>Description</w:delText>
              </w:r>
            </w:del>
          </w:p>
        </w:tc>
      </w:tr>
      <w:tr w:rsidR="00FB5517" w:rsidRPr="004D6DA6" w:rsidDel="008F7B0C" w14:paraId="13EA71A7" w14:textId="77777777" w:rsidTr="00CF4A03">
        <w:trPr>
          <w:cnfStyle w:val="000000100000" w:firstRow="0" w:lastRow="0" w:firstColumn="0" w:lastColumn="0" w:oddVBand="0" w:evenVBand="0" w:oddHBand="1" w:evenHBand="0" w:firstRowFirstColumn="0" w:firstRowLastColumn="0" w:lastRowFirstColumn="0" w:lastRowLastColumn="0"/>
          <w:trHeight w:val="300"/>
          <w:del w:id="378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020B5BF8" w14:textId="77777777" w:rsidR="00FB5517" w:rsidRPr="004D6DA6" w:rsidDel="008F7B0C" w:rsidRDefault="00FB5517" w:rsidP="004D6DA6">
            <w:pPr>
              <w:spacing w:after="160" w:line="259" w:lineRule="auto"/>
              <w:rPr>
                <w:del w:id="3783" w:author="Mr Richard P Williams" w:date="2016-10-03T22:42:00Z"/>
                <w:rFonts w:cs="Open Sans"/>
                <w:sz w:val="20"/>
                <w:szCs w:val="20"/>
              </w:rPr>
            </w:pPr>
            <w:del w:id="3784" w:author="Mr Richard P Williams" w:date="2016-10-03T22:42:00Z">
              <w:r w:rsidRPr="004D6DA6" w:rsidDel="008F7B0C">
                <w:rPr>
                  <w:rFonts w:cs="Open Sans"/>
                  <w:sz w:val="20"/>
                  <w:szCs w:val="20"/>
                </w:rPr>
                <w:delText>VendorNumber</w:delText>
              </w:r>
            </w:del>
          </w:p>
        </w:tc>
        <w:tc>
          <w:tcPr>
            <w:tcW w:w="960" w:type="dxa"/>
            <w:noWrap/>
            <w:hideMark/>
          </w:tcPr>
          <w:p w14:paraId="08D3E4C8"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785" w:author="Mr Richard P Williams" w:date="2016-10-03T22:42:00Z"/>
                <w:rFonts w:cs="Open Sans"/>
                <w:sz w:val="20"/>
                <w:szCs w:val="20"/>
              </w:rPr>
            </w:pPr>
            <w:del w:id="3786" w:author="Mr Richard P Williams" w:date="2016-10-03T22:42:00Z">
              <w:r w:rsidRPr="004D6DA6" w:rsidDel="008F7B0C">
                <w:rPr>
                  <w:rFonts w:cs="Open Sans"/>
                  <w:sz w:val="20"/>
                  <w:szCs w:val="20"/>
                </w:rPr>
                <w:delText>nvarchar</w:delText>
              </w:r>
            </w:del>
          </w:p>
        </w:tc>
        <w:tc>
          <w:tcPr>
            <w:tcW w:w="1175" w:type="dxa"/>
            <w:noWrap/>
            <w:hideMark/>
          </w:tcPr>
          <w:p w14:paraId="43FC7C2A"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787" w:author="Mr Richard P Williams" w:date="2016-10-03T22:42:00Z"/>
                <w:rFonts w:cs="Open Sans"/>
                <w:sz w:val="20"/>
                <w:szCs w:val="20"/>
              </w:rPr>
            </w:pPr>
            <w:del w:id="3788" w:author="Mr Richard P Williams" w:date="2016-10-03T22:42:00Z">
              <w:r w:rsidRPr="004D6DA6" w:rsidDel="008F7B0C">
                <w:rPr>
                  <w:rFonts w:cs="Open Sans"/>
                  <w:sz w:val="20"/>
                  <w:szCs w:val="20"/>
                </w:rPr>
                <w:delText>8000</w:delText>
              </w:r>
            </w:del>
          </w:p>
        </w:tc>
        <w:tc>
          <w:tcPr>
            <w:tcW w:w="2690" w:type="dxa"/>
          </w:tcPr>
          <w:p w14:paraId="483427DF" w14:textId="77777777" w:rsidR="00FB5517" w:rsidRPr="004D6DA6" w:rsidDel="008F7B0C" w:rsidRDefault="00FB5517" w:rsidP="00FB5517">
            <w:pPr>
              <w:cnfStyle w:val="000000100000" w:firstRow="0" w:lastRow="0" w:firstColumn="0" w:lastColumn="0" w:oddVBand="0" w:evenVBand="0" w:oddHBand="1" w:evenHBand="0" w:firstRowFirstColumn="0" w:firstRowLastColumn="0" w:lastRowFirstColumn="0" w:lastRowLastColumn="0"/>
              <w:rPr>
                <w:del w:id="3789" w:author="Mr Richard P Williams" w:date="2016-10-03T22:42:00Z"/>
                <w:rFonts w:cs="Open Sans"/>
                <w:sz w:val="20"/>
                <w:szCs w:val="20"/>
              </w:rPr>
            </w:pPr>
            <w:del w:id="3790" w:author="Mr Richard P Williams" w:date="2016-10-03T22:42:00Z">
              <w:r w:rsidDel="008F7B0C">
                <w:rPr>
                  <w:rFonts w:cs="Open Sans"/>
                  <w:sz w:val="20"/>
                  <w:szCs w:val="20"/>
                </w:rPr>
                <w:delText>Vendor Id number</w:delText>
              </w:r>
            </w:del>
          </w:p>
        </w:tc>
      </w:tr>
      <w:tr w:rsidR="00FB5517" w:rsidRPr="004D6DA6" w:rsidDel="008F7B0C" w14:paraId="214BDF95" w14:textId="77777777" w:rsidTr="00CF4A03">
        <w:trPr>
          <w:trHeight w:val="300"/>
          <w:del w:id="379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2416CCC4" w14:textId="77777777" w:rsidR="00FB5517" w:rsidRPr="004D6DA6" w:rsidDel="008F7B0C" w:rsidRDefault="00FB5517" w:rsidP="004D6DA6">
            <w:pPr>
              <w:spacing w:after="160" w:line="259" w:lineRule="auto"/>
              <w:rPr>
                <w:del w:id="3792" w:author="Mr Richard P Williams" w:date="2016-10-03T22:42:00Z"/>
                <w:rFonts w:cs="Open Sans"/>
                <w:sz w:val="20"/>
                <w:szCs w:val="20"/>
              </w:rPr>
            </w:pPr>
            <w:del w:id="3793" w:author="Mr Richard P Williams" w:date="2016-10-03T22:42:00Z">
              <w:r w:rsidRPr="004D6DA6" w:rsidDel="008F7B0C">
                <w:rPr>
                  <w:rFonts w:cs="Open Sans"/>
                  <w:sz w:val="20"/>
                  <w:szCs w:val="20"/>
                </w:rPr>
                <w:lastRenderedPageBreak/>
                <w:delText>ParentVendorNumber</w:delText>
              </w:r>
            </w:del>
          </w:p>
        </w:tc>
        <w:tc>
          <w:tcPr>
            <w:tcW w:w="960" w:type="dxa"/>
            <w:noWrap/>
            <w:hideMark/>
          </w:tcPr>
          <w:p w14:paraId="19BA3E6B"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794" w:author="Mr Richard P Williams" w:date="2016-10-03T22:42:00Z"/>
                <w:rFonts w:cs="Open Sans"/>
                <w:sz w:val="20"/>
                <w:szCs w:val="20"/>
              </w:rPr>
            </w:pPr>
            <w:del w:id="3795" w:author="Mr Richard P Williams" w:date="2016-10-03T22:42:00Z">
              <w:r w:rsidRPr="004D6DA6" w:rsidDel="008F7B0C">
                <w:rPr>
                  <w:rFonts w:cs="Open Sans"/>
                  <w:sz w:val="20"/>
                  <w:szCs w:val="20"/>
                </w:rPr>
                <w:delText>varchar</w:delText>
              </w:r>
            </w:del>
          </w:p>
        </w:tc>
        <w:tc>
          <w:tcPr>
            <w:tcW w:w="1175" w:type="dxa"/>
            <w:noWrap/>
            <w:hideMark/>
          </w:tcPr>
          <w:p w14:paraId="18F93FBA"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796" w:author="Mr Richard P Williams" w:date="2016-10-03T22:42:00Z"/>
                <w:rFonts w:cs="Open Sans"/>
                <w:sz w:val="20"/>
                <w:szCs w:val="20"/>
              </w:rPr>
            </w:pPr>
            <w:del w:id="3797" w:author="Mr Richard P Williams" w:date="2016-10-03T22:42:00Z">
              <w:r w:rsidRPr="004D6DA6" w:rsidDel="008F7B0C">
                <w:rPr>
                  <w:rFonts w:cs="Open Sans"/>
                  <w:sz w:val="20"/>
                  <w:szCs w:val="20"/>
                </w:rPr>
                <w:delText>8000</w:delText>
              </w:r>
            </w:del>
          </w:p>
        </w:tc>
        <w:tc>
          <w:tcPr>
            <w:tcW w:w="2690" w:type="dxa"/>
          </w:tcPr>
          <w:p w14:paraId="2D0E8688" w14:textId="77777777" w:rsidR="00FB5517" w:rsidRPr="004D6DA6" w:rsidDel="008F7B0C" w:rsidRDefault="00FB5517" w:rsidP="004D6DA6">
            <w:pPr>
              <w:cnfStyle w:val="000000000000" w:firstRow="0" w:lastRow="0" w:firstColumn="0" w:lastColumn="0" w:oddVBand="0" w:evenVBand="0" w:oddHBand="0" w:evenHBand="0" w:firstRowFirstColumn="0" w:firstRowLastColumn="0" w:lastRowFirstColumn="0" w:lastRowLastColumn="0"/>
              <w:rPr>
                <w:del w:id="3798" w:author="Mr Richard P Williams" w:date="2016-10-03T22:42:00Z"/>
                <w:rFonts w:cs="Open Sans"/>
                <w:sz w:val="20"/>
                <w:szCs w:val="20"/>
              </w:rPr>
            </w:pPr>
            <w:del w:id="3799" w:author="Mr Richard P Williams" w:date="2016-10-03T22:42:00Z">
              <w:r w:rsidDel="008F7B0C">
                <w:rPr>
                  <w:rFonts w:cs="Open Sans"/>
                  <w:sz w:val="20"/>
                  <w:szCs w:val="20"/>
                </w:rPr>
                <w:delText>If the Vendor is subsidiary business then link to another vendor</w:delText>
              </w:r>
            </w:del>
          </w:p>
        </w:tc>
      </w:tr>
      <w:tr w:rsidR="00FB5517" w:rsidRPr="004D6DA6" w:rsidDel="008F7B0C" w14:paraId="7C377165" w14:textId="77777777" w:rsidTr="00CF4A03">
        <w:trPr>
          <w:cnfStyle w:val="000000100000" w:firstRow="0" w:lastRow="0" w:firstColumn="0" w:lastColumn="0" w:oddVBand="0" w:evenVBand="0" w:oddHBand="1" w:evenHBand="0" w:firstRowFirstColumn="0" w:firstRowLastColumn="0" w:lastRowFirstColumn="0" w:lastRowLastColumn="0"/>
          <w:trHeight w:val="300"/>
          <w:del w:id="380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76CD183D" w14:textId="77777777" w:rsidR="00FB5517" w:rsidRPr="004D6DA6" w:rsidDel="008F7B0C" w:rsidRDefault="00FB5517" w:rsidP="004D6DA6">
            <w:pPr>
              <w:spacing w:after="160" w:line="259" w:lineRule="auto"/>
              <w:rPr>
                <w:del w:id="3801" w:author="Mr Richard P Williams" w:date="2016-10-03T22:42:00Z"/>
                <w:rFonts w:cs="Open Sans"/>
                <w:sz w:val="20"/>
                <w:szCs w:val="20"/>
              </w:rPr>
            </w:pPr>
            <w:del w:id="3802" w:author="Mr Richard P Williams" w:date="2016-10-03T22:42:00Z">
              <w:r w:rsidRPr="004D6DA6" w:rsidDel="008F7B0C">
                <w:rPr>
                  <w:rFonts w:cs="Open Sans"/>
                  <w:sz w:val="20"/>
                  <w:szCs w:val="20"/>
                </w:rPr>
                <w:delText>VendorName</w:delText>
              </w:r>
            </w:del>
          </w:p>
        </w:tc>
        <w:tc>
          <w:tcPr>
            <w:tcW w:w="960" w:type="dxa"/>
            <w:noWrap/>
            <w:hideMark/>
          </w:tcPr>
          <w:p w14:paraId="3527D672"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03" w:author="Mr Richard P Williams" w:date="2016-10-03T22:42:00Z"/>
                <w:rFonts w:cs="Open Sans"/>
                <w:sz w:val="20"/>
                <w:szCs w:val="20"/>
              </w:rPr>
            </w:pPr>
            <w:del w:id="3804" w:author="Mr Richard P Williams" w:date="2016-10-03T22:42:00Z">
              <w:r w:rsidRPr="004D6DA6" w:rsidDel="008F7B0C">
                <w:rPr>
                  <w:rFonts w:cs="Open Sans"/>
                  <w:sz w:val="20"/>
                  <w:szCs w:val="20"/>
                </w:rPr>
                <w:delText>nvarchar</w:delText>
              </w:r>
            </w:del>
          </w:p>
        </w:tc>
        <w:tc>
          <w:tcPr>
            <w:tcW w:w="1175" w:type="dxa"/>
            <w:noWrap/>
            <w:hideMark/>
          </w:tcPr>
          <w:p w14:paraId="545A97AC"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05" w:author="Mr Richard P Williams" w:date="2016-10-03T22:42:00Z"/>
                <w:rFonts w:cs="Open Sans"/>
                <w:sz w:val="20"/>
                <w:szCs w:val="20"/>
              </w:rPr>
            </w:pPr>
            <w:del w:id="3806" w:author="Mr Richard P Williams" w:date="2016-10-03T22:42:00Z">
              <w:r w:rsidRPr="004D6DA6" w:rsidDel="008F7B0C">
                <w:rPr>
                  <w:rFonts w:cs="Open Sans"/>
                  <w:sz w:val="20"/>
                  <w:szCs w:val="20"/>
                </w:rPr>
                <w:delText>8000</w:delText>
              </w:r>
            </w:del>
          </w:p>
        </w:tc>
        <w:tc>
          <w:tcPr>
            <w:tcW w:w="2690" w:type="dxa"/>
          </w:tcPr>
          <w:p w14:paraId="32798D88" w14:textId="77777777" w:rsidR="00FB5517" w:rsidRPr="004D6DA6" w:rsidDel="008F7B0C" w:rsidRDefault="00FB5517" w:rsidP="004D6DA6">
            <w:pPr>
              <w:cnfStyle w:val="000000100000" w:firstRow="0" w:lastRow="0" w:firstColumn="0" w:lastColumn="0" w:oddVBand="0" w:evenVBand="0" w:oddHBand="1" w:evenHBand="0" w:firstRowFirstColumn="0" w:firstRowLastColumn="0" w:lastRowFirstColumn="0" w:lastRowLastColumn="0"/>
              <w:rPr>
                <w:del w:id="3807" w:author="Mr Richard P Williams" w:date="2016-10-03T22:42:00Z"/>
                <w:rFonts w:cs="Open Sans"/>
                <w:sz w:val="20"/>
                <w:szCs w:val="20"/>
              </w:rPr>
            </w:pPr>
            <w:del w:id="3808" w:author="Mr Richard P Williams" w:date="2016-10-03T22:42:00Z">
              <w:r w:rsidDel="008F7B0C">
                <w:rPr>
                  <w:rFonts w:cs="Open Sans"/>
                  <w:sz w:val="20"/>
                  <w:szCs w:val="20"/>
                </w:rPr>
                <w:delText>The Name of the Vendor</w:delText>
              </w:r>
            </w:del>
          </w:p>
        </w:tc>
      </w:tr>
      <w:tr w:rsidR="00FB5517" w:rsidRPr="004D6DA6" w:rsidDel="008F7B0C" w14:paraId="46FB52C6" w14:textId="77777777" w:rsidTr="00CF4A03">
        <w:trPr>
          <w:trHeight w:val="300"/>
          <w:del w:id="380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76062B78" w14:textId="77777777" w:rsidR="00FB5517" w:rsidRPr="004D6DA6" w:rsidDel="008F7B0C" w:rsidRDefault="00FB5517" w:rsidP="004D6DA6">
            <w:pPr>
              <w:spacing w:after="160" w:line="259" w:lineRule="auto"/>
              <w:rPr>
                <w:del w:id="3810" w:author="Mr Richard P Williams" w:date="2016-10-03T22:42:00Z"/>
                <w:rFonts w:cs="Open Sans"/>
                <w:sz w:val="20"/>
                <w:szCs w:val="20"/>
              </w:rPr>
            </w:pPr>
            <w:del w:id="3811" w:author="Mr Richard P Williams" w:date="2016-10-03T22:42:00Z">
              <w:r w:rsidRPr="004D6DA6" w:rsidDel="008F7B0C">
                <w:rPr>
                  <w:rFonts w:cs="Open Sans"/>
                  <w:sz w:val="20"/>
                  <w:szCs w:val="20"/>
                </w:rPr>
                <w:delText>DeliveryType</w:delText>
              </w:r>
            </w:del>
          </w:p>
        </w:tc>
        <w:tc>
          <w:tcPr>
            <w:tcW w:w="960" w:type="dxa"/>
            <w:noWrap/>
            <w:hideMark/>
          </w:tcPr>
          <w:p w14:paraId="65BE9D7E"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12" w:author="Mr Richard P Williams" w:date="2016-10-03T22:42:00Z"/>
                <w:rFonts w:cs="Open Sans"/>
                <w:sz w:val="20"/>
                <w:szCs w:val="20"/>
              </w:rPr>
            </w:pPr>
            <w:del w:id="3813" w:author="Mr Richard P Williams" w:date="2016-10-03T22:42:00Z">
              <w:r w:rsidRPr="004D6DA6" w:rsidDel="008F7B0C">
                <w:rPr>
                  <w:rFonts w:cs="Open Sans"/>
                  <w:sz w:val="20"/>
                  <w:szCs w:val="20"/>
                </w:rPr>
                <w:delText>smallint</w:delText>
              </w:r>
            </w:del>
          </w:p>
        </w:tc>
        <w:tc>
          <w:tcPr>
            <w:tcW w:w="1175" w:type="dxa"/>
            <w:noWrap/>
            <w:hideMark/>
          </w:tcPr>
          <w:p w14:paraId="5CACD133"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14" w:author="Mr Richard P Williams" w:date="2016-10-03T22:42:00Z"/>
                <w:rFonts w:cs="Open Sans"/>
                <w:sz w:val="20"/>
                <w:szCs w:val="20"/>
              </w:rPr>
            </w:pPr>
            <w:del w:id="3815" w:author="Mr Richard P Williams" w:date="2016-10-03T22:42:00Z">
              <w:r w:rsidRPr="004D6DA6" w:rsidDel="008F7B0C">
                <w:rPr>
                  <w:rFonts w:cs="Open Sans"/>
                  <w:sz w:val="20"/>
                  <w:szCs w:val="20"/>
                </w:rPr>
                <w:delText>2</w:delText>
              </w:r>
            </w:del>
          </w:p>
        </w:tc>
        <w:tc>
          <w:tcPr>
            <w:tcW w:w="2690" w:type="dxa"/>
          </w:tcPr>
          <w:p w14:paraId="6CE276FA" w14:textId="77777777" w:rsidR="00FB5517" w:rsidRPr="004D6DA6" w:rsidDel="008F7B0C" w:rsidRDefault="00FB5517" w:rsidP="004D6DA6">
            <w:pPr>
              <w:cnfStyle w:val="000000000000" w:firstRow="0" w:lastRow="0" w:firstColumn="0" w:lastColumn="0" w:oddVBand="0" w:evenVBand="0" w:oddHBand="0" w:evenHBand="0" w:firstRowFirstColumn="0" w:firstRowLastColumn="0" w:lastRowFirstColumn="0" w:lastRowLastColumn="0"/>
              <w:rPr>
                <w:del w:id="3816" w:author="Mr Richard P Williams" w:date="2016-10-03T22:42:00Z"/>
                <w:rFonts w:cs="Open Sans"/>
                <w:sz w:val="20"/>
                <w:szCs w:val="20"/>
              </w:rPr>
            </w:pPr>
            <w:del w:id="3817" w:author="Mr Richard P Williams" w:date="2016-10-03T22:42:00Z">
              <w:r w:rsidDel="008F7B0C">
                <w:rPr>
                  <w:rFonts w:cs="Open Sans"/>
                  <w:sz w:val="20"/>
                  <w:szCs w:val="20"/>
                </w:rPr>
                <w:delText xml:space="preserve">Delivery </w:delText>
              </w:r>
            </w:del>
          </w:p>
        </w:tc>
      </w:tr>
      <w:tr w:rsidR="00FB5517" w:rsidRPr="004D6DA6" w:rsidDel="008F7B0C" w14:paraId="013313E4" w14:textId="77777777" w:rsidTr="00CF4A03">
        <w:trPr>
          <w:cnfStyle w:val="000000100000" w:firstRow="0" w:lastRow="0" w:firstColumn="0" w:lastColumn="0" w:oddVBand="0" w:evenVBand="0" w:oddHBand="1" w:evenHBand="0" w:firstRowFirstColumn="0" w:firstRowLastColumn="0" w:lastRowFirstColumn="0" w:lastRowLastColumn="0"/>
          <w:trHeight w:val="300"/>
          <w:del w:id="381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32A35CCF" w14:textId="77777777" w:rsidR="00FB5517" w:rsidRPr="004D6DA6" w:rsidDel="008F7B0C" w:rsidRDefault="00FB5517" w:rsidP="004D6DA6">
            <w:pPr>
              <w:spacing w:after="160" w:line="259" w:lineRule="auto"/>
              <w:rPr>
                <w:del w:id="3819" w:author="Mr Richard P Williams" w:date="2016-10-03T22:42:00Z"/>
                <w:rFonts w:cs="Open Sans"/>
                <w:sz w:val="20"/>
                <w:szCs w:val="20"/>
              </w:rPr>
            </w:pPr>
            <w:del w:id="3820" w:author="Mr Richard P Williams" w:date="2016-10-03T22:42:00Z">
              <w:r w:rsidRPr="004D6DA6" w:rsidDel="008F7B0C">
                <w:rPr>
                  <w:rFonts w:cs="Open Sans"/>
                  <w:sz w:val="20"/>
                  <w:szCs w:val="20"/>
                </w:rPr>
                <w:delText>AccountPayableNumber</w:delText>
              </w:r>
            </w:del>
          </w:p>
        </w:tc>
        <w:tc>
          <w:tcPr>
            <w:tcW w:w="960" w:type="dxa"/>
            <w:noWrap/>
            <w:hideMark/>
          </w:tcPr>
          <w:p w14:paraId="402C33BC"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21" w:author="Mr Richard P Williams" w:date="2016-10-03T22:42:00Z"/>
                <w:rFonts w:cs="Open Sans"/>
                <w:sz w:val="20"/>
                <w:szCs w:val="20"/>
              </w:rPr>
            </w:pPr>
            <w:del w:id="3822" w:author="Mr Richard P Williams" w:date="2016-10-03T22:42:00Z">
              <w:r w:rsidRPr="004D6DA6" w:rsidDel="008F7B0C">
                <w:rPr>
                  <w:rFonts w:cs="Open Sans"/>
                  <w:sz w:val="20"/>
                  <w:szCs w:val="20"/>
                </w:rPr>
                <w:delText>varchar</w:delText>
              </w:r>
            </w:del>
          </w:p>
        </w:tc>
        <w:tc>
          <w:tcPr>
            <w:tcW w:w="1175" w:type="dxa"/>
            <w:noWrap/>
            <w:hideMark/>
          </w:tcPr>
          <w:p w14:paraId="7AC99886"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23" w:author="Mr Richard P Williams" w:date="2016-10-03T22:42:00Z"/>
                <w:rFonts w:cs="Open Sans"/>
                <w:sz w:val="20"/>
                <w:szCs w:val="20"/>
              </w:rPr>
            </w:pPr>
            <w:del w:id="3824" w:author="Mr Richard P Williams" w:date="2016-10-03T22:42:00Z">
              <w:r w:rsidRPr="004D6DA6" w:rsidDel="008F7B0C">
                <w:rPr>
                  <w:rFonts w:cs="Open Sans"/>
                  <w:sz w:val="20"/>
                  <w:szCs w:val="20"/>
                </w:rPr>
                <w:delText>8000</w:delText>
              </w:r>
            </w:del>
          </w:p>
        </w:tc>
        <w:tc>
          <w:tcPr>
            <w:tcW w:w="2690" w:type="dxa"/>
          </w:tcPr>
          <w:p w14:paraId="22ED35BB" w14:textId="77777777" w:rsidR="00FB5517" w:rsidRPr="004D6DA6" w:rsidDel="008F7B0C" w:rsidRDefault="00FB5517" w:rsidP="004D6DA6">
            <w:pPr>
              <w:cnfStyle w:val="000000100000" w:firstRow="0" w:lastRow="0" w:firstColumn="0" w:lastColumn="0" w:oddVBand="0" w:evenVBand="0" w:oddHBand="1" w:evenHBand="0" w:firstRowFirstColumn="0" w:firstRowLastColumn="0" w:lastRowFirstColumn="0" w:lastRowLastColumn="0"/>
              <w:rPr>
                <w:del w:id="3825" w:author="Mr Richard P Williams" w:date="2016-10-03T22:42:00Z"/>
                <w:rFonts w:cs="Open Sans"/>
                <w:sz w:val="20"/>
                <w:szCs w:val="20"/>
              </w:rPr>
            </w:pPr>
            <w:del w:id="3826" w:author="Mr Richard P Williams" w:date="2016-10-03T22:42:00Z">
              <w:r w:rsidDel="008F7B0C">
                <w:rPr>
                  <w:rFonts w:cs="Open Sans"/>
                  <w:sz w:val="20"/>
                  <w:szCs w:val="20"/>
                </w:rPr>
                <w:delText>The Finance Account Payable Number</w:delText>
              </w:r>
            </w:del>
          </w:p>
        </w:tc>
      </w:tr>
      <w:tr w:rsidR="00FB5517" w:rsidRPr="004D6DA6" w:rsidDel="008F7B0C" w14:paraId="747DE331" w14:textId="77777777" w:rsidTr="00CF4A03">
        <w:trPr>
          <w:trHeight w:val="300"/>
          <w:del w:id="382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1F8EB3D9" w14:textId="77777777" w:rsidR="00FB5517" w:rsidRPr="004D6DA6" w:rsidDel="008F7B0C" w:rsidRDefault="00FB5517" w:rsidP="004D6DA6">
            <w:pPr>
              <w:spacing w:after="160" w:line="259" w:lineRule="auto"/>
              <w:rPr>
                <w:del w:id="3828" w:author="Mr Richard P Williams" w:date="2016-10-03T22:42:00Z"/>
                <w:rFonts w:cs="Open Sans"/>
                <w:sz w:val="20"/>
                <w:szCs w:val="20"/>
              </w:rPr>
            </w:pPr>
            <w:del w:id="3829" w:author="Mr Richard P Williams" w:date="2016-10-03T22:42:00Z">
              <w:r w:rsidRPr="004D6DA6" w:rsidDel="008F7B0C">
                <w:rPr>
                  <w:rFonts w:cs="Open Sans"/>
                  <w:sz w:val="20"/>
                  <w:szCs w:val="20"/>
                </w:rPr>
                <w:delText>DUNSNumber</w:delText>
              </w:r>
            </w:del>
          </w:p>
        </w:tc>
        <w:tc>
          <w:tcPr>
            <w:tcW w:w="960" w:type="dxa"/>
            <w:noWrap/>
            <w:hideMark/>
          </w:tcPr>
          <w:p w14:paraId="40965124"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30" w:author="Mr Richard P Williams" w:date="2016-10-03T22:42:00Z"/>
                <w:rFonts w:cs="Open Sans"/>
                <w:sz w:val="20"/>
                <w:szCs w:val="20"/>
              </w:rPr>
            </w:pPr>
            <w:del w:id="3831" w:author="Mr Richard P Williams" w:date="2016-10-03T22:42:00Z">
              <w:r w:rsidRPr="004D6DA6" w:rsidDel="008F7B0C">
                <w:rPr>
                  <w:rFonts w:cs="Open Sans"/>
                  <w:sz w:val="20"/>
                  <w:szCs w:val="20"/>
                </w:rPr>
                <w:delText>varchar</w:delText>
              </w:r>
            </w:del>
          </w:p>
        </w:tc>
        <w:tc>
          <w:tcPr>
            <w:tcW w:w="1175" w:type="dxa"/>
            <w:noWrap/>
            <w:hideMark/>
          </w:tcPr>
          <w:p w14:paraId="61B3B817"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32" w:author="Mr Richard P Williams" w:date="2016-10-03T22:42:00Z"/>
                <w:rFonts w:cs="Open Sans"/>
                <w:sz w:val="20"/>
                <w:szCs w:val="20"/>
              </w:rPr>
            </w:pPr>
            <w:del w:id="3833" w:author="Mr Richard P Williams" w:date="2016-10-03T22:42:00Z">
              <w:r w:rsidRPr="004D6DA6" w:rsidDel="008F7B0C">
                <w:rPr>
                  <w:rFonts w:cs="Open Sans"/>
                  <w:sz w:val="20"/>
                  <w:szCs w:val="20"/>
                </w:rPr>
                <w:delText>8000</w:delText>
              </w:r>
            </w:del>
          </w:p>
        </w:tc>
        <w:tc>
          <w:tcPr>
            <w:tcW w:w="2690" w:type="dxa"/>
          </w:tcPr>
          <w:p w14:paraId="46AA42FD" w14:textId="77777777" w:rsidR="00FB5517" w:rsidDel="008F7B0C" w:rsidRDefault="00FB5517" w:rsidP="004D6DA6">
            <w:pPr>
              <w:cnfStyle w:val="000000000000" w:firstRow="0" w:lastRow="0" w:firstColumn="0" w:lastColumn="0" w:oddVBand="0" w:evenVBand="0" w:oddHBand="0" w:evenHBand="0" w:firstRowFirstColumn="0" w:firstRowLastColumn="0" w:lastRowFirstColumn="0" w:lastRowLastColumn="0"/>
              <w:rPr>
                <w:del w:id="3834" w:author="Mr Richard P Williams" w:date="2016-10-03T22:42:00Z"/>
                <w:rFonts w:cs="Open Sans"/>
                <w:sz w:val="20"/>
                <w:szCs w:val="20"/>
              </w:rPr>
            </w:pPr>
            <w:del w:id="3835" w:author="Mr Richard P Williams" w:date="2016-10-03T22:42:00Z">
              <w:r w:rsidRPr="00FB5517" w:rsidDel="008F7B0C">
                <w:rPr>
                  <w:rFonts w:cs="Open Sans"/>
                  <w:sz w:val="20"/>
                  <w:szCs w:val="20"/>
                </w:rPr>
                <w:delText>Dun &amp; Bradstreet</w:delText>
              </w:r>
              <w:r w:rsidDel="008F7B0C">
                <w:rPr>
                  <w:rFonts w:cs="Open Sans"/>
                  <w:sz w:val="20"/>
                  <w:szCs w:val="20"/>
                </w:rPr>
                <w:delText xml:space="preserve"> Number</w:delText>
              </w:r>
            </w:del>
          </w:p>
          <w:p w14:paraId="0CD8CEB0" w14:textId="77777777" w:rsidR="00FB5517" w:rsidRPr="004D6DA6" w:rsidDel="008F7B0C" w:rsidRDefault="00FB5517" w:rsidP="004D6DA6">
            <w:pPr>
              <w:cnfStyle w:val="000000000000" w:firstRow="0" w:lastRow="0" w:firstColumn="0" w:lastColumn="0" w:oddVBand="0" w:evenVBand="0" w:oddHBand="0" w:evenHBand="0" w:firstRowFirstColumn="0" w:firstRowLastColumn="0" w:lastRowFirstColumn="0" w:lastRowLastColumn="0"/>
              <w:rPr>
                <w:del w:id="3836" w:author="Mr Richard P Williams" w:date="2016-10-03T22:42:00Z"/>
                <w:rFonts w:cs="Open Sans"/>
                <w:sz w:val="20"/>
                <w:szCs w:val="20"/>
              </w:rPr>
            </w:pPr>
          </w:p>
        </w:tc>
      </w:tr>
      <w:tr w:rsidR="00FB5517" w:rsidRPr="004D6DA6" w:rsidDel="008F7B0C" w14:paraId="4787831B" w14:textId="77777777" w:rsidTr="00CF4A03">
        <w:trPr>
          <w:cnfStyle w:val="000000100000" w:firstRow="0" w:lastRow="0" w:firstColumn="0" w:lastColumn="0" w:oddVBand="0" w:evenVBand="0" w:oddHBand="1" w:evenHBand="0" w:firstRowFirstColumn="0" w:firstRowLastColumn="0" w:lastRowFirstColumn="0" w:lastRowLastColumn="0"/>
          <w:trHeight w:val="300"/>
          <w:del w:id="383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1C81C3EB" w14:textId="77777777" w:rsidR="00FB5517" w:rsidRPr="004D6DA6" w:rsidDel="008F7B0C" w:rsidRDefault="00FB5517" w:rsidP="004D6DA6">
            <w:pPr>
              <w:spacing w:after="160" w:line="259" w:lineRule="auto"/>
              <w:rPr>
                <w:del w:id="3838" w:author="Mr Richard P Williams" w:date="2016-10-03T22:42:00Z"/>
                <w:rFonts w:cs="Open Sans"/>
                <w:sz w:val="20"/>
                <w:szCs w:val="20"/>
              </w:rPr>
            </w:pPr>
            <w:del w:id="3839" w:author="Mr Richard P Williams" w:date="2016-10-03T22:42:00Z">
              <w:r w:rsidRPr="004D6DA6" w:rsidDel="008F7B0C">
                <w:rPr>
                  <w:rFonts w:cs="Open Sans"/>
                  <w:sz w:val="20"/>
                  <w:szCs w:val="20"/>
                </w:rPr>
                <w:delText>InvoiceOriginCode</w:delText>
              </w:r>
            </w:del>
          </w:p>
        </w:tc>
        <w:tc>
          <w:tcPr>
            <w:tcW w:w="960" w:type="dxa"/>
            <w:noWrap/>
            <w:hideMark/>
          </w:tcPr>
          <w:p w14:paraId="3945BE40"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40" w:author="Mr Richard P Williams" w:date="2016-10-03T22:42:00Z"/>
                <w:rFonts w:cs="Open Sans"/>
                <w:sz w:val="20"/>
                <w:szCs w:val="20"/>
              </w:rPr>
            </w:pPr>
            <w:del w:id="3841" w:author="Mr Richard P Williams" w:date="2016-10-03T22:42:00Z">
              <w:r w:rsidRPr="004D6DA6" w:rsidDel="008F7B0C">
                <w:rPr>
                  <w:rFonts w:cs="Open Sans"/>
                  <w:sz w:val="20"/>
                  <w:szCs w:val="20"/>
                </w:rPr>
                <w:delText>varchar</w:delText>
              </w:r>
            </w:del>
          </w:p>
        </w:tc>
        <w:tc>
          <w:tcPr>
            <w:tcW w:w="1175" w:type="dxa"/>
            <w:noWrap/>
            <w:hideMark/>
          </w:tcPr>
          <w:p w14:paraId="43A079B6"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42" w:author="Mr Richard P Williams" w:date="2016-10-03T22:42:00Z"/>
                <w:rFonts w:cs="Open Sans"/>
                <w:sz w:val="20"/>
                <w:szCs w:val="20"/>
              </w:rPr>
            </w:pPr>
            <w:del w:id="3843" w:author="Mr Richard P Williams" w:date="2016-10-03T22:42:00Z">
              <w:r w:rsidRPr="004D6DA6" w:rsidDel="008F7B0C">
                <w:rPr>
                  <w:rFonts w:cs="Open Sans"/>
                  <w:sz w:val="20"/>
                  <w:szCs w:val="20"/>
                </w:rPr>
                <w:delText>8000</w:delText>
              </w:r>
            </w:del>
          </w:p>
        </w:tc>
        <w:tc>
          <w:tcPr>
            <w:tcW w:w="2690" w:type="dxa"/>
          </w:tcPr>
          <w:p w14:paraId="7E6A1A7F" w14:textId="77777777" w:rsidR="00FB5517" w:rsidRPr="004D6DA6" w:rsidDel="008F7B0C" w:rsidRDefault="00FB5517" w:rsidP="004D6DA6">
            <w:pPr>
              <w:cnfStyle w:val="000000100000" w:firstRow="0" w:lastRow="0" w:firstColumn="0" w:lastColumn="0" w:oddVBand="0" w:evenVBand="0" w:oddHBand="1" w:evenHBand="0" w:firstRowFirstColumn="0" w:firstRowLastColumn="0" w:lastRowFirstColumn="0" w:lastRowLastColumn="0"/>
              <w:rPr>
                <w:del w:id="3844" w:author="Mr Richard P Williams" w:date="2016-10-03T22:42:00Z"/>
                <w:rFonts w:cs="Open Sans"/>
                <w:sz w:val="20"/>
                <w:szCs w:val="20"/>
              </w:rPr>
            </w:pPr>
          </w:p>
        </w:tc>
      </w:tr>
      <w:tr w:rsidR="00FB5517" w:rsidRPr="004D6DA6" w:rsidDel="008F7B0C" w14:paraId="687EAF99" w14:textId="77777777" w:rsidTr="00CF4A03">
        <w:trPr>
          <w:trHeight w:val="300"/>
          <w:del w:id="384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34BD7E26" w14:textId="77777777" w:rsidR="00FB5517" w:rsidRPr="004D6DA6" w:rsidDel="008F7B0C" w:rsidRDefault="00FB5517" w:rsidP="004D6DA6">
            <w:pPr>
              <w:spacing w:after="160" w:line="259" w:lineRule="auto"/>
              <w:rPr>
                <w:del w:id="3846" w:author="Mr Richard P Williams" w:date="2016-10-03T22:42:00Z"/>
                <w:rFonts w:cs="Open Sans"/>
                <w:sz w:val="20"/>
                <w:szCs w:val="20"/>
              </w:rPr>
            </w:pPr>
            <w:del w:id="3847" w:author="Mr Richard P Williams" w:date="2016-10-03T22:42:00Z">
              <w:r w:rsidRPr="004D6DA6" w:rsidDel="008F7B0C">
                <w:rPr>
                  <w:rFonts w:cs="Open Sans"/>
                  <w:sz w:val="20"/>
                  <w:szCs w:val="20"/>
                </w:rPr>
                <w:delText>OrderOriginCode</w:delText>
              </w:r>
            </w:del>
          </w:p>
        </w:tc>
        <w:tc>
          <w:tcPr>
            <w:tcW w:w="960" w:type="dxa"/>
            <w:noWrap/>
            <w:hideMark/>
          </w:tcPr>
          <w:p w14:paraId="649D3B63"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48" w:author="Mr Richard P Williams" w:date="2016-10-03T22:42:00Z"/>
                <w:rFonts w:cs="Open Sans"/>
                <w:sz w:val="20"/>
                <w:szCs w:val="20"/>
              </w:rPr>
            </w:pPr>
            <w:del w:id="3849" w:author="Mr Richard P Williams" w:date="2016-10-03T22:42:00Z">
              <w:r w:rsidRPr="004D6DA6" w:rsidDel="008F7B0C">
                <w:rPr>
                  <w:rFonts w:cs="Open Sans"/>
                  <w:sz w:val="20"/>
                  <w:szCs w:val="20"/>
                </w:rPr>
                <w:delText>varchar</w:delText>
              </w:r>
            </w:del>
          </w:p>
        </w:tc>
        <w:tc>
          <w:tcPr>
            <w:tcW w:w="1175" w:type="dxa"/>
            <w:noWrap/>
            <w:hideMark/>
          </w:tcPr>
          <w:p w14:paraId="7EFC3F05"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50" w:author="Mr Richard P Williams" w:date="2016-10-03T22:42:00Z"/>
                <w:rFonts w:cs="Open Sans"/>
                <w:sz w:val="20"/>
                <w:szCs w:val="20"/>
              </w:rPr>
            </w:pPr>
            <w:del w:id="3851" w:author="Mr Richard P Williams" w:date="2016-10-03T22:42:00Z">
              <w:r w:rsidRPr="004D6DA6" w:rsidDel="008F7B0C">
                <w:rPr>
                  <w:rFonts w:cs="Open Sans"/>
                  <w:sz w:val="20"/>
                  <w:szCs w:val="20"/>
                </w:rPr>
                <w:delText>8000</w:delText>
              </w:r>
            </w:del>
          </w:p>
        </w:tc>
        <w:tc>
          <w:tcPr>
            <w:tcW w:w="2690" w:type="dxa"/>
          </w:tcPr>
          <w:p w14:paraId="2E0A9EE6" w14:textId="77777777" w:rsidR="00FB5517" w:rsidRPr="004D6DA6" w:rsidDel="008F7B0C" w:rsidRDefault="00FB5517" w:rsidP="004D6DA6">
            <w:pPr>
              <w:cnfStyle w:val="000000000000" w:firstRow="0" w:lastRow="0" w:firstColumn="0" w:lastColumn="0" w:oddVBand="0" w:evenVBand="0" w:oddHBand="0" w:evenHBand="0" w:firstRowFirstColumn="0" w:firstRowLastColumn="0" w:lastRowFirstColumn="0" w:lastRowLastColumn="0"/>
              <w:rPr>
                <w:del w:id="3852" w:author="Mr Richard P Williams" w:date="2016-10-03T22:42:00Z"/>
                <w:rFonts w:cs="Open Sans"/>
                <w:sz w:val="20"/>
                <w:szCs w:val="20"/>
              </w:rPr>
            </w:pPr>
          </w:p>
        </w:tc>
      </w:tr>
      <w:tr w:rsidR="00FB5517" w:rsidRPr="004D6DA6" w:rsidDel="008F7B0C" w14:paraId="0B74BB51" w14:textId="77777777" w:rsidTr="00CF4A03">
        <w:trPr>
          <w:cnfStyle w:val="000000100000" w:firstRow="0" w:lastRow="0" w:firstColumn="0" w:lastColumn="0" w:oddVBand="0" w:evenVBand="0" w:oddHBand="1" w:evenHBand="0" w:firstRowFirstColumn="0" w:firstRowLastColumn="0" w:lastRowFirstColumn="0" w:lastRowLastColumn="0"/>
          <w:trHeight w:val="300"/>
          <w:del w:id="385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5F237CD0" w14:textId="77777777" w:rsidR="00FB5517" w:rsidRPr="004D6DA6" w:rsidDel="008F7B0C" w:rsidRDefault="00FB5517" w:rsidP="004D6DA6">
            <w:pPr>
              <w:spacing w:after="160" w:line="259" w:lineRule="auto"/>
              <w:rPr>
                <w:del w:id="3854" w:author="Mr Richard P Williams" w:date="2016-10-03T22:42:00Z"/>
                <w:rFonts w:cs="Open Sans"/>
                <w:sz w:val="20"/>
                <w:szCs w:val="20"/>
              </w:rPr>
            </w:pPr>
            <w:del w:id="3855" w:author="Mr Richard P Williams" w:date="2016-10-03T22:42:00Z">
              <w:r w:rsidRPr="004D6DA6" w:rsidDel="008F7B0C">
                <w:rPr>
                  <w:rFonts w:cs="Open Sans"/>
                  <w:sz w:val="20"/>
                  <w:szCs w:val="20"/>
                </w:rPr>
                <w:delText>OrderSendCode</w:delText>
              </w:r>
            </w:del>
          </w:p>
        </w:tc>
        <w:tc>
          <w:tcPr>
            <w:tcW w:w="960" w:type="dxa"/>
            <w:noWrap/>
            <w:hideMark/>
          </w:tcPr>
          <w:p w14:paraId="6F78178B"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56" w:author="Mr Richard P Williams" w:date="2016-10-03T22:42:00Z"/>
                <w:rFonts w:cs="Open Sans"/>
                <w:sz w:val="20"/>
                <w:szCs w:val="20"/>
              </w:rPr>
            </w:pPr>
            <w:del w:id="3857" w:author="Mr Richard P Williams" w:date="2016-10-03T22:42:00Z">
              <w:r w:rsidRPr="004D6DA6" w:rsidDel="008F7B0C">
                <w:rPr>
                  <w:rFonts w:cs="Open Sans"/>
                  <w:sz w:val="20"/>
                  <w:szCs w:val="20"/>
                </w:rPr>
                <w:delText>varchar</w:delText>
              </w:r>
            </w:del>
          </w:p>
        </w:tc>
        <w:tc>
          <w:tcPr>
            <w:tcW w:w="1175" w:type="dxa"/>
            <w:noWrap/>
            <w:hideMark/>
          </w:tcPr>
          <w:p w14:paraId="6D2C237C"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58" w:author="Mr Richard P Williams" w:date="2016-10-03T22:42:00Z"/>
                <w:rFonts w:cs="Open Sans"/>
                <w:sz w:val="20"/>
                <w:szCs w:val="20"/>
              </w:rPr>
            </w:pPr>
            <w:del w:id="3859" w:author="Mr Richard P Williams" w:date="2016-10-03T22:42:00Z">
              <w:r w:rsidRPr="004D6DA6" w:rsidDel="008F7B0C">
                <w:rPr>
                  <w:rFonts w:cs="Open Sans"/>
                  <w:sz w:val="20"/>
                  <w:szCs w:val="20"/>
                </w:rPr>
                <w:delText>8000</w:delText>
              </w:r>
            </w:del>
          </w:p>
        </w:tc>
        <w:tc>
          <w:tcPr>
            <w:tcW w:w="2690" w:type="dxa"/>
          </w:tcPr>
          <w:p w14:paraId="515A2CC7" w14:textId="77777777" w:rsidR="00FB5517" w:rsidRPr="004D6DA6" w:rsidDel="008F7B0C" w:rsidRDefault="00FB5517" w:rsidP="004D6DA6">
            <w:pPr>
              <w:cnfStyle w:val="000000100000" w:firstRow="0" w:lastRow="0" w:firstColumn="0" w:lastColumn="0" w:oddVBand="0" w:evenVBand="0" w:oddHBand="1" w:evenHBand="0" w:firstRowFirstColumn="0" w:firstRowLastColumn="0" w:lastRowFirstColumn="0" w:lastRowLastColumn="0"/>
              <w:rPr>
                <w:del w:id="3860" w:author="Mr Richard P Williams" w:date="2016-10-03T22:42:00Z"/>
                <w:rFonts w:cs="Open Sans"/>
                <w:sz w:val="20"/>
                <w:szCs w:val="20"/>
              </w:rPr>
            </w:pPr>
          </w:p>
        </w:tc>
      </w:tr>
      <w:tr w:rsidR="00FB5517" w:rsidRPr="004D6DA6" w:rsidDel="008F7B0C" w14:paraId="73337C87" w14:textId="77777777" w:rsidTr="00CF4A03">
        <w:trPr>
          <w:trHeight w:val="300"/>
          <w:del w:id="386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1842D0EB" w14:textId="77777777" w:rsidR="00FB5517" w:rsidRPr="004D6DA6" w:rsidDel="008F7B0C" w:rsidRDefault="00FB5517" w:rsidP="004D6DA6">
            <w:pPr>
              <w:spacing w:after="160" w:line="259" w:lineRule="auto"/>
              <w:rPr>
                <w:del w:id="3862" w:author="Mr Richard P Williams" w:date="2016-10-03T22:42:00Z"/>
                <w:rFonts w:cs="Open Sans"/>
                <w:sz w:val="20"/>
                <w:szCs w:val="20"/>
              </w:rPr>
            </w:pPr>
            <w:del w:id="3863" w:author="Mr Richard P Williams" w:date="2016-10-03T22:42:00Z">
              <w:r w:rsidRPr="004D6DA6" w:rsidDel="008F7B0C">
                <w:rPr>
                  <w:rFonts w:cs="Open Sans"/>
                  <w:sz w:val="20"/>
                  <w:szCs w:val="20"/>
                </w:rPr>
                <w:delText>DeliveryTerms</w:delText>
              </w:r>
            </w:del>
          </w:p>
        </w:tc>
        <w:tc>
          <w:tcPr>
            <w:tcW w:w="960" w:type="dxa"/>
            <w:noWrap/>
            <w:hideMark/>
          </w:tcPr>
          <w:p w14:paraId="56558D94"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64" w:author="Mr Richard P Williams" w:date="2016-10-03T22:42:00Z"/>
                <w:rFonts w:cs="Open Sans"/>
                <w:sz w:val="20"/>
                <w:szCs w:val="20"/>
              </w:rPr>
            </w:pPr>
            <w:del w:id="3865" w:author="Mr Richard P Williams" w:date="2016-10-03T22:42:00Z">
              <w:r w:rsidRPr="004D6DA6" w:rsidDel="008F7B0C">
                <w:rPr>
                  <w:rFonts w:cs="Open Sans"/>
                  <w:sz w:val="20"/>
                  <w:szCs w:val="20"/>
                </w:rPr>
                <w:delText>varchar</w:delText>
              </w:r>
            </w:del>
          </w:p>
        </w:tc>
        <w:tc>
          <w:tcPr>
            <w:tcW w:w="1175" w:type="dxa"/>
            <w:noWrap/>
            <w:hideMark/>
          </w:tcPr>
          <w:p w14:paraId="2B25482D"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66" w:author="Mr Richard P Williams" w:date="2016-10-03T22:42:00Z"/>
                <w:rFonts w:cs="Open Sans"/>
                <w:sz w:val="20"/>
                <w:szCs w:val="20"/>
              </w:rPr>
            </w:pPr>
            <w:del w:id="3867" w:author="Mr Richard P Williams" w:date="2016-10-03T22:42:00Z">
              <w:r w:rsidRPr="004D6DA6" w:rsidDel="008F7B0C">
                <w:rPr>
                  <w:rFonts w:cs="Open Sans"/>
                  <w:sz w:val="20"/>
                  <w:szCs w:val="20"/>
                </w:rPr>
                <w:delText>8000</w:delText>
              </w:r>
            </w:del>
          </w:p>
        </w:tc>
        <w:tc>
          <w:tcPr>
            <w:tcW w:w="2690" w:type="dxa"/>
          </w:tcPr>
          <w:p w14:paraId="504E9EEB" w14:textId="77777777" w:rsidR="00FB5517" w:rsidRPr="004D6DA6" w:rsidDel="008F7B0C" w:rsidRDefault="00580BF5" w:rsidP="004D6DA6">
            <w:pPr>
              <w:cnfStyle w:val="000000000000" w:firstRow="0" w:lastRow="0" w:firstColumn="0" w:lastColumn="0" w:oddVBand="0" w:evenVBand="0" w:oddHBand="0" w:evenHBand="0" w:firstRowFirstColumn="0" w:firstRowLastColumn="0" w:lastRowFirstColumn="0" w:lastRowLastColumn="0"/>
              <w:rPr>
                <w:del w:id="3868" w:author="Mr Richard P Williams" w:date="2016-10-03T22:42:00Z"/>
                <w:rFonts w:cs="Open Sans"/>
                <w:sz w:val="20"/>
                <w:szCs w:val="20"/>
              </w:rPr>
            </w:pPr>
            <w:del w:id="3869" w:author="Mr Richard P Williams" w:date="2016-10-03T22:42:00Z">
              <w:r w:rsidDel="008F7B0C">
                <w:rPr>
                  <w:rFonts w:cs="Open Sans"/>
                  <w:sz w:val="20"/>
                  <w:szCs w:val="20"/>
                </w:rPr>
                <w:delText>Vendor Credit Terms</w:delText>
              </w:r>
            </w:del>
          </w:p>
        </w:tc>
      </w:tr>
      <w:tr w:rsidR="00FB5517" w:rsidRPr="004D6DA6" w:rsidDel="008F7B0C" w14:paraId="23E9D8A2" w14:textId="77777777" w:rsidTr="00CF4A03">
        <w:trPr>
          <w:cnfStyle w:val="000000100000" w:firstRow="0" w:lastRow="0" w:firstColumn="0" w:lastColumn="0" w:oddVBand="0" w:evenVBand="0" w:oddHBand="1" w:evenHBand="0" w:firstRowFirstColumn="0" w:firstRowLastColumn="0" w:lastRowFirstColumn="0" w:lastRowLastColumn="0"/>
          <w:trHeight w:val="300"/>
          <w:del w:id="387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193D3B1C" w14:textId="77777777" w:rsidR="00FB5517" w:rsidRPr="004D6DA6" w:rsidDel="008F7B0C" w:rsidRDefault="00FB5517" w:rsidP="004D6DA6">
            <w:pPr>
              <w:spacing w:after="160" w:line="259" w:lineRule="auto"/>
              <w:rPr>
                <w:del w:id="3871" w:author="Mr Richard P Williams" w:date="2016-10-03T22:42:00Z"/>
                <w:rFonts w:cs="Open Sans"/>
                <w:sz w:val="20"/>
                <w:szCs w:val="20"/>
              </w:rPr>
            </w:pPr>
            <w:del w:id="3872" w:author="Mr Richard P Williams" w:date="2016-10-03T22:42:00Z">
              <w:r w:rsidRPr="004D6DA6" w:rsidDel="008F7B0C">
                <w:rPr>
                  <w:rFonts w:cs="Open Sans"/>
                  <w:sz w:val="20"/>
                  <w:szCs w:val="20"/>
                </w:rPr>
                <w:delText>PaymentMethodTerms</w:delText>
              </w:r>
            </w:del>
          </w:p>
        </w:tc>
        <w:tc>
          <w:tcPr>
            <w:tcW w:w="960" w:type="dxa"/>
            <w:noWrap/>
            <w:hideMark/>
          </w:tcPr>
          <w:p w14:paraId="5D116295"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73" w:author="Mr Richard P Williams" w:date="2016-10-03T22:42:00Z"/>
                <w:rFonts w:cs="Open Sans"/>
                <w:sz w:val="20"/>
                <w:szCs w:val="20"/>
              </w:rPr>
            </w:pPr>
            <w:del w:id="3874" w:author="Mr Richard P Williams" w:date="2016-10-03T22:42:00Z">
              <w:r w:rsidRPr="004D6DA6" w:rsidDel="008F7B0C">
                <w:rPr>
                  <w:rFonts w:cs="Open Sans"/>
                  <w:sz w:val="20"/>
                  <w:szCs w:val="20"/>
                </w:rPr>
                <w:delText>smallint</w:delText>
              </w:r>
            </w:del>
          </w:p>
        </w:tc>
        <w:tc>
          <w:tcPr>
            <w:tcW w:w="1175" w:type="dxa"/>
            <w:noWrap/>
            <w:hideMark/>
          </w:tcPr>
          <w:p w14:paraId="7EFFDDEB"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75" w:author="Mr Richard P Williams" w:date="2016-10-03T22:42:00Z"/>
                <w:rFonts w:cs="Open Sans"/>
                <w:sz w:val="20"/>
                <w:szCs w:val="20"/>
              </w:rPr>
            </w:pPr>
            <w:del w:id="3876" w:author="Mr Richard P Williams" w:date="2016-10-03T22:42:00Z">
              <w:r w:rsidRPr="004D6DA6" w:rsidDel="008F7B0C">
                <w:rPr>
                  <w:rFonts w:cs="Open Sans"/>
                  <w:sz w:val="20"/>
                  <w:szCs w:val="20"/>
                </w:rPr>
                <w:delText>2</w:delText>
              </w:r>
            </w:del>
          </w:p>
        </w:tc>
        <w:tc>
          <w:tcPr>
            <w:tcW w:w="2690" w:type="dxa"/>
          </w:tcPr>
          <w:p w14:paraId="38F180E0" w14:textId="77777777" w:rsidR="00FB5517" w:rsidRPr="004D6DA6" w:rsidDel="008F7B0C" w:rsidRDefault="00FB5517" w:rsidP="004D6DA6">
            <w:pPr>
              <w:cnfStyle w:val="000000100000" w:firstRow="0" w:lastRow="0" w:firstColumn="0" w:lastColumn="0" w:oddVBand="0" w:evenVBand="0" w:oddHBand="1" w:evenHBand="0" w:firstRowFirstColumn="0" w:firstRowLastColumn="0" w:lastRowFirstColumn="0" w:lastRowLastColumn="0"/>
              <w:rPr>
                <w:del w:id="3877" w:author="Mr Richard P Williams" w:date="2016-10-03T22:42:00Z"/>
                <w:rFonts w:cs="Open Sans"/>
                <w:sz w:val="20"/>
                <w:szCs w:val="20"/>
              </w:rPr>
            </w:pPr>
          </w:p>
        </w:tc>
      </w:tr>
      <w:tr w:rsidR="00FB5517" w:rsidRPr="004D6DA6" w:rsidDel="008F7B0C" w14:paraId="18F84A21" w14:textId="77777777" w:rsidTr="00CF4A03">
        <w:trPr>
          <w:trHeight w:val="300"/>
          <w:del w:id="38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5D288EB9" w14:textId="77777777" w:rsidR="00FB5517" w:rsidRPr="004D6DA6" w:rsidDel="008F7B0C" w:rsidRDefault="00FB5517" w:rsidP="004D6DA6">
            <w:pPr>
              <w:spacing w:after="160" w:line="259" w:lineRule="auto"/>
              <w:rPr>
                <w:del w:id="3879" w:author="Mr Richard P Williams" w:date="2016-10-03T22:42:00Z"/>
                <w:rFonts w:cs="Open Sans"/>
                <w:sz w:val="20"/>
                <w:szCs w:val="20"/>
              </w:rPr>
            </w:pPr>
            <w:del w:id="3880" w:author="Mr Richard P Williams" w:date="2016-10-03T22:42:00Z">
              <w:r w:rsidRPr="004D6DA6" w:rsidDel="008F7B0C">
                <w:rPr>
                  <w:rFonts w:cs="Open Sans"/>
                  <w:sz w:val="20"/>
                  <w:szCs w:val="20"/>
                </w:rPr>
                <w:delText>DistributionCenterId</w:delText>
              </w:r>
            </w:del>
          </w:p>
        </w:tc>
        <w:tc>
          <w:tcPr>
            <w:tcW w:w="960" w:type="dxa"/>
            <w:noWrap/>
            <w:hideMark/>
          </w:tcPr>
          <w:p w14:paraId="77F8412B"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81" w:author="Mr Richard P Williams" w:date="2016-10-03T22:42:00Z"/>
                <w:rFonts w:cs="Open Sans"/>
                <w:sz w:val="20"/>
                <w:szCs w:val="20"/>
              </w:rPr>
            </w:pPr>
            <w:del w:id="3882" w:author="Mr Richard P Williams" w:date="2016-10-03T22:42:00Z">
              <w:r w:rsidRPr="004D6DA6" w:rsidDel="008F7B0C">
                <w:rPr>
                  <w:rFonts w:cs="Open Sans"/>
                  <w:sz w:val="20"/>
                  <w:szCs w:val="20"/>
                </w:rPr>
                <w:delText>smallint</w:delText>
              </w:r>
            </w:del>
          </w:p>
        </w:tc>
        <w:tc>
          <w:tcPr>
            <w:tcW w:w="1175" w:type="dxa"/>
            <w:noWrap/>
            <w:hideMark/>
          </w:tcPr>
          <w:p w14:paraId="09E91964"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83" w:author="Mr Richard P Williams" w:date="2016-10-03T22:42:00Z"/>
                <w:rFonts w:cs="Open Sans"/>
                <w:sz w:val="20"/>
                <w:szCs w:val="20"/>
              </w:rPr>
            </w:pPr>
            <w:del w:id="3884" w:author="Mr Richard P Williams" w:date="2016-10-03T22:42:00Z">
              <w:r w:rsidRPr="004D6DA6" w:rsidDel="008F7B0C">
                <w:rPr>
                  <w:rFonts w:cs="Open Sans"/>
                  <w:sz w:val="20"/>
                  <w:szCs w:val="20"/>
                </w:rPr>
                <w:delText>2</w:delText>
              </w:r>
            </w:del>
          </w:p>
        </w:tc>
        <w:tc>
          <w:tcPr>
            <w:tcW w:w="2690" w:type="dxa"/>
          </w:tcPr>
          <w:p w14:paraId="4E7FD417" w14:textId="77777777" w:rsidR="00FB5517" w:rsidRPr="004D6DA6" w:rsidDel="008F7B0C" w:rsidRDefault="00580BF5" w:rsidP="004D6DA6">
            <w:pPr>
              <w:cnfStyle w:val="000000000000" w:firstRow="0" w:lastRow="0" w:firstColumn="0" w:lastColumn="0" w:oddVBand="0" w:evenVBand="0" w:oddHBand="0" w:evenHBand="0" w:firstRowFirstColumn="0" w:firstRowLastColumn="0" w:lastRowFirstColumn="0" w:lastRowLastColumn="0"/>
              <w:rPr>
                <w:del w:id="3885" w:author="Mr Richard P Williams" w:date="2016-10-03T22:42:00Z"/>
                <w:rFonts w:cs="Open Sans"/>
                <w:sz w:val="20"/>
                <w:szCs w:val="20"/>
              </w:rPr>
            </w:pPr>
            <w:del w:id="3886" w:author="Mr Richard P Williams" w:date="2016-10-03T22:42:00Z">
              <w:r w:rsidDel="008F7B0C">
                <w:rPr>
                  <w:rFonts w:cs="Open Sans"/>
                  <w:sz w:val="20"/>
                  <w:szCs w:val="20"/>
                </w:rPr>
                <w:delText>The Primary DC the Vendor Delivers too. Leave Blank for DSD</w:delText>
              </w:r>
            </w:del>
          </w:p>
        </w:tc>
      </w:tr>
      <w:tr w:rsidR="00FB5517" w:rsidRPr="004D6DA6" w:rsidDel="008F7B0C" w14:paraId="21C3BFE0" w14:textId="77777777" w:rsidTr="00CF4A03">
        <w:trPr>
          <w:cnfStyle w:val="000000100000" w:firstRow="0" w:lastRow="0" w:firstColumn="0" w:lastColumn="0" w:oddVBand="0" w:evenVBand="0" w:oddHBand="1" w:evenHBand="0" w:firstRowFirstColumn="0" w:firstRowLastColumn="0" w:lastRowFirstColumn="0" w:lastRowLastColumn="0"/>
          <w:trHeight w:val="300"/>
          <w:del w:id="388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08408A51" w14:textId="77777777" w:rsidR="00FB5517" w:rsidRPr="004D6DA6" w:rsidDel="008F7B0C" w:rsidRDefault="00FB5517" w:rsidP="004D6DA6">
            <w:pPr>
              <w:spacing w:after="160" w:line="259" w:lineRule="auto"/>
              <w:rPr>
                <w:del w:id="3888" w:author="Mr Richard P Williams" w:date="2016-10-03T22:42:00Z"/>
                <w:rFonts w:cs="Open Sans"/>
                <w:sz w:val="20"/>
                <w:szCs w:val="20"/>
              </w:rPr>
            </w:pPr>
            <w:del w:id="3889" w:author="Mr Richard P Williams" w:date="2016-10-03T22:42:00Z">
              <w:r w:rsidRPr="004D6DA6" w:rsidDel="008F7B0C">
                <w:rPr>
                  <w:rFonts w:cs="Open Sans"/>
                  <w:sz w:val="20"/>
                  <w:szCs w:val="20"/>
                </w:rPr>
                <w:delText>AddressType</w:delText>
              </w:r>
            </w:del>
          </w:p>
        </w:tc>
        <w:tc>
          <w:tcPr>
            <w:tcW w:w="960" w:type="dxa"/>
            <w:noWrap/>
            <w:hideMark/>
          </w:tcPr>
          <w:p w14:paraId="2F06ECFD"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90" w:author="Mr Richard P Williams" w:date="2016-10-03T22:42:00Z"/>
                <w:rFonts w:cs="Open Sans"/>
                <w:sz w:val="20"/>
                <w:szCs w:val="20"/>
              </w:rPr>
            </w:pPr>
            <w:del w:id="3891" w:author="Mr Richard P Williams" w:date="2016-10-03T22:42:00Z">
              <w:r w:rsidRPr="004D6DA6" w:rsidDel="008F7B0C">
                <w:rPr>
                  <w:rFonts w:cs="Open Sans"/>
                  <w:sz w:val="20"/>
                  <w:szCs w:val="20"/>
                </w:rPr>
                <w:delText>tinyint</w:delText>
              </w:r>
            </w:del>
          </w:p>
        </w:tc>
        <w:tc>
          <w:tcPr>
            <w:tcW w:w="1175" w:type="dxa"/>
            <w:noWrap/>
            <w:hideMark/>
          </w:tcPr>
          <w:p w14:paraId="37BE7C27"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892" w:author="Mr Richard P Williams" w:date="2016-10-03T22:42:00Z"/>
                <w:rFonts w:cs="Open Sans"/>
                <w:sz w:val="20"/>
                <w:szCs w:val="20"/>
              </w:rPr>
            </w:pPr>
            <w:del w:id="3893" w:author="Mr Richard P Williams" w:date="2016-10-03T22:42:00Z">
              <w:r w:rsidRPr="004D6DA6" w:rsidDel="008F7B0C">
                <w:rPr>
                  <w:rFonts w:cs="Open Sans"/>
                  <w:sz w:val="20"/>
                  <w:szCs w:val="20"/>
                </w:rPr>
                <w:delText>1</w:delText>
              </w:r>
            </w:del>
          </w:p>
        </w:tc>
        <w:tc>
          <w:tcPr>
            <w:tcW w:w="2690" w:type="dxa"/>
          </w:tcPr>
          <w:p w14:paraId="21ADC0A2" w14:textId="77777777" w:rsidR="00FB5517" w:rsidRPr="004D6DA6" w:rsidDel="008F7B0C" w:rsidRDefault="00FB5517" w:rsidP="004D6DA6">
            <w:pPr>
              <w:cnfStyle w:val="000000100000" w:firstRow="0" w:lastRow="0" w:firstColumn="0" w:lastColumn="0" w:oddVBand="0" w:evenVBand="0" w:oddHBand="1" w:evenHBand="0" w:firstRowFirstColumn="0" w:firstRowLastColumn="0" w:lastRowFirstColumn="0" w:lastRowLastColumn="0"/>
              <w:rPr>
                <w:del w:id="3894" w:author="Mr Richard P Williams" w:date="2016-10-03T22:42:00Z"/>
                <w:rFonts w:cs="Open Sans"/>
                <w:sz w:val="20"/>
                <w:szCs w:val="20"/>
              </w:rPr>
            </w:pPr>
          </w:p>
        </w:tc>
      </w:tr>
      <w:tr w:rsidR="00FB5517" w:rsidRPr="004D6DA6" w:rsidDel="008F7B0C" w14:paraId="3152E5BD" w14:textId="77777777" w:rsidTr="00CF4A03">
        <w:trPr>
          <w:trHeight w:val="300"/>
          <w:del w:id="389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6DA4B09D" w14:textId="77777777" w:rsidR="00FB5517" w:rsidRPr="004D6DA6" w:rsidDel="008F7B0C" w:rsidRDefault="00FB5517" w:rsidP="004D6DA6">
            <w:pPr>
              <w:spacing w:after="160" w:line="259" w:lineRule="auto"/>
              <w:rPr>
                <w:del w:id="3896" w:author="Mr Richard P Williams" w:date="2016-10-03T22:42:00Z"/>
                <w:rFonts w:cs="Open Sans"/>
                <w:sz w:val="20"/>
                <w:szCs w:val="20"/>
              </w:rPr>
            </w:pPr>
            <w:del w:id="3897" w:author="Mr Richard P Williams" w:date="2016-10-03T22:42:00Z">
              <w:r w:rsidRPr="004D6DA6" w:rsidDel="008F7B0C">
                <w:rPr>
                  <w:rFonts w:cs="Open Sans"/>
                  <w:sz w:val="20"/>
                  <w:szCs w:val="20"/>
                </w:rPr>
                <w:delText>Address1</w:delText>
              </w:r>
            </w:del>
          </w:p>
        </w:tc>
        <w:tc>
          <w:tcPr>
            <w:tcW w:w="960" w:type="dxa"/>
            <w:noWrap/>
            <w:hideMark/>
          </w:tcPr>
          <w:p w14:paraId="621878BC"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898" w:author="Mr Richard P Williams" w:date="2016-10-03T22:42:00Z"/>
                <w:rFonts w:cs="Open Sans"/>
                <w:sz w:val="20"/>
                <w:szCs w:val="20"/>
              </w:rPr>
            </w:pPr>
            <w:del w:id="3899" w:author="Mr Richard P Williams" w:date="2016-10-03T22:42:00Z">
              <w:r w:rsidRPr="004D6DA6" w:rsidDel="008F7B0C">
                <w:rPr>
                  <w:rFonts w:cs="Open Sans"/>
                  <w:sz w:val="20"/>
                  <w:szCs w:val="20"/>
                </w:rPr>
                <w:delText>nvarchar</w:delText>
              </w:r>
            </w:del>
          </w:p>
        </w:tc>
        <w:tc>
          <w:tcPr>
            <w:tcW w:w="1175" w:type="dxa"/>
            <w:noWrap/>
            <w:hideMark/>
          </w:tcPr>
          <w:p w14:paraId="5FDCAE52"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900" w:author="Mr Richard P Williams" w:date="2016-10-03T22:42:00Z"/>
                <w:rFonts w:cs="Open Sans"/>
                <w:sz w:val="20"/>
                <w:szCs w:val="20"/>
              </w:rPr>
            </w:pPr>
            <w:del w:id="3901" w:author="Mr Richard P Williams" w:date="2016-10-03T22:42:00Z">
              <w:r w:rsidRPr="004D6DA6" w:rsidDel="008F7B0C">
                <w:rPr>
                  <w:rFonts w:cs="Open Sans"/>
                  <w:sz w:val="20"/>
                  <w:szCs w:val="20"/>
                </w:rPr>
                <w:delText>8000</w:delText>
              </w:r>
            </w:del>
          </w:p>
        </w:tc>
        <w:tc>
          <w:tcPr>
            <w:tcW w:w="2690" w:type="dxa"/>
          </w:tcPr>
          <w:p w14:paraId="30185A74" w14:textId="77777777" w:rsidR="00FB5517" w:rsidRPr="004D6DA6" w:rsidDel="008F7B0C" w:rsidRDefault="00FB5517" w:rsidP="004D6DA6">
            <w:pPr>
              <w:cnfStyle w:val="000000000000" w:firstRow="0" w:lastRow="0" w:firstColumn="0" w:lastColumn="0" w:oddVBand="0" w:evenVBand="0" w:oddHBand="0" w:evenHBand="0" w:firstRowFirstColumn="0" w:firstRowLastColumn="0" w:lastRowFirstColumn="0" w:lastRowLastColumn="0"/>
              <w:rPr>
                <w:del w:id="3902" w:author="Mr Richard P Williams" w:date="2016-10-03T22:42:00Z"/>
                <w:rFonts w:cs="Open Sans"/>
                <w:sz w:val="20"/>
                <w:szCs w:val="20"/>
              </w:rPr>
            </w:pPr>
          </w:p>
        </w:tc>
      </w:tr>
      <w:tr w:rsidR="00FB5517" w:rsidRPr="004D6DA6" w:rsidDel="008F7B0C" w14:paraId="4D8FDAAB" w14:textId="77777777" w:rsidTr="00CF4A03">
        <w:trPr>
          <w:cnfStyle w:val="000000100000" w:firstRow="0" w:lastRow="0" w:firstColumn="0" w:lastColumn="0" w:oddVBand="0" w:evenVBand="0" w:oddHBand="1" w:evenHBand="0" w:firstRowFirstColumn="0" w:firstRowLastColumn="0" w:lastRowFirstColumn="0" w:lastRowLastColumn="0"/>
          <w:trHeight w:val="300"/>
          <w:del w:id="390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54445615" w14:textId="77777777" w:rsidR="00FB5517" w:rsidRPr="004D6DA6" w:rsidDel="008F7B0C" w:rsidRDefault="00FB5517" w:rsidP="004D6DA6">
            <w:pPr>
              <w:spacing w:after="160" w:line="259" w:lineRule="auto"/>
              <w:rPr>
                <w:del w:id="3904" w:author="Mr Richard P Williams" w:date="2016-10-03T22:42:00Z"/>
                <w:rFonts w:cs="Open Sans"/>
                <w:sz w:val="20"/>
                <w:szCs w:val="20"/>
              </w:rPr>
            </w:pPr>
            <w:del w:id="3905" w:author="Mr Richard P Williams" w:date="2016-10-03T22:42:00Z">
              <w:r w:rsidRPr="004D6DA6" w:rsidDel="008F7B0C">
                <w:rPr>
                  <w:rFonts w:cs="Open Sans"/>
                  <w:sz w:val="20"/>
                  <w:szCs w:val="20"/>
                </w:rPr>
                <w:delText>Address2</w:delText>
              </w:r>
            </w:del>
          </w:p>
        </w:tc>
        <w:tc>
          <w:tcPr>
            <w:tcW w:w="960" w:type="dxa"/>
            <w:noWrap/>
            <w:hideMark/>
          </w:tcPr>
          <w:p w14:paraId="5CA735F9"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906" w:author="Mr Richard P Williams" w:date="2016-10-03T22:42:00Z"/>
                <w:rFonts w:cs="Open Sans"/>
                <w:sz w:val="20"/>
                <w:szCs w:val="20"/>
              </w:rPr>
            </w:pPr>
            <w:del w:id="3907" w:author="Mr Richard P Williams" w:date="2016-10-03T22:42:00Z">
              <w:r w:rsidRPr="004D6DA6" w:rsidDel="008F7B0C">
                <w:rPr>
                  <w:rFonts w:cs="Open Sans"/>
                  <w:sz w:val="20"/>
                  <w:szCs w:val="20"/>
                </w:rPr>
                <w:delText>nvarchar</w:delText>
              </w:r>
            </w:del>
          </w:p>
        </w:tc>
        <w:tc>
          <w:tcPr>
            <w:tcW w:w="1175" w:type="dxa"/>
            <w:noWrap/>
            <w:hideMark/>
          </w:tcPr>
          <w:p w14:paraId="15CE8333"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908" w:author="Mr Richard P Williams" w:date="2016-10-03T22:42:00Z"/>
                <w:rFonts w:cs="Open Sans"/>
                <w:sz w:val="20"/>
                <w:szCs w:val="20"/>
              </w:rPr>
            </w:pPr>
            <w:del w:id="3909" w:author="Mr Richard P Williams" w:date="2016-10-03T22:42:00Z">
              <w:r w:rsidRPr="004D6DA6" w:rsidDel="008F7B0C">
                <w:rPr>
                  <w:rFonts w:cs="Open Sans"/>
                  <w:sz w:val="20"/>
                  <w:szCs w:val="20"/>
                </w:rPr>
                <w:delText>8000</w:delText>
              </w:r>
            </w:del>
          </w:p>
        </w:tc>
        <w:tc>
          <w:tcPr>
            <w:tcW w:w="2690" w:type="dxa"/>
          </w:tcPr>
          <w:p w14:paraId="2E8C0B07" w14:textId="77777777" w:rsidR="00FB5517" w:rsidRPr="004D6DA6" w:rsidDel="008F7B0C" w:rsidRDefault="00FB5517" w:rsidP="004D6DA6">
            <w:pPr>
              <w:cnfStyle w:val="000000100000" w:firstRow="0" w:lastRow="0" w:firstColumn="0" w:lastColumn="0" w:oddVBand="0" w:evenVBand="0" w:oddHBand="1" w:evenHBand="0" w:firstRowFirstColumn="0" w:firstRowLastColumn="0" w:lastRowFirstColumn="0" w:lastRowLastColumn="0"/>
              <w:rPr>
                <w:del w:id="3910" w:author="Mr Richard P Williams" w:date="2016-10-03T22:42:00Z"/>
                <w:rFonts w:cs="Open Sans"/>
                <w:sz w:val="20"/>
                <w:szCs w:val="20"/>
              </w:rPr>
            </w:pPr>
          </w:p>
        </w:tc>
      </w:tr>
      <w:tr w:rsidR="00FB5517" w:rsidRPr="004D6DA6" w:rsidDel="008F7B0C" w14:paraId="3186C8FB" w14:textId="77777777" w:rsidTr="00CF4A03">
        <w:trPr>
          <w:trHeight w:val="300"/>
          <w:del w:id="391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22C4A4C5" w14:textId="77777777" w:rsidR="00FB5517" w:rsidRPr="004D6DA6" w:rsidDel="008F7B0C" w:rsidRDefault="00FB5517" w:rsidP="004D6DA6">
            <w:pPr>
              <w:spacing w:after="160" w:line="259" w:lineRule="auto"/>
              <w:rPr>
                <w:del w:id="3912" w:author="Mr Richard P Williams" w:date="2016-10-03T22:42:00Z"/>
                <w:rFonts w:cs="Open Sans"/>
                <w:sz w:val="20"/>
                <w:szCs w:val="20"/>
              </w:rPr>
            </w:pPr>
            <w:del w:id="3913" w:author="Mr Richard P Williams" w:date="2016-10-03T22:42:00Z">
              <w:r w:rsidRPr="004D6DA6" w:rsidDel="008F7B0C">
                <w:rPr>
                  <w:rFonts w:cs="Open Sans"/>
                  <w:sz w:val="20"/>
                  <w:szCs w:val="20"/>
                </w:rPr>
                <w:delText>Address3</w:delText>
              </w:r>
            </w:del>
          </w:p>
        </w:tc>
        <w:tc>
          <w:tcPr>
            <w:tcW w:w="960" w:type="dxa"/>
            <w:noWrap/>
            <w:hideMark/>
          </w:tcPr>
          <w:p w14:paraId="6CF1DA74"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914" w:author="Mr Richard P Williams" w:date="2016-10-03T22:42:00Z"/>
                <w:rFonts w:cs="Open Sans"/>
                <w:sz w:val="20"/>
                <w:szCs w:val="20"/>
              </w:rPr>
            </w:pPr>
            <w:del w:id="3915" w:author="Mr Richard P Williams" w:date="2016-10-03T22:42:00Z">
              <w:r w:rsidRPr="004D6DA6" w:rsidDel="008F7B0C">
                <w:rPr>
                  <w:rFonts w:cs="Open Sans"/>
                  <w:sz w:val="20"/>
                  <w:szCs w:val="20"/>
                </w:rPr>
                <w:delText>nvarchar</w:delText>
              </w:r>
            </w:del>
          </w:p>
        </w:tc>
        <w:tc>
          <w:tcPr>
            <w:tcW w:w="1175" w:type="dxa"/>
            <w:noWrap/>
            <w:hideMark/>
          </w:tcPr>
          <w:p w14:paraId="15567986"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916" w:author="Mr Richard P Williams" w:date="2016-10-03T22:42:00Z"/>
                <w:rFonts w:cs="Open Sans"/>
                <w:sz w:val="20"/>
                <w:szCs w:val="20"/>
              </w:rPr>
            </w:pPr>
            <w:del w:id="3917" w:author="Mr Richard P Williams" w:date="2016-10-03T22:42:00Z">
              <w:r w:rsidRPr="004D6DA6" w:rsidDel="008F7B0C">
                <w:rPr>
                  <w:rFonts w:cs="Open Sans"/>
                  <w:sz w:val="20"/>
                  <w:szCs w:val="20"/>
                </w:rPr>
                <w:delText>8000</w:delText>
              </w:r>
            </w:del>
          </w:p>
        </w:tc>
        <w:tc>
          <w:tcPr>
            <w:tcW w:w="2690" w:type="dxa"/>
          </w:tcPr>
          <w:p w14:paraId="3180B404" w14:textId="77777777" w:rsidR="00FB5517" w:rsidRPr="004D6DA6" w:rsidDel="008F7B0C" w:rsidRDefault="00FB5517" w:rsidP="004D6DA6">
            <w:pPr>
              <w:cnfStyle w:val="000000000000" w:firstRow="0" w:lastRow="0" w:firstColumn="0" w:lastColumn="0" w:oddVBand="0" w:evenVBand="0" w:oddHBand="0" w:evenHBand="0" w:firstRowFirstColumn="0" w:firstRowLastColumn="0" w:lastRowFirstColumn="0" w:lastRowLastColumn="0"/>
              <w:rPr>
                <w:del w:id="3918" w:author="Mr Richard P Williams" w:date="2016-10-03T22:42:00Z"/>
                <w:rFonts w:cs="Open Sans"/>
                <w:sz w:val="20"/>
                <w:szCs w:val="20"/>
              </w:rPr>
            </w:pPr>
          </w:p>
        </w:tc>
      </w:tr>
      <w:tr w:rsidR="00FB5517" w:rsidRPr="004D6DA6" w:rsidDel="008F7B0C" w14:paraId="18FA6E50" w14:textId="77777777" w:rsidTr="00CF4A03">
        <w:trPr>
          <w:cnfStyle w:val="000000100000" w:firstRow="0" w:lastRow="0" w:firstColumn="0" w:lastColumn="0" w:oddVBand="0" w:evenVBand="0" w:oddHBand="1" w:evenHBand="0" w:firstRowFirstColumn="0" w:firstRowLastColumn="0" w:lastRowFirstColumn="0" w:lastRowLastColumn="0"/>
          <w:trHeight w:val="300"/>
          <w:del w:id="391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1AD9229F" w14:textId="77777777" w:rsidR="00FB5517" w:rsidRPr="004D6DA6" w:rsidDel="008F7B0C" w:rsidRDefault="00FB5517" w:rsidP="004D6DA6">
            <w:pPr>
              <w:spacing w:after="160" w:line="259" w:lineRule="auto"/>
              <w:rPr>
                <w:del w:id="3920" w:author="Mr Richard P Williams" w:date="2016-10-03T22:42:00Z"/>
                <w:rFonts w:cs="Open Sans"/>
                <w:sz w:val="20"/>
                <w:szCs w:val="20"/>
              </w:rPr>
            </w:pPr>
            <w:del w:id="3921" w:author="Mr Richard P Williams" w:date="2016-10-03T22:42:00Z">
              <w:r w:rsidRPr="004D6DA6" w:rsidDel="008F7B0C">
                <w:rPr>
                  <w:rFonts w:cs="Open Sans"/>
                  <w:sz w:val="20"/>
                  <w:szCs w:val="20"/>
                </w:rPr>
                <w:delText>Address4</w:delText>
              </w:r>
            </w:del>
          </w:p>
        </w:tc>
        <w:tc>
          <w:tcPr>
            <w:tcW w:w="960" w:type="dxa"/>
            <w:noWrap/>
            <w:hideMark/>
          </w:tcPr>
          <w:p w14:paraId="1711F4A6"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922" w:author="Mr Richard P Williams" w:date="2016-10-03T22:42:00Z"/>
                <w:rFonts w:cs="Open Sans"/>
                <w:sz w:val="20"/>
                <w:szCs w:val="20"/>
              </w:rPr>
            </w:pPr>
            <w:del w:id="3923" w:author="Mr Richard P Williams" w:date="2016-10-03T22:42:00Z">
              <w:r w:rsidRPr="004D6DA6" w:rsidDel="008F7B0C">
                <w:rPr>
                  <w:rFonts w:cs="Open Sans"/>
                  <w:sz w:val="20"/>
                  <w:szCs w:val="20"/>
                </w:rPr>
                <w:delText>nvarchar</w:delText>
              </w:r>
            </w:del>
          </w:p>
        </w:tc>
        <w:tc>
          <w:tcPr>
            <w:tcW w:w="1175" w:type="dxa"/>
            <w:noWrap/>
            <w:hideMark/>
          </w:tcPr>
          <w:p w14:paraId="26E33157"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924" w:author="Mr Richard P Williams" w:date="2016-10-03T22:42:00Z"/>
                <w:rFonts w:cs="Open Sans"/>
                <w:sz w:val="20"/>
                <w:szCs w:val="20"/>
              </w:rPr>
            </w:pPr>
            <w:del w:id="3925" w:author="Mr Richard P Williams" w:date="2016-10-03T22:42:00Z">
              <w:r w:rsidRPr="004D6DA6" w:rsidDel="008F7B0C">
                <w:rPr>
                  <w:rFonts w:cs="Open Sans"/>
                  <w:sz w:val="20"/>
                  <w:szCs w:val="20"/>
                </w:rPr>
                <w:delText>8000</w:delText>
              </w:r>
            </w:del>
          </w:p>
        </w:tc>
        <w:tc>
          <w:tcPr>
            <w:tcW w:w="2690" w:type="dxa"/>
          </w:tcPr>
          <w:p w14:paraId="74E89072" w14:textId="77777777" w:rsidR="00FB5517" w:rsidRPr="004D6DA6" w:rsidDel="008F7B0C" w:rsidRDefault="00FB5517" w:rsidP="004D6DA6">
            <w:pPr>
              <w:cnfStyle w:val="000000100000" w:firstRow="0" w:lastRow="0" w:firstColumn="0" w:lastColumn="0" w:oddVBand="0" w:evenVBand="0" w:oddHBand="1" w:evenHBand="0" w:firstRowFirstColumn="0" w:firstRowLastColumn="0" w:lastRowFirstColumn="0" w:lastRowLastColumn="0"/>
              <w:rPr>
                <w:del w:id="3926" w:author="Mr Richard P Williams" w:date="2016-10-03T22:42:00Z"/>
                <w:rFonts w:cs="Open Sans"/>
                <w:sz w:val="20"/>
                <w:szCs w:val="20"/>
              </w:rPr>
            </w:pPr>
          </w:p>
        </w:tc>
      </w:tr>
      <w:tr w:rsidR="00FB5517" w:rsidRPr="004D6DA6" w:rsidDel="008F7B0C" w14:paraId="642738CB" w14:textId="77777777" w:rsidTr="00CF4A03">
        <w:trPr>
          <w:trHeight w:val="300"/>
          <w:del w:id="392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5A66A124" w14:textId="77777777" w:rsidR="00FB5517" w:rsidRPr="004D6DA6" w:rsidDel="008F7B0C" w:rsidRDefault="00FB5517" w:rsidP="004D6DA6">
            <w:pPr>
              <w:spacing w:after="160" w:line="259" w:lineRule="auto"/>
              <w:rPr>
                <w:del w:id="3928" w:author="Mr Richard P Williams" w:date="2016-10-03T22:42:00Z"/>
                <w:rFonts w:cs="Open Sans"/>
                <w:sz w:val="20"/>
                <w:szCs w:val="20"/>
              </w:rPr>
            </w:pPr>
            <w:del w:id="3929" w:author="Mr Richard P Williams" w:date="2016-10-03T22:42:00Z">
              <w:r w:rsidRPr="004D6DA6" w:rsidDel="008F7B0C">
                <w:rPr>
                  <w:rFonts w:cs="Open Sans"/>
                  <w:sz w:val="20"/>
                  <w:szCs w:val="20"/>
                </w:rPr>
                <w:delText>Country</w:delText>
              </w:r>
            </w:del>
          </w:p>
        </w:tc>
        <w:tc>
          <w:tcPr>
            <w:tcW w:w="960" w:type="dxa"/>
            <w:noWrap/>
            <w:hideMark/>
          </w:tcPr>
          <w:p w14:paraId="2E40D71E"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930" w:author="Mr Richard P Williams" w:date="2016-10-03T22:42:00Z"/>
                <w:rFonts w:cs="Open Sans"/>
                <w:sz w:val="20"/>
                <w:szCs w:val="20"/>
              </w:rPr>
            </w:pPr>
            <w:del w:id="3931" w:author="Mr Richard P Williams" w:date="2016-10-03T22:42:00Z">
              <w:r w:rsidRPr="004D6DA6" w:rsidDel="008F7B0C">
                <w:rPr>
                  <w:rFonts w:cs="Open Sans"/>
                  <w:sz w:val="20"/>
                  <w:szCs w:val="20"/>
                </w:rPr>
                <w:delText>varchar</w:delText>
              </w:r>
            </w:del>
          </w:p>
        </w:tc>
        <w:tc>
          <w:tcPr>
            <w:tcW w:w="1175" w:type="dxa"/>
            <w:noWrap/>
            <w:hideMark/>
          </w:tcPr>
          <w:p w14:paraId="0889691A"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932" w:author="Mr Richard P Williams" w:date="2016-10-03T22:42:00Z"/>
                <w:rFonts w:cs="Open Sans"/>
                <w:sz w:val="20"/>
                <w:szCs w:val="20"/>
              </w:rPr>
            </w:pPr>
            <w:del w:id="3933" w:author="Mr Richard P Williams" w:date="2016-10-03T22:42:00Z">
              <w:r w:rsidRPr="004D6DA6" w:rsidDel="008F7B0C">
                <w:rPr>
                  <w:rFonts w:cs="Open Sans"/>
                  <w:sz w:val="20"/>
                  <w:szCs w:val="20"/>
                </w:rPr>
                <w:delText>8000</w:delText>
              </w:r>
            </w:del>
          </w:p>
        </w:tc>
        <w:tc>
          <w:tcPr>
            <w:tcW w:w="2690" w:type="dxa"/>
          </w:tcPr>
          <w:p w14:paraId="1A91BDB3" w14:textId="77777777" w:rsidR="00FB5517" w:rsidRPr="004D6DA6" w:rsidDel="008F7B0C" w:rsidRDefault="00FB5517" w:rsidP="004D6DA6">
            <w:pPr>
              <w:cnfStyle w:val="000000000000" w:firstRow="0" w:lastRow="0" w:firstColumn="0" w:lastColumn="0" w:oddVBand="0" w:evenVBand="0" w:oddHBand="0" w:evenHBand="0" w:firstRowFirstColumn="0" w:firstRowLastColumn="0" w:lastRowFirstColumn="0" w:lastRowLastColumn="0"/>
              <w:rPr>
                <w:del w:id="3934" w:author="Mr Richard P Williams" w:date="2016-10-03T22:42:00Z"/>
                <w:rFonts w:cs="Open Sans"/>
                <w:sz w:val="20"/>
                <w:szCs w:val="20"/>
              </w:rPr>
            </w:pPr>
          </w:p>
        </w:tc>
      </w:tr>
      <w:tr w:rsidR="00FB5517" w:rsidRPr="004D6DA6" w:rsidDel="008F7B0C" w14:paraId="78BC13D3" w14:textId="77777777" w:rsidTr="00CF4A03">
        <w:trPr>
          <w:cnfStyle w:val="000000100000" w:firstRow="0" w:lastRow="0" w:firstColumn="0" w:lastColumn="0" w:oddVBand="0" w:evenVBand="0" w:oddHBand="1" w:evenHBand="0" w:firstRowFirstColumn="0" w:firstRowLastColumn="0" w:lastRowFirstColumn="0" w:lastRowLastColumn="0"/>
          <w:trHeight w:val="300"/>
          <w:del w:id="393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4FBAA980" w14:textId="77777777" w:rsidR="00FB5517" w:rsidRPr="004D6DA6" w:rsidDel="008F7B0C" w:rsidRDefault="00FB5517" w:rsidP="004D6DA6">
            <w:pPr>
              <w:spacing w:after="160" w:line="259" w:lineRule="auto"/>
              <w:rPr>
                <w:del w:id="3936" w:author="Mr Richard P Williams" w:date="2016-10-03T22:42:00Z"/>
                <w:rFonts w:cs="Open Sans"/>
                <w:sz w:val="20"/>
                <w:szCs w:val="20"/>
              </w:rPr>
            </w:pPr>
            <w:del w:id="3937" w:author="Mr Richard P Williams" w:date="2016-10-03T22:42:00Z">
              <w:r w:rsidRPr="004D6DA6" w:rsidDel="008F7B0C">
                <w:rPr>
                  <w:rFonts w:cs="Open Sans"/>
                  <w:sz w:val="20"/>
                  <w:szCs w:val="20"/>
                </w:rPr>
                <w:delText>PostalCode</w:delText>
              </w:r>
            </w:del>
          </w:p>
        </w:tc>
        <w:tc>
          <w:tcPr>
            <w:tcW w:w="960" w:type="dxa"/>
            <w:noWrap/>
            <w:hideMark/>
          </w:tcPr>
          <w:p w14:paraId="4705609A"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938" w:author="Mr Richard P Williams" w:date="2016-10-03T22:42:00Z"/>
                <w:rFonts w:cs="Open Sans"/>
                <w:sz w:val="20"/>
                <w:szCs w:val="20"/>
              </w:rPr>
            </w:pPr>
            <w:del w:id="3939" w:author="Mr Richard P Williams" w:date="2016-10-03T22:42:00Z">
              <w:r w:rsidRPr="004D6DA6" w:rsidDel="008F7B0C">
                <w:rPr>
                  <w:rFonts w:cs="Open Sans"/>
                  <w:sz w:val="20"/>
                  <w:szCs w:val="20"/>
                </w:rPr>
                <w:delText>varchar</w:delText>
              </w:r>
            </w:del>
          </w:p>
        </w:tc>
        <w:tc>
          <w:tcPr>
            <w:tcW w:w="1175" w:type="dxa"/>
            <w:noWrap/>
            <w:hideMark/>
          </w:tcPr>
          <w:p w14:paraId="3457CA44" w14:textId="77777777" w:rsidR="00FB5517" w:rsidRPr="004D6DA6" w:rsidDel="008F7B0C" w:rsidRDefault="00FB5517" w:rsidP="004D6DA6">
            <w:pPr>
              <w:spacing w:after="160" w:line="259" w:lineRule="auto"/>
              <w:cnfStyle w:val="000000100000" w:firstRow="0" w:lastRow="0" w:firstColumn="0" w:lastColumn="0" w:oddVBand="0" w:evenVBand="0" w:oddHBand="1" w:evenHBand="0" w:firstRowFirstColumn="0" w:firstRowLastColumn="0" w:lastRowFirstColumn="0" w:lastRowLastColumn="0"/>
              <w:rPr>
                <w:del w:id="3940" w:author="Mr Richard P Williams" w:date="2016-10-03T22:42:00Z"/>
                <w:rFonts w:cs="Open Sans"/>
                <w:sz w:val="20"/>
                <w:szCs w:val="20"/>
              </w:rPr>
            </w:pPr>
            <w:del w:id="3941" w:author="Mr Richard P Williams" w:date="2016-10-03T22:42:00Z">
              <w:r w:rsidRPr="004D6DA6" w:rsidDel="008F7B0C">
                <w:rPr>
                  <w:rFonts w:cs="Open Sans"/>
                  <w:sz w:val="20"/>
                  <w:szCs w:val="20"/>
                </w:rPr>
                <w:delText>8000</w:delText>
              </w:r>
            </w:del>
          </w:p>
        </w:tc>
        <w:tc>
          <w:tcPr>
            <w:tcW w:w="2690" w:type="dxa"/>
          </w:tcPr>
          <w:p w14:paraId="26F74FC6" w14:textId="77777777" w:rsidR="00FB5517" w:rsidRPr="004D6DA6" w:rsidDel="008F7B0C" w:rsidRDefault="00FB5517" w:rsidP="004D6DA6">
            <w:pPr>
              <w:cnfStyle w:val="000000100000" w:firstRow="0" w:lastRow="0" w:firstColumn="0" w:lastColumn="0" w:oddVBand="0" w:evenVBand="0" w:oddHBand="1" w:evenHBand="0" w:firstRowFirstColumn="0" w:firstRowLastColumn="0" w:lastRowFirstColumn="0" w:lastRowLastColumn="0"/>
              <w:rPr>
                <w:del w:id="3942" w:author="Mr Richard P Williams" w:date="2016-10-03T22:42:00Z"/>
                <w:rFonts w:cs="Open Sans"/>
                <w:sz w:val="20"/>
                <w:szCs w:val="20"/>
              </w:rPr>
            </w:pPr>
          </w:p>
        </w:tc>
      </w:tr>
      <w:tr w:rsidR="00FB5517" w:rsidRPr="004D6DA6" w:rsidDel="008F7B0C" w14:paraId="0E90A6B7" w14:textId="77777777" w:rsidTr="00CF4A03">
        <w:trPr>
          <w:trHeight w:val="300"/>
          <w:del w:id="39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188" w:type="dxa"/>
            <w:noWrap/>
            <w:hideMark/>
          </w:tcPr>
          <w:p w14:paraId="62518EFE" w14:textId="77777777" w:rsidR="00FB5517" w:rsidRPr="004D6DA6" w:rsidDel="008F7B0C" w:rsidRDefault="00FB5517" w:rsidP="004D6DA6">
            <w:pPr>
              <w:spacing w:after="160" w:line="259" w:lineRule="auto"/>
              <w:rPr>
                <w:del w:id="3944" w:author="Mr Richard P Williams" w:date="2016-10-03T22:42:00Z"/>
                <w:rFonts w:cs="Open Sans"/>
                <w:sz w:val="20"/>
                <w:szCs w:val="20"/>
              </w:rPr>
            </w:pPr>
            <w:del w:id="3945" w:author="Mr Richard P Williams" w:date="2016-10-03T22:42:00Z">
              <w:r w:rsidRPr="004D6DA6" w:rsidDel="008F7B0C">
                <w:rPr>
                  <w:rFonts w:cs="Open Sans"/>
                  <w:sz w:val="20"/>
                  <w:szCs w:val="20"/>
                </w:rPr>
                <w:delText>FaxNumber</w:delText>
              </w:r>
            </w:del>
          </w:p>
        </w:tc>
        <w:tc>
          <w:tcPr>
            <w:tcW w:w="960" w:type="dxa"/>
            <w:noWrap/>
            <w:hideMark/>
          </w:tcPr>
          <w:p w14:paraId="6DE7A486"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946" w:author="Mr Richard P Williams" w:date="2016-10-03T22:42:00Z"/>
                <w:rFonts w:cs="Open Sans"/>
                <w:sz w:val="20"/>
                <w:szCs w:val="20"/>
              </w:rPr>
            </w:pPr>
            <w:del w:id="3947" w:author="Mr Richard P Williams" w:date="2016-10-03T22:42:00Z">
              <w:r w:rsidRPr="004D6DA6" w:rsidDel="008F7B0C">
                <w:rPr>
                  <w:rFonts w:cs="Open Sans"/>
                  <w:sz w:val="20"/>
                  <w:szCs w:val="20"/>
                </w:rPr>
                <w:delText>varchar</w:delText>
              </w:r>
            </w:del>
          </w:p>
        </w:tc>
        <w:tc>
          <w:tcPr>
            <w:tcW w:w="1175" w:type="dxa"/>
            <w:noWrap/>
            <w:hideMark/>
          </w:tcPr>
          <w:p w14:paraId="6A9FAB5A" w14:textId="77777777" w:rsidR="00FB5517" w:rsidRPr="004D6DA6" w:rsidDel="008F7B0C" w:rsidRDefault="00FB5517" w:rsidP="004D6DA6">
            <w:pPr>
              <w:spacing w:after="160" w:line="259" w:lineRule="auto"/>
              <w:cnfStyle w:val="000000000000" w:firstRow="0" w:lastRow="0" w:firstColumn="0" w:lastColumn="0" w:oddVBand="0" w:evenVBand="0" w:oddHBand="0" w:evenHBand="0" w:firstRowFirstColumn="0" w:firstRowLastColumn="0" w:lastRowFirstColumn="0" w:lastRowLastColumn="0"/>
              <w:rPr>
                <w:del w:id="3948" w:author="Mr Richard P Williams" w:date="2016-10-03T22:42:00Z"/>
                <w:rFonts w:cs="Open Sans"/>
                <w:sz w:val="20"/>
                <w:szCs w:val="20"/>
              </w:rPr>
            </w:pPr>
            <w:del w:id="3949" w:author="Mr Richard P Williams" w:date="2016-10-03T22:42:00Z">
              <w:r w:rsidRPr="004D6DA6" w:rsidDel="008F7B0C">
                <w:rPr>
                  <w:rFonts w:cs="Open Sans"/>
                  <w:sz w:val="20"/>
                  <w:szCs w:val="20"/>
                </w:rPr>
                <w:delText>8000</w:delText>
              </w:r>
            </w:del>
          </w:p>
        </w:tc>
        <w:tc>
          <w:tcPr>
            <w:tcW w:w="2690" w:type="dxa"/>
          </w:tcPr>
          <w:p w14:paraId="0A7D9382" w14:textId="77777777" w:rsidR="00FB5517" w:rsidRPr="004D6DA6" w:rsidDel="008F7B0C" w:rsidRDefault="00FB5517" w:rsidP="004D6DA6">
            <w:pPr>
              <w:cnfStyle w:val="000000000000" w:firstRow="0" w:lastRow="0" w:firstColumn="0" w:lastColumn="0" w:oddVBand="0" w:evenVBand="0" w:oddHBand="0" w:evenHBand="0" w:firstRowFirstColumn="0" w:firstRowLastColumn="0" w:lastRowFirstColumn="0" w:lastRowLastColumn="0"/>
              <w:rPr>
                <w:del w:id="3950" w:author="Mr Richard P Williams" w:date="2016-10-03T22:42:00Z"/>
                <w:rFonts w:cs="Open Sans"/>
                <w:sz w:val="20"/>
                <w:szCs w:val="20"/>
              </w:rPr>
            </w:pPr>
          </w:p>
        </w:tc>
      </w:tr>
    </w:tbl>
    <w:p w14:paraId="5E586EB4" w14:textId="77777777" w:rsidR="004D6DA6" w:rsidDel="008F7B0C" w:rsidRDefault="004D6DA6">
      <w:pPr>
        <w:rPr>
          <w:del w:id="3951" w:author="Mr Richard P Williams" w:date="2016-10-03T22:42:00Z"/>
          <w:rFonts w:cs="Open Sans"/>
          <w:sz w:val="20"/>
          <w:szCs w:val="20"/>
        </w:rPr>
      </w:pPr>
    </w:p>
    <w:p w14:paraId="019BE063" w14:textId="77777777" w:rsidR="0077574E" w:rsidDel="008F7B0C" w:rsidRDefault="00CD51D0" w:rsidP="00CF4A03">
      <w:pPr>
        <w:pStyle w:val="Heading2"/>
        <w:rPr>
          <w:del w:id="3952" w:author="Mr Richard P Williams" w:date="2016-10-03T22:42:00Z"/>
        </w:rPr>
      </w:pPr>
      <w:bookmarkStart w:id="3953" w:name="_Toc462913060"/>
      <w:del w:id="3954" w:author="Mr Richard P Williams" w:date="2016-10-03T22:42:00Z">
        <w:r w:rsidDel="008F7B0C">
          <w:delText>Transactional Data</w:delText>
        </w:r>
        <w:bookmarkEnd w:id="3953"/>
      </w:del>
    </w:p>
    <w:p w14:paraId="53FBE625" w14:textId="77777777" w:rsidR="0077574E" w:rsidDel="008F7B0C" w:rsidRDefault="0077574E">
      <w:pPr>
        <w:rPr>
          <w:del w:id="3955" w:author="Mr Richard P Williams" w:date="2016-10-03T22:42:00Z"/>
          <w:rFonts w:cs="Open Sans"/>
          <w:sz w:val="20"/>
          <w:szCs w:val="20"/>
        </w:rPr>
      </w:pPr>
    </w:p>
    <w:p w14:paraId="01B8EB6B" w14:textId="77777777" w:rsidR="001A669F" w:rsidDel="008F7B0C" w:rsidRDefault="007142D6" w:rsidP="00D62D31">
      <w:pPr>
        <w:pStyle w:val="Heading3"/>
        <w:rPr>
          <w:del w:id="3956" w:author="Mr Richard P Williams" w:date="2016-10-03T22:42:00Z"/>
        </w:rPr>
      </w:pPr>
      <w:del w:id="3957" w:author="Mr Richard P Williams" w:date="2016-10-03T22:42:00Z">
        <w:r w:rsidDel="008F7B0C">
          <w:delText>Adjustments</w:delText>
        </w:r>
      </w:del>
    </w:p>
    <w:p w14:paraId="2E2C1BDF" w14:textId="77777777" w:rsidR="0083552E" w:rsidDel="008F7B0C" w:rsidRDefault="0083552E">
      <w:pPr>
        <w:rPr>
          <w:del w:id="3958" w:author="Mr Richard P Williams" w:date="2016-10-03T22:42:00Z"/>
          <w:rFonts w:cs="Open Sans"/>
          <w:sz w:val="20"/>
          <w:szCs w:val="20"/>
        </w:rPr>
      </w:pPr>
      <w:del w:id="3959" w:author="Mr Richard P Williams" w:date="2016-10-03T22:42:00Z">
        <w:r w:rsidDel="008F7B0C">
          <w:rPr>
            <w:rFonts w:cs="Open Sans"/>
            <w:sz w:val="20"/>
            <w:szCs w:val="20"/>
          </w:rPr>
          <w:delText>Units – The delta in change.</w:delText>
        </w:r>
      </w:del>
    </w:p>
    <w:tbl>
      <w:tblPr>
        <w:tblStyle w:val="GridTable4-Accent4"/>
        <w:tblW w:w="9445" w:type="dxa"/>
        <w:tblLook w:val="04A0" w:firstRow="1" w:lastRow="0" w:firstColumn="1" w:lastColumn="0" w:noHBand="0" w:noVBand="1"/>
      </w:tblPr>
      <w:tblGrid>
        <w:gridCol w:w="3320"/>
        <w:gridCol w:w="960"/>
        <w:gridCol w:w="1175"/>
        <w:gridCol w:w="3990"/>
      </w:tblGrid>
      <w:tr w:rsidR="007E2A99" w:rsidRPr="00307A4C" w:rsidDel="008F7B0C" w14:paraId="0D5B0EE4" w14:textId="77777777" w:rsidTr="00CF4A03">
        <w:trPr>
          <w:cnfStyle w:val="100000000000" w:firstRow="1" w:lastRow="0" w:firstColumn="0" w:lastColumn="0" w:oddVBand="0" w:evenVBand="0" w:oddHBand="0" w:evenHBand="0" w:firstRowFirstColumn="0" w:firstRowLastColumn="0" w:lastRowFirstColumn="0" w:lastRowLastColumn="0"/>
          <w:trHeight w:val="300"/>
          <w:del w:id="396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D361619" w14:textId="77777777" w:rsidR="007E2A99" w:rsidRPr="00307A4C" w:rsidDel="008F7B0C" w:rsidRDefault="007E2A99">
            <w:pPr>
              <w:rPr>
                <w:del w:id="3961" w:author="Mr Richard P Williams" w:date="2016-10-03T22:42:00Z"/>
                <w:rFonts w:cs="Open Sans"/>
                <w:sz w:val="20"/>
                <w:szCs w:val="20"/>
              </w:rPr>
            </w:pPr>
            <w:del w:id="3962" w:author="Mr Richard P Williams" w:date="2016-10-03T22:42:00Z">
              <w:r w:rsidRPr="00307A4C" w:rsidDel="008F7B0C">
                <w:rPr>
                  <w:rFonts w:cs="Open Sans"/>
                  <w:sz w:val="20"/>
                  <w:szCs w:val="20"/>
                </w:rPr>
                <w:delText>name</w:delText>
              </w:r>
            </w:del>
          </w:p>
        </w:tc>
        <w:tc>
          <w:tcPr>
            <w:tcW w:w="960" w:type="dxa"/>
            <w:noWrap/>
            <w:hideMark/>
          </w:tcPr>
          <w:p w14:paraId="4EFAB6FD" w14:textId="77777777" w:rsidR="007E2A99" w:rsidRPr="00307A4C" w:rsidDel="008F7B0C" w:rsidRDefault="007E2A99">
            <w:pPr>
              <w:cnfStyle w:val="100000000000" w:firstRow="1" w:lastRow="0" w:firstColumn="0" w:lastColumn="0" w:oddVBand="0" w:evenVBand="0" w:oddHBand="0" w:evenHBand="0" w:firstRowFirstColumn="0" w:firstRowLastColumn="0" w:lastRowFirstColumn="0" w:lastRowLastColumn="0"/>
              <w:rPr>
                <w:del w:id="3963" w:author="Mr Richard P Williams" w:date="2016-10-03T22:42:00Z"/>
                <w:rFonts w:cs="Open Sans"/>
                <w:sz w:val="20"/>
                <w:szCs w:val="20"/>
              </w:rPr>
            </w:pPr>
            <w:del w:id="3964" w:author="Mr Richard P Williams" w:date="2016-10-03T22:42:00Z">
              <w:r w:rsidRPr="00307A4C" w:rsidDel="008F7B0C">
                <w:rPr>
                  <w:rFonts w:cs="Open Sans"/>
                  <w:sz w:val="20"/>
                  <w:szCs w:val="20"/>
                </w:rPr>
                <w:delText>name</w:delText>
              </w:r>
            </w:del>
          </w:p>
        </w:tc>
        <w:tc>
          <w:tcPr>
            <w:tcW w:w="1175" w:type="dxa"/>
            <w:noWrap/>
            <w:hideMark/>
          </w:tcPr>
          <w:p w14:paraId="034AF622" w14:textId="77777777" w:rsidR="007E2A99" w:rsidRPr="00307A4C" w:rsidDel="008F7B0C" w:rsidRDefault="007E2A99">
            <w:pPr>
              <w:cnfStyle w:val="100000000000" w:firstRow="1" w:lastRow="0" w:firstColumn="0" w:lastColumn="0" w:oddVBand="0" w:evenVBand="0" w:oddHBand="0" w:evenHBand="0" w:firstRowFirstColumn="0" w:firstRowLastColumn="0" w:lastRowFirstColumn="0" w:lastRowLastColumn="0"/>
              <w:rPr>
                <w:del w:id="3965" w:author="Mr Richard P Williams" w:date="2016-10-03T22:42:00Z"/>
                <w:rFonts w:cs="Open Sans"/>
                <w:sz w:val="20"/>
                <w:szCs w:val="20"/>
              </w:rPr>
            </w:pPr>
            <w:del w:id="3966" w:author="Mr Richard P Williams" w:date="2016-10-03T22:42:00Z">
              <w:r w:rsidRPr="00307A4C" w:rsidDel="008F7B0C">
                <w:rPr>
                  <w:rFonts w:cs="Open Sans"/>
                  <w:sz w:val="20"/>
                  <w:szCs w:val="20"/>
                </w:rPr>
                <w:delText>max_length</w:delText>
              </w:r>
            </w:del>
          </w:p>
        </w:tc>
        <w:tc>
          <w:tcPr>
            <w:tcW w:w="3990" w:type="dxa"/>
          </w:tcPr>
          <w:p w14:paraId="6DD1313E" w14:textId="77777777" w:rsidR="007E2A99" w:rsidRPr="00307A4C" w:rsidDel="008F7B0C" w:rsidRDefault="007E2A99">
            <w:pPr>
              <w:cnfStyle w:val="100000000000" w:firstRow="1" w:lastRow="0" w:firstColumn="0" w:lastColumn="0" w:oddVBand="0" w:evenVBand="0" w:oddHBand="0" w:evenHBand="0" w:firstRowFirstColumn="0" w:firstRowLastColumn="0" w:lastRowFirstColumn="0" w:lastRowLastColumn="0"/>
              <w:rPr>
                <w:del w:id="3967" w:author="Mr Richard P Williams" w:date="2016-10-03T22:42:00Z"/>
                <w:rFonts w:cs="Open Sans"/>
                <w:sz w:val="20"/>
                <w:szCs w:val="20"/>
              </w:rPr>
            </w:pPr>
            <w:del w:id="3968" w:author="Mr Richard P Williams" w:date="2016-10-03T22:42:00Z">
              <w:r w:rsidDel="008F7B0C">
                <w:rPr>
                  <w:rFonts w:cs="Open Sans"/>
                  <w:sz w:val="20"/>
                  <w:szCs w:val="20"/>
                </w:rPr>
                <w:delText>Description</w:delText>
              </w:r>
            </w:del>
          </w:p>
        </w:tc>
      </w:tr>
      <w:tr w:rsidR="007E2A99" w:rsidRPr="00307A4C" w:rsidDel="008F7B0C" w14:paraId="6AD5C74D" w14:textId="77777777" w:rsidTr="00CF4A03">
        <w:trPr>
          <w:cnfStyle w:val="000000100000" w:firstRow="0" w:lastRow="0" w:firstColumn="0" w:lastColumn="0" w:oddVBand="0" w:evenVBand="0" w:oddHBand="1" w:evenHBand="0" w:firstRowFirstColumn="0" w:firstRowLastColumn="0" w:lastRowFirstColumn="0" w:lastRowLastColumn="0"/>
          <w:trHeight w:val="300"/>
          <w:del w:id="396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956F281" w14:textId="77777777" w:rsidR="007E2A99" w:rsidRPr="00307A4C" w:rsidDel="008F7B0C" w:rsidRDefault="007E2A99">
            <w:pPr>
              <w:rPr>
                <w:del w:id="3970" w:author="Mr Richard P Williams" w:date="2016-10-03T22:42:00Z"/>
                <w:rFonts w:cs="Open Sans"/>
                <w:sz w:val="20"/>
                <w:szCs w:val="20"/>
              </w:rPr>
            </w:pPr>
            <w:del w:id="3971" w:author="Mr Richard P Williams" w:date="2016-10-03T22:42:00Z">
              <w:r w:rsidRPr="00307A4C" w:rsidDel="008F7B0C">
                <w:rPr>
                  <w:rFonts w:cs="Open Sans"/>
                  <w:sz w:val="20"/>
                  <w:szCs w:val="20"/>
                </w:rPr>
                <w:delText>Location</w:delText>
              </w:r>
            </w:del>
          </w:p>
        </w:tc>
        <w:tc>
          <w:tcPr>
            <w:tcW w:w="960" w:type="dxa"/>
            <w:noWrap/>
            <w:hideMark/>
          </w:tcPr>
          <w:p w14:paraId="17A2291D"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3972" w:author="Mr Richard P Williams" w:date="2016-10-03T22:42:00Z"/>
                <w:rFonts w:cs="Open Sans"/>
                <w:sz w:val="20"/>
                <w:szCs w:val="20"/>
              </w:rPr>
            </w:pPr>
            <w:del w:id="3973" w:author="Mr Richard P Williams" w:date="2016-10-03T22:42:00Z">
              <w:r w:rsidRPr="00307A4C" w:rsidDel="008F7B0C">
                <w:rPr>
                  <w:rFonts w:cs="Open Sans"/>
                  <w:sz w:val="20"/>
                  <w:szCs w:val="20"/>
                </w:rPr>
                <w:delText>int</w:delText>
              </w:r>
            </w:del>
          </w:p>
        </w:tc>
        <w:tc>
          <w:tcPr>
            <w:tcW w:w="1175" w:type="dxa"/>
            <w:noWrap/>
            <w:hideMark/>
          </w:tcPr>
          <w:p w14:paraId="431006E4"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3974" w:author="Mr Richard P Williams" w:date="2016-10-03T22:42:00Z"/>
                <w:rFonts w:cs="Open Sans"/>
                <w:sz w:val="20"/>
                <w:szCs w:val="20"/>
              </w:rPr>
            </w:pPr>
            <w:del w:id="3975" w:author="Mr Richard P Williams" w:date="2016-10-03T22:42:00Z">
              <w:r w:rsidRPr="00307A4C" w:rsidDel="008F7B0C">
                <w:rPr>
                  <w:rFonts w:cs="Open Sans"/>
                  <w:sz w:val="20"/>
                  <w:szCs w:val="20"/>
                </w:rPr>
                <w:delText>4</w:delText>
              </w:r>
            </w:del>
          </w:p>
        </w:tc>
        <w:tc>
          <w:tcPr>
            <w:tcW w:w="3990" w:type="dxa"/>
          </w:tcPr>
          <w:p w14:paraId="58E52BFF" w14:textId="77777777" w:rsidR="007E2A99" w:rsidRPr="00307A4C" w:rsidDel="008F7B0C" w:rsidRDefault="00B917FE" w:rsidP="00307A4C">
            <w:pPr>
              <w:cnfStyle w:val="000000100000" w:firstRow="0" w:lastRow="0" w:firstColumn="0" w:lastColumn="0" w:oddVBand="0" w:evenVBand="0" w:oddHBand="1" w:evenHBand="0" w:firstRowFirstColumn="0" w:firstRowLastColumn="0" w:lastRowFirstColumn="0" w:lastRowLastColumn="0"/>
              <w:rPr>
                <w:del w:id="3976" w:author="Mr Richard P Williams" w:date="2016-10-03T22:42:00Z"/>
                <w:rFonts w:cs="Open Sans"/>
                <w:sz w:val="20"/>
                <w:szCs w:val="20"/>
              </w:rPr>
            </w:pPr>
            <w:del w:id="3977" w:author="Mr Richard P Williams" w:date="2016-10-03T22:42:00Z">
              <w:r w:rsidDel="008F7B0C">
                <w:rPr>
                  <w:rFonts w:cs="Open Sans"/>
                  <w:sz w:val="20"/>
                  <w:szCs w:val="20"/>
                </w:rPr>
                <w:delText>Location of Item, example Store or Warehouse</w:delText>
              </w:r>
            </w:del>
          </w:p>
        </w:tc>
      </w:tr>
      <w:tr w:rsidR="007E2A99" w:rsidRPr="00307A4C" w:rsidDel="008F7B0C" w14:paraId="60001D32" w14:textId="77777777" w:rsidTr="00CF4A03">
        <w:trPr>
          <w:trHeight w:val="300"/>
          <w:del w:id="39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64BC3DE" w14:textId="77777777" w:rsidR="007E2A99" w:rsidRPr="00307A4C" w:rsidDel="008F7B0C" w:rsidRDefault="00B917FE">
            <w:pPr>
              <w:rPr>
                <w:del w:id="3979" w:author="Mr Richard P Williams" w:date="2016-10-03T22:42:00Z"/>
                <w:rFonts w:cs="Open Sans"/>
                <w:sz w:val="20"/>
                <w:szCs w:val="20"/>
              </w:rPr>
            </w:pPr>
            <w:del w:id="3980" w:author="Mr Richard P Williams" w:date="2016-10-03T22:42:00Z">
              <w:r w:rsidDel="008F7B0C">
                <w:rPr>
                  <w:rFonts w:cs="Open Sans"/>
                  <w:sz w:val="20"/>
                  <w:szCs w:val="20"/>
                </w:rPr>
                <w:delText xml:space="preserve">Sellable </w:delText>
              </w:r>
              <w:r w:rsidR="007E2A99" w:rsidRPr="00307A4C" w:rsidDel="008F7B0C">
                <w:rPr>
                  <w:rFonts w:cs="Open Sans"/>
                  <w:sz w:val="20"/>
                  <w:szCs w:val="20"/>
                </w:rPr>
                <w:delText>Item</w:delText>
              </w:r>
            </w:del>
          </w:p>
        </w:tc>
        <w:tc>
          <w:tcPr>
            <w:tcW w:w="960" w:type="dxa"/>
            <w:noWrap/>
            <w:hideMark/>
          </w:tcPr>
          <w:p w14:paraId="43A5EEE5" w14:textId="77777777" w:rsidR="007E2A99" w:rsidRPr="00307A4C" w:rsidDel="008F7B0C" w:rsidRDefault="007E2A99">
            <w:pPr>
              <w:cnfStyle w:val="000000000000" w:firstRow="0" w:lastRow="0" w:firstColumn="0" w:lastColumn="0" w:oddVBand="0" w:evenVBand="0" w:oddHBand="0" w:evenHBand="0" w:firstRowFirstColumn="0" w:firstRowLastColumn="0" w:lastRowFirstColumn="0" w:lastRowLastColumn="0"/>
              <w:rPr>
                <w:del w:id="3981" w:author="Mr Richard P Williams" w:date="2016-10-03T22:42:00Z"/>
                <w:rFonts w:cs="Open Sans"/>
                <w:sz w:val="20"/>
                <w:szCs w:val="20"/>
              </w:rPr>
            </w:pPr>
            <w:del w:id="3982" w:author="Mr Richard P Williams" w:date="2016-10-03T22:42:00Z">
              <w:r w:rsidRPr="00307A4C" w:rsidDel="008F7B0C">
                <w:rPr>
                  <w:rFonts w:cs="Open Sans"/>
                  <w:sz w:val="20"/>
                  <w:szCs w:val="20"/>
                </w:rPr>
                <w:delText>varchar</w:delText>
              </w:r>
            </w:del>
          </w:p>
        </w:tc>
        <w:tc>
          <w:tcPr>
            <w:tcW w:w="1175" w:type="dxa"/>
            <w:noWrap/>
            <w:hideMark/>
          </w:tcPr>
          <w:p w14:paraId="4FCA9976"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3983" w:author="Mr Richard P Williams" w:date="2016-10-03T22:42:00Z"/>
                <w:rFonts w:cs="Open Sans"/>
                <w:sz w:val="20"/>
                <w:szCs w:val="20"/>
              </w:rPr>
            </w:pPr>
            <w:del w:id="3984" w:author="Mr Richard P Williams" w:date="2016-10-03T22:42:00Z">
              <w:r w:rsidRPr="00307A4C" w:rsidDel="008F7B0C">
                <w:rPr>
                  <w:rFonts w:cs="Open Sans"/>
                  <w:sz w:val="20"/>
                  <w:szCs w:val="20"/>
                </w:rPr>
                <w:delText>8000</w:delText>
              </w:r>
            </w:del>
          </w:p>
        </w:tc>
        <w:tc>
          <w:tcPr>
            <w:tcW w:w="3990" w:type="dxa"/>
          </w:tcPr>
          <w:p w14:paraId="2A6E2EA4"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3985" w:author="Mr Richard P Williams" w:date="2016-10-03T22:42:00Z"/>
                <w:rFonts w:cs="Open Sans"/>
                <w:sz w:val="20"/>
                <w:szCs w:val="20"/>
              </w:rPr>
            </w:pPr>
          </w:p>
        </w:tc>
      </w:tr>
      <w:tr w:rsidR="007E2A99" w:rsidRPr="00307A4C" w:rsidDel="008F7B0C" w14:paraId="789E75C2" w14:textId="77777777" w:rsidTr="00CF4A03">
        <w:trPr>
          <w:cnfStyle w:val="000000100000" w:firstRow="0" w:lastRow="0" w:firstColumn="0" w:lastColumn="0" w:oddVBand="0" w:evenVBand="0" w:oddHBand="1" w:evenHBand="0" w:firstRowFirstColumn="0" w:firstRowLastColumn="0" w:lastRowFirstColumn="0" w:lastRowLastColumn="0"/>
          <w:trHeight w:val="300"/>
          <w:del w:id="398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F6CFC46" w14:textId="77777777" w:rsidR="007E2A99" w:rsidRPr="00307A4C" w:rsidDel="008F7B0C" w:rsidRDefault="007E2A99">
            <w:pPr>
              <w:rPr>
                <w:del w:id="3987" w:author="Mr Richard P Williams" w:date="2016-10-03T22:42:00Z"/>
                <w:rFonts w:cs="Open Sans"/>
                <w:sz w:val="20"/>
                <w:szCs w:val="20"/>
              </w:rPr>
            </w:pPr>
            <w:del w:id="3988" w:author="Mr Richard P Williams" w:date="2016-10-03T22:42:00Z">
              <w:r w:rsidRPr="00307A4C" w:rsidDel="008F7B0C">
                <w:rPr>
                  <w:rFonts w:cs="Open Sans"/>
                  <w:sz w:val="20"/>
                  <w:szCs w:val="20"/>
                </w:rPr>
                <w:delText>Day</w:delText>
              </w:r>
            </w:del>
          </w:p>
        </w:tc>
        <w:tc>
          <w:tcPr>
            <w:tcW w:w="960" w:type="dxa"/>
            <w:noWrap/>
            <w:hideMark/>
          </w:tcPr>
          <w:p w14:paraId="131705F7"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3989" w:author="Mr Richard P Williams" w:date="2016-10-03T22:42:00Z"/>
                <w:rFonts w:cs="Open Sans"/>
                <w:sz w:val="20"/>
                <w:szCs w:val="20"/>
              </w:rPr>
            </w:pPr>
            <w:del w:id="3990" w:author="Mr Richard P Williams" w:date="2016-10-03T22:42:00Z">
              <w:r w:rsidRPr="00307A4C" w:rsidDel="008F7B0C">
                <w:rPr>
                  <w:rFonts w:cs="Open Sans"/>
                  <w:sz w:val="20"/>
                  <w:szCs w:val="20"/>
                </w:rPr>
                <w:delText>datetime</w:delText>
              </w:r>
            </w:del>
          </w:p>
        </w:tc>
        <w:tc>
          <w:tcPr>
            <w:tcW w:w="1175" w:type="dxa"/>
            <w:noWrap/>
            <w:hideMark/>
          </w:tcPr>
          <w:p w14:paraId="754C8402"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3991" w:author="Mr Richard P Williams" w:date="2016-10-03T22:42:00Z"/>
                <w:rFonts w:cs="Open Sans"/>
                <w:sz w:val="20"/>
                <w:szCs w:val="20"/>
              </w:rPr>
            </w:pPr>
            <w:del w:id="3992" w:author="Mr Richard P Williams" w:date="2016-10-03T22:42:00Z">
              <w:r w:rsidRPr="00307A4C" w:rsidDel="008F7B0C">
                <w:rPr>
                  <w:rFonts w:cs="Open Sans"/>
                  <w:sz w:val="20"/>
                  <w:szCs w:val="20"/>
                </w:rPr>
                <w:delText>8</w:delText>
              </w:r>
            </w:del>
          </w:p>
        </w:tc>
        <w:tc>
          <w:tcPr>
            <w:tcW w:w="3990" w:type="dxa"/>
          </w:tcPr>
          <w:p w14:paraId="1371322C" w14:textId="77777777" w:rsidR="007E2A99" w:rsidRPr="00307A4C" w:rsidDel="008F7B0C" w:rsidRDefault="00032732" w:rsidP="00307A4C">
            <w:pPr>
              <w:cnfStyle w:val="000000100000" w:firstRow="0" w:lastRow="0" w:firstColumn="0" w:lastColumn="0" w:oddVBand="0" w:evenVBand="0" w:oddHBand="1" w:evenHBand="0" w:firstRowFirstColumn="0" w:firstRowLastColumn="0" w:lastRowFirstColumn="0" w:lastRowLastColumn="0"/>
              <w:rPr>
                <w:del w:id="3993" w:author="Mr Richard P Williams" w:date="2016-10-03T22:42:00Z"/>
                <w:rFonts w:cs="Open Sans"/>
                <w:sz w:val="20"/>
                <w:szCs w:val="20"/>
              </w:rPr>
            </w:pPr>
            <w:del w:id="3994" w:author="Mr Richard P Williams" w:date="2016-10-03T22:42:00Z">
              <w:r w:rsidDel="008F7B0C">
                <w:rPr>
                  <w:rFonts w:cs="Open Sans"/>
                  <w:sz w:val="20"/>
                  <w:szCs w:val="20"/>
                </w:rPr>
                <w:delText xml:space="preserve">The Business day the adjustment </w:delText>
              </w:r>
              <w:r w:rsidR="002E0787" w:rsidDel="008F7B0C">
                <w:rPr>
                  <w:rFonts w:cs="Open Sans"/>
                  <w:sz w:val="20"/>
                  <w:szCs w:val="20"/>
                </w:rPr>
                <w:delText>occurred</w:delText>
              </w:r>
            </w:del>
          </w:p>
        </w:tc>
      </w:tr>
      <w:tr w:rsidR="007E2A99" w:rsidRPr="00307A4C" w:rsidDel="008F7B0C" w14:paraId="48FD712B" w14:textId="77777777" w:rsidTr="00CF4A03">
        <w:trPr>
          <w:trHeight w:val="300"/>
          <w:del w:id="399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2188105" w14:textId="77777777" w:rsidR="007E2A99" w:rsidRPr="00307A4C" w:rsidDel="008F7B0C" w:rsidRDefault="007E2A99">
            <w:pPr>
              <w:rPr>
                <w:del w:id="3996" w:author="Mr Richard P Williams" w:date="2016-10-03T22:42:00Z"/>
                <w:rFonts w:cs="Open Sans"/>
                <w:sz w:val="20"/>
                <w:szCs w:val="20"/>
              </w:rPr>
            </w:pPr>
            <w:del w:id="3997" w:author="Mr Richard P Williams" w:date="2016-10-03T22:42:00Z">
              <w:r w:rsidRPr="00307A4C" w:rsidDel="008F7B0C">
                <w:rPr>
                  <w:rFonts w:cs="Open Sans"/>
                  <w:sz w:val="20"/>
                  <w:szCs w:val="20"/>
                </w:rPr>
                <w:delText>SeqNo</w:delText>
              </w:r>
            </w:del>
          </w:p>
        </w:tc>
        <w:tc>
          <w:tcPr>
            <w:tcW w:w="960" w:type="dxa"/>
            <w:noWrap/>
            <w:hideMark/>
          </w:tcPr>
          <w:p w14:paraId="311A8C3C" w14:textId="77777777" w:rsidR="007E2A99" w:rsidRPr="00307A4C" w:rsidDel="008F7B0C" w:rsidRDefault="00032732" w:rsidP="00032732">
            <w:pPr>
              <w:cnfStyle w:val="000000000000" w:firstRow="0" w:lastRow="0" w:firstColumn="0" w:lastColumn="0" w:oddVBand="0" w:evenVBand="0" w:oddHBand="0" w:evenHBand="0" w:firstRowFirstColumn="0" w:firstRowLastColumn="0" w:lastRowFirstColumn="0" w:lastRowLastColumn="0"/>
              <w:rPr>
                <w:del w:id="3998" w:author="Mr Richard P Williams" w:date="2016-10-03T22:42:00Z"/>
                <w:rFonts w:cs="Open Sans"/>
                <w:sz w:val="20"/>
                <w:szCs w:val="20"/>
              </w:rPr>
            </w:pPr>
            <w:del w:id="3999" w:author="Mr Richard P Williams" w:date="2016-10-03T22:42:00Z">
              <w:r w:rsidDel="008F7B0C">
                <w:rPr>
                  <w:rFonts w:cs="Open Sans"/>
                  <w:sz w:val="20"/>
                  <w:szCs w:val="20"/>
                </w:rPr>
                <w:delText>int</w:delText>
              </w:r>
            </w:del>
          </w:p>
        </w:tc>
        <w:tc>
          <w:tcPr>
            <w:tcW w:w="1175" w:type="dxa"/>
            <w:noWrap/>
            <w:hideMark/>
          </w:tcPr>
          <w:p w14:paraId="6282B788"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4000" w:author="Mr Richard P Williams" w:date="2016-10-03T22:42:00Z"/>
                <w:rFonts w:cs="Open Sans"/>
                <w:sz w:val="20"/>
                <w:szCs w:val="20"/>
              </w:rPr>
            </w:pPr>
            <w:del w:id="4001" w:author="Mr Richard P Williams" w:date="2016-10-03T22:42:00Z">
              <w:r w:rsidRPr="00307A4C" w:rsidDel="008F7B0C">
                <w:rPr>
                  <w:rFonts w:cs="Open Sans"/>
                  <w:sz w:val="20"/>
                  <w:szCs w:val="20"/>
                </w:rPr>
                <w:delText>8</w:delText>
              </w:r>
            </w:del>
          </w:p>
        </w:tc>
        <w:tc>
          <w:tcPr>
            <w:tcW w:w="3990" w:type="dxa"/>
          </w:tcPr>
          <w:p w14:paraId="4BC7BF29" w14:textId="77777777" w:rsidR="007E2A99" w:rsidRPr="00307A4C" w:rsidDel="008F7B0C" w:rsidRDefault="00032732" w:rsidP="00307A4C">
            <w:pPr>
              <w:cnfStyle w:val="000000000000" w:firstRow="0" w:lastRow="0" w:firstColumn="0" w:lastColumn="0" w:oddVBand="0" w:evenVBand="0" w:oddHBand="0" w:evenHBand="0" w:firstRowFirstColumn="0" w:firstRowLastColumn="0" w:lastRowFirstColumn="0" w:lastRowLastColumn="0"/>
              <w:rPr>
                <w:del w:id="4002" w:author="Mr Richard P Williams" w:date="2016-10-03T22:42:00Z"/>
                <w:rFonts w:cs="Open Sans"/>
                <w:sz w:val="20"/>
                <w:szCs w:val="20"/>
              </w:rPr>
            </w:pPr>
            <w:del w:id="4003" w:author="Mr Richard P Williams" w:date="2016-10-03T22:42:00Z">
              <w:r w:rsidDel="008F7B0C">
                <w:rPr>
                  <w:rFonts w:cs="Open Sans"/>
                  <w:sz w:val="20"/>
                  <w:szCs w:val="20"/>
                </w:rPr>
                <w:delText>If Time is not available or two adjustments occurred at the same time, sequence is used represent the order the activity occurred in</w:delText>
              </w:r>
            </w:del>
          </w:p>
        </w:tc>
      </w:tr>
      <w:tr w:rsidR="007E2A99" w:rsidRPr="00307A4C" w:rsidDel="008F7B0C" w14:paraId="6FC756C7" w14:textId="77777777" w:rsidTr="00CF4A03">
        <w:trPr>
          <w:cnfStyle w:val="000000100000" w:firstRow="0" w:lastRow="0" w:firstColumn="0" w:lastColumn="0" w:oddVBand="0" w:evenVBand="0" w:oddHBand="1" w:evenHBand="0" w:firstRowFirstColumn="0" w:firstRowLastColumn="0" w:lastRowFirstColumn="0" w:lastRowLastColumn="0"/>
          <w:trHeight w:val="300"/>
          <w:del w:id="400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DEB6054" w14:textId="77777777" w:rsidR="007E2A99" w:rsidRPr="00307A4C" w:rsidDel="008F7B0C" w:rsidRDefault="007E2A99">
            <w:pPr>
              <w:rPr>
                <w:del w:id="4005" w:author="Mr Richard P Williams" w:date="2016-10-03T22:42:00Z"/>
                <w:rFonts w:cs="Open Sans"/>
                <w:sz w:val="20"/>
                <w:szCs w:val="20"/>
              </w:rPr>
            </w:pPr>
            <w:del w:id="4006" w:author="Mr Richard P Williams" w:date="2016-10-03T22:42:00Z">
              <w:r w:rsidRPr="00307A4C" w:rsidDel="008F7B0C">
                <w:rPr>
                  <w:rFonts w:cs="Open Sans"/>
                  <w:sz w:val="20"/>
                  <w:szCs w:val="20"/>
                </w:rPr>
                <w:lastRenderedPageBreak/>
                <w:delText>AdjustmentType</w:delText>
              </w:r>
            </w:del>
          </w:p>
        </w:tc>
        <w:tc>
          <w:tcPr>
            <w:tcW w:w="960" w:type="dxa"/>
            <w:noWrap/>
            <w:hideMark/>
          </w:tcPr>
          <w:p w14:paraId="09DB4AF7"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007" w:author="Mr Richard P Williams" w:date="2016-10-03T22:42:00Z"/>
                <w:rFonts w:cs="Open Sans"/>
                <w:sz w:val="20"/>
                <w:szCs w:val="20"/>
              </w:rPr>
            </w:pPr>
            <w:del w:id="4008" w:author="Mr Richard P Williams" w:date="2016-10-03T22:42:00Z">
              <w:r w:rsidRPr="00307A4C" w:rsidDel="008F7B0C">
                <w:rPr>
                  <w:rFonts w:cs="Open Sans"/>
                  <w:sz w:val="20"/>
                  <w:szCs w:val="20"/>
                </w:rPr>
                <w:delText>int</w:delText>
              </w:r>
            </w:del>
          </w:p>
        </w:tc>
        <w:tc>
          <w:tcPr>
            <w:tcW w:w="1175" w:type="dxa"/>
            <w:noWrap/>
            <w:hideMark/>
          </w:tcPr>
          <w:p w14:paraId="3CD78E0B"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009" w:author="Mr Richard P Williams" w:date="2016-10-03T22:42:00Z"/>
                <w:rFonts w:cs="Open Sans"/>
                <w:sz w:val="20"/>
                <w:szCs w:val="20"/>
              </w:rPr>
            </w:pPr>
            <w:del w:id="4010" w:author="Mr Richard P Williams" w:date="2016-10-03T22:42:00Z">
              <w:r w:rsidRPr="00307A4C" w:rsidDel="008F7B0C">
                <w:rPr>
                  <w:rFonts w:cs="Open Sans"/>
                  <w:sz w:val="20"/>
                  <w:szCs w:val="20"/>
                </w:rPr>
                <w:delText>4</w:delText>
              </w:r>
            </w:del>
          </w:p>
        </w:tc>
        <w:tc>
          <w:tcPr>
            <w:tcW w:w="3990" w:type="dxa"/>
          </w:tcPr>
          <w:p w14:paraId="34710B32" w14:textId="77777777" w:rsidR="007E2A99" w:rsidRPr="00307A4C" w:rsidDel="008F7B0C" w:rsidRDefault="00032732" w:rsidP="00032732">
            <w:pPr>
              <w:cnfStyle w:val="000000100000" w:firstRow="0" w:lastRow="0" w:firstColumn="0" w:lastColumn="0" w:oddVBand="0" w:evenVBand="0" w:oddHBand="1" w:evenHBand="0" w:firstRowFirstColumn="0" w:firstRowLastColumn="0" w:lastRowFirstColumn="0" w:lastRowLastColumn="0"/>
              <w:rPr>
                <w:del w:id="4011" w:author="Mr Richard P Williams" w:date="2016-10-03T22:42:00Z"/>
                <w:rFonts w:cs="Open Sans"/>
                <w:sz w:val="20"/>
                <w:szCs w:val="20"/>
              </w:rPr>
            </w:pPr>
            <w:del w:id="4012" w:author="Mr Richard P Williams" w:date="2016-10-03T22:42:00Z">
              <w:r w:rsidDel="008F7B0C">
                <w:rPr>
                  <w:rFonts w:cs="Open Sans"/>
                  <w:sz w:val="20"/>
                  <w:szCs w:val="20"/>
                </w:rPr>
                <w:delText xml:space="preserve">The Type of Adjustment </w:delText>
              </w:r>
              <w:r w:rsidR="002E0787" w:rsidDel="008F7B0C">
                <w:rPr>
                  <w:rFonts w:cs="Open Sans"/>
                  <w:sz w:val="20"/>
                  <w:szCs w:val="20"/>
                </w:rPr>
                <w:delText>occurred</w:delText>
              </w:r>
              <w:r w:rsidDel="008F7B0C">
                <w:rPr>
                  <w:rFonts w:cs="Open Sans"/>
                  <w:sz w:val="20"/>
                  <w:szCs w:val="20"/>
                </w:rPr>
                <w:delText>.</w:delText>
              </w:r>
            </w:del>
          </w:p>
        </w:tc>
      </w:tr>
      <w:tr w:rsidR="007E2A99" w:rsidRPr="00307A4C" w:rsidDel="008F7B0C" w14:paraId="4A93C47D" w14:textId="77777777" w:rsidTr="00CF4A03">
        <w:trPr>
          <w:trHeight w:val="300"/>
          <w:del w:id="401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D58F36C" w14:textId="77777777" w:rsidR="007E2A99" w:rsidRPr="00307A4C" w:rsidDel="008F7B0C" w:rsidRDefault="007E2A99">
            <w:pPr>
              <w:rPr>
                <w:del w:id="4014" w:author="Mr Richard P Williams" w:date="2016-10-03T22:42:00Z"/>
                <w:rFonts w:cs="Open Sans"/>
                <w:sz w:val="20"/>
                <w:szCs w:val="20"/>
              </w:rPr>
            </w:pPr>
            <w:del w:id="4015" w:author="Mr Richard P Williams" w:date="2016-10-03T22:42:00Z">
              <w:r w:rsidRPr="00307A4C" w:rsidDel="008F7B0C">
                <w:rPr>
                  <w:rFonts w:cs="Open Sans"/>
                  <w:sz w:val="20"/>
                  <w:szCs w:val="20"/>
                </w:rPr>
                <w:delText>AdjustmentDateTime</w:delText>
              </w:r>
            </w:del>
          </w:p>
        </w:tc>
        <w:tc>
          <w:tcPr>
            <w:tcW w:w="960" w:type="dxa"/>
            <w:noWrap/>
            <w:hideMark/>
          </w:tcPr>
          <w:p w14:paraId="687F5C0F" w14:textId="77777777" w:rsidR="007E2A99" w:rsidRPr="00307A4C" w:rsidDel="008F7B0C" w:rsidRDefault="007E2A99">
            <w:pPr>
              <w:cnfStyle w:val="000000000000" w:firstRow="0" w:lastRow="0" w:firstColumn="0" w:lastColumn="0" w:oddVBand="0" w:evenVBand="0" w:oddHBand="0" w:evenHBand="0" w:firstRowFirstColumn="0" w:firstRowLastColumn="0" w:lastRowFirstColumn="0" w:lastRowLastColumn="0"/>
              <w:rPr>
                <w:del w:id="4016" w:author="Mr Richard P Williams" w:date="2016-10-03T22:42:00Z"/>
                <w:rFonts w:cs="Open Sans"/>
                <w:sz w:val="20"/>
                <w:szCs w:val="20"/>
              </w:rPr>
            </w:pPr>
            <w:del w:id="4017" w:author="Mr Richard P Williams" w:date="2016-10-03T22:42:00Z">
              <w:r w:rsidRPr="00307A4C" w:rsidDel="008F7B0C">
                <w:rPr>
                  <w:rFonts w:cs="Open Sans"/>
                  <w:sz w:val="20"/>
                  <w:szCs w:val="20"/>
                </w:rPr>
                <w:delText>datetime</w:delText>
              </w:r>
            </w:del>
          </w:p>
        </w:tc>
        <w:tc>
          <w:tcPr>
            <w:tcW w:w="1175" w:type="dxa"/>
            <w:noWrap/>
            <w:hideMark/>
          </w:tcPr>
          <w:p w14:paraId="78FBA5E1"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4018" w:author="Mr Richard P Williams" w:date="2016-10-03T22:42:00Z"/>
                <w:rFonts w:cs="Open Sans"/>
                <w:sz w:val="20"/>
                <w:szCs w:val="20"/>
              </w:rPr>
            </w:pPr>
            <w:del w:id="4019" w:author="Mr Richard P Williams" w:date="2016-10-03T22:42:00Z">
              <w:r w:rsidRPr="00307A4C" w:rsidDel="008F7B0C">
                <w:rPr>
                  <w:rFonts w:cs="Open Sans"/>
                  <w:sz w:val="20"/>
                  <w:szCs w:val="20"/>
                </w:rPr>
                <w:delText>8</w:delText>
              </w:r>
            </w:del>
          </w:p>
        </w:tc>
        <w:tc>
          <w:tcPr>
            <w:tcW w:w="3990" w:type="dxa"/>
          </w:tcPr>
          <w:p w14:paraId="6917A14C" w14:textId="77777777" w:rsidR="007E2A99" w:rsidRPr="00307A4C" w:rsidDel="008F7B0C" w:rsidRDefault="00032732" w:rsidP="00307A4C">
            <w:pPr>
              <w:cnfStyle w:val="000000000000" w:firstRow="0" w:lastRow="0" w:firstColumn="0" w:lastColumn="0" w:oddVBand="0" w:evenVBand="0" w:oddHBand="0" w:evenHBand="0" w:firstRowFirstColumn="0" w:firstRowLastColumn="0" w:lastRowFirstColumn="0" w:lastRowLastColumn="0"/>
              <w:rPr>
                <w:del w:id="4020" w:author="Mr Richard P Williams" w:date="2016-10-03T22:42:00Z"/>
                <w:rFonts w:cs="Open Sans"/>
                <w:sz w:val="20"/>
                <w:szCs w:val="20"/>
              </w:rPr>
            </w:pPr>
            <w:del w:id="4021" w:author="Mr Richard P Williams" w:date="2016-10-03T22:42:00Z">
              <w:r w:rsidDel="008F7B0C">
                <w:rPr>
                  <w:rFonts w:cs="Open Sans"/>
                  <w:sz w:val="20"/>
                  <w:szCs w:val="20"/>
                </w:rPr>
                <w:delText>The Day and Time of the adjustment</w:delText>
              </w:r>
            </w:del>
          </w:p>
        </w:tc>
      </w:tr>
      <w:tr w:rsidR="007E2A99" w:rsidRPr="00307A4C" w:rsidDel="008F7B0C" w14:paraId="37BD0B02" w14:textId="77777777" w:rsidTr="00CF4A03">
        <w:trPr>
          <w:cnfStyle w:val="000000100000" w:firstRow="0" w:lastRow="0" w:firstColumn="0" w:lastColumn="0" w:oddVBand="0" w:evenVBand="0" w:oddHBand="1" w:evenHBand="0" w:firstRowFirstColumn="0" w:firstRowLastColumn="0" w:lastRowFirstColumn="0" w:lastRowLastColumn="0"/>
          <w:trHeight w:val="300"/>
          <w:del w:id="402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1E5CE1F" w14:textId="77777777" w:rsidR="007E2A99" w:rsidRPr="00307A4C" w:rsidDel="008F7B0C" w:rsidRDefault="007E2A99">
            <w:pPr>
              <w:rPr>
                <w:del w:id="4023" w:author="Mr Richard P Williams" w:date="2016-10-03T22:42:00Z"/>
                <w:rFonts w:cs="Open Sans"/>
                <w:sz w:val="20"/>
                <w:szCs w:val="20"/>
              </w:rPr>
            </w:pPr>
            <w:del w:id="4024" w:author="Mr Richard P Williams" w:date="2016-10-03T22:42:00Z">
              <w:r w:rsidRPr="00307A4C" w:rsidDel="008F7B0C">
                <w:rPr>
                  <w:rFonts w:cs="Open Sans"/>
                  <w:sz w:val="20"/>
                  <w:szCs w:val="20"/>
                </w:rPr>
                <w:delText>OrderableItem</w:delText>
              </w:r>
            </w:del>
          </w:p>
        </w:tc>
        <w:tc>
          <w:tcPr>
            <w:tcW w:w="960" w:type="dxa"/>
            <w:noWrap/>
            <w:hideMark/>
          </w:tcPr>
          <w:p w14:paraId="08214585"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025" w:author="Mr Richard P Williams" w:date="2016-10-03T22:42:00Z"/>
                <w:rFonts w:cs="Open Sans"/>
                <w:sz w:val="20"/>
                <w:szCs w:val="20"/>
              </w:rPr>
            </w:pPr>
            <w:del w:id="4026" w:author="Mr Richard P Williams" w:date="2016-10-03T22:42:00Z">
              <w:r w:rsidRPr="00307A4C" w:rsidDel="008F7B0C">
                <w:rPr>
                  <w:rFonts w:cs="Open Sans"/>
                  <w:sz w:val="20"/>
                  <w:szCs w:val="20"/>
                </w:rPr>
                <w:delText>nvarchar</w:delText>
              </w:r>
            </w:del>
          </w:p>
        </w:tc>
        <w:tc>
          <w:tcPr>
            <w:tcW w:w="1175" w:type="dxa"/>
            <w:noWrap/>
            <w:hideMark/>
          </w:tcPr>
          <w:p w14:paraId="7F74B303"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027" w:author="Mr Richard P Williams" w:date="2016-10-03T22:42:00Z"/>
                <w:rFonts w:cs="Open Sans"/>
                <w:sz w:val="20"/>
                <w:szCs w:val="20"/>
              </w:rPr>
            </w:pPr>
            <w:del w:id="4028" w:author="Mr Richard P Williams" w:date="2016-10-03T22:42:00Z">
              <w:r w:rsidRPr="00307A4C" w:rsidDel="008F7B0C">
                <w:rPr>
                  <w:rFonts w:cs="Open Sans"/>
                  <w:sz w:val="20"/>
                  <w:szCs w:val="20"/>
                </w:rPr>
                <w:delText>8000</w:delText>
              </w:r>
            </w:del>
          </w:p>
        </w:tc>
        <w:tc>
          <w:tcPr>
            <w:tcW w:w="3990" w:type="dxa"/>
          </w:tcPr>
          <w:p w14:paraId="3B048708"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029" w:author="Mr Richard P Williams" w:date="2016-10-03T22:42:00Z"/>
                <w:rFonts w:cs="Open Sans"/>
                <w:sz w:val="20"/>
                <w:szCs w:val="20"/>
              </w:rPr>
            </w:pPr>
          </w:p>
        </w:tc>
      </w:tr>
      <w:tr w:rsidR="007E2A99" w:rsidRPr="00307A4C" w:rsidDel="008F7B0C" w14:paraId="63CA868C" w14:textId="77777777" w:rsidTr="00CF4A03">
        <w:trPr>
          <w:trHeight w:val="300"/>
          <w:del w:id="403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A5C220B" w14:textId="77777777" w:rsidR="007E2A99" w:rsidRPr="00307A4C" w:rsidDel="008F7B0C" w:rsidRDefault="007E2A99">
            <w:pPr>
              <w:rPr>
                <w:del w:id="4031" w:author="Mr Richard P Williams" w:date="2016-10-03T22:42:00Z"/>
                <w:rFonts w:cs="Open Sans"/>
                <w:sz w:val="20"/>
                <w:szCs w:val="20"/>
              </w:rPr>
            </w:pPr>
            <w:del w:id="4032" w:author="Mr Richard P Williams" w:date="2016-10-03T22:42:00Z">
              <w:r w:rsidRPr="00307A4C" w:rsidDel="008F7B0C">
                <w:rPr>
                  <w:rFonts w:cs="Open Sans"/>
                  <w:sz w:val="20"/>
                  <w:szCs w:val="20"/>
                </w:rPr>
                <w:delText>UPCID</w:delText>
              </w:r>
            </w:del>
          </w:p>
        </w:tc>
        <w:tc>
          <w:tcPr>
            <w:tcW w:w="960" w:type="dxa"/>
            <w:noWrap/>
            <w:hideMark/>
          </w:tcPr>
          <w:p w14:paraId="6B92E36C" w14:textId="77777777" w:rsidR="007E2A99" w:rsidRPr="00307A4C" w:rsidDel="008F7B0C" w:rsidRDefault="007E2A99">
            <w:pPr>
              <w:cnfStyle w:val="000000000000" w:firstRow="0" w:lastRow="0" w:firstColumn="0" w:lastColumn="0" w:oddVBand="0" w:evenVBand="0" w:oddHBand="0" w:evenHBand="0" w:firstRowFirstColumn="0" w:firstRowLastColumn="0" w:lastRowFirstColumn="0" w:lastRowLastColumn="0"/>
              <w:rPr>
                <w:del w:id="4033" w:author="Mr Richard P Williams" w:date="2016-10-03T22:42:00Z"/>
                <w:rFonts w:cs="Open Sans"/>
                <w:sz w:val="20"/>
                <w:szCs w:val="20"/>
              </w:rPr>
            </w:pPr>
            <w:del w:id="4034" w:author="Mr Richard P Williams" w:date="2016-10-03T22:42:00Z">
              <w:r w:rsidRPr="00307A4C" w:rsidDel="008F7B0C">
                <w:rPr>
                  <w:rFonts w:cs="Open Sans"/>
                  <w:sz w:val="20"/>
                  <w:szCs w:val="20"/>
                </w:rPr>
                <w:delText>nvarchar</w:delText>
              </w:r>
            </w:del>
          </w:p>
        </w:tc>
        <w:tc>
          <w:tcPr>
            <w:tcW w:w="1175" w:type="dxa"/>
            <w:noWrap/>
            <w:hideMark/>
          </w:tcPr>
          <w:p w14:paraId="7D2BA7DB"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4035" w:author="Mr Richard P Williams" w:date="2016-10-03T22:42:00Z"/>
                <w:rFonts w:cs="Open Sans"/>
                <w:sz w:val="20"/>
                <w:szCs w:val="20"/>
              </w:rPr>
            </w:pPr>
            <w:del w:id="4036" w:author="Mr Richard P Williams" w:date="2016-10-03T22:42:00Z">
              <w:r w:rsidRPr="00307A4C" w:rsidDel="008F7B0C">
                <w:rPr>
                  <w:rFonts w:cs="Open Sans"/>
                  <w:sz w:val="20"/>
                  <w:szCs w:val="20"/>
                </w:rPr>
                <w:delText>8000</w:delText>
              </w:r>
            </w:del>
          </w:p>
        </w:tc>
        <w:tc>
          <w:tcPr>
            <w:tcW w:w="3990" w:type="dxa"/>
          </w:tcPr>
          <w:p w14:paraId="0ED3860E" w14:textId="77777777" w:rsidR="007E2A99" w:rsidRPr="00307A4C" w:rsidDel="008F7B0C" w:rsidRDefault="00032732" w:rsidP="00307A4C">
            <w:pPr>
              <w:cnfStyle w:val="000000000000" w:firstRow="0" w:lastRow="0" w:firstColumn="0" w:lastColumn="0" w:oddVBand="0" w:evenVBand="0" w:oddHBand="0" w:evenHBand="0" w:firstRowFirstColumn="0" w:firstRowLastColumn="0" w:lastRowFirstColumn="0" w:lastRowLastColumn="0"/>
              <w:rPr>
                <w:del w:id="4037" w:author="Mr Richard P Williams" w:date="2016-10-03T22:42:00Z"/>
                <w:rFonts w:cs="Open Sans"/>
                <w:sz w:val="20"/>
                <w:szCs w:val="20"/>
              </w:rPr>
            </w:pPr>
            <w:del w:id="4038" w:author="Mr Richard P Williams" w:date="2016-10-03T22:42:00Z">
              <w:r w:rsidDel="008F7B0C">
                <w:rPr>
                  <w:rFonts w:cs="Open Sans"/>
                  <w:sz w:val="20"/>
                  <w:szCs w:val="20"/>
                </w:rPr>
                <w:delText>The Bar code used during the adjustment operation</w:delText>
              </w:r>
            </w:del>
          </w:p>
        </w:tc>
      </w:tr>
      <w:tr w:rsidR="007E2A99" w:rsidRPr="00307A4C" w:rsidDel="008F7B0C" w14:paraId="7DE1673C" w14:textId="77777777" w:rsidTr="00CF4A03">
        <w:trPr>
          <w:cnfStyle w:val="000000100000" w:firstRow="0" w:lastRow="0" w:firstColumn="0" w:lastColumn="0" w:oddVBand="0" w:evenVBand="0" w:oddHBand="1" w:evenHBand="0" w:firstRowFirstColumn="0" w:firstRowLastColumn="0" w:lastRowFirstColumn="0" w:lastRowLastColumn="0"/>
          <w:trHeight w:val="300"/>
          <w:del w:id="403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B98A34A" w14:textId="77777777" w:rsidR="007E2A99" w:rsidRPr="00307A4C" w:rsidDel="008F7B0C" w:rsidRDefault="007E2A99">
            <w:pPr>
              <w:rPr>
                <w:del w:id="4040" w:author="Mr Richard P Williams" w:date="2016-10-03T22:42:00Z"/>
                <w:rFonts w:cs="Open Sans"/>
                <w:sz w:val="20"/>
                <w:szCs w:val="20"/>
              </w:rPr>
            </w:pPr>
            <w:del w:id="4041" w:author="Mr Richard P Williams" w:date="2016-10-03T22:42:00Z">
              <w:r w:rsidRPr="00307A4C" w:rsidDel="008F7B0C">
                <w:rPr>
                  <w:rFonts w:cs="Open Sans"/>
                  <w:sz w:val="20"/>
                  <w:szCs w:val="20"/>
                </w:rPr>
                <w:delText>ReasonGroupCode</w:delText>
              </w:r>
            </w:del>
          </w:p>
        </w:tc>
        <w:tc>
          <w:tcPr>
            <w:tcW w:w="960" w:type="dxa"/>
            <w:noWrap/>
            <w:hideMark/>
          </w:tcPr>
          <w:p w14:paraId="59BD4671"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042" w:author="Mr Richard P Williams" w:date="2016-10-03T22:42:00Z"/>
                <w:rFonts w:cs="Open Sans"/>
                <w:sz w:val="20"/>
                <w:szCs w:val="20"/>
              </w:rPr>
            </w:pPr>
            <w:del w:id="4043" w:author="Mr Richard P Williams" w:date="2016-10-03T22:42:00Z">
              <w:r w:rsidRPr="00307A4C" w:rsidDel="008F7B0C">
                <w:rPr>
                  <w:rFonts w:cs="Open Sans"/>
                  <w:sz w:val="20"/>
                  <w:szCs w:val="20"/>
                </w:rPr>
                <w:delText>int</w:delText>
              </w:r>
            </w:del>
          </w:p>
        </w:tc>
        <w:tc>
          <w:tcPr>
            <w:tcW w:w="1175" w:type="dxa"/>
            <w:noWrap/>
            <w:hideMark/>
          </w:tcPr>
          <w:p w14:paraId="4D4440EE"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044" w:author="Mr Richard P Williams" w:date="2016-10-03T22:42:00Z"/>
                <w:rFonts w:cs="Open Sans"/>
                <w:sz w:val="20"/>
                <w:szCs w:val="20"/>
              </w:rPr>
            </w:pPr>
            <w:del w:id="4045" w:author="Mr Richard P Williams" w:date="2016-10-03T22:42:00Z">
              <w:r w:rsidRPr="00307A4C" w:rsidDel="008F7B0C">
                <w:rPr>
                  <w:rFonts w:cs="Open Sans"/>
                  <w:sz w:val="20"/>
                  <w:szCs w:val="20"/>
                </w:rPr>
                <w:delText>4</w:delText>
              </w:r>
            </w:del>
          </w:p>
        </w:tc>
        <w:tc>
          <w:tcPr>
            <w:tcW w:w="3990" w:type="dxa"/>
          </w:tcPr>
          <w:p w14:paraId="4E7BC92B" w14:textId="77777777" w:rsidR="007E2A99" w:rsidRPr="00307A4C" w:rsidDel="008F7B0C" w:rsidRDefault="0083552E" w:rsidP="00307A4C">
            <w:pPr>
              <w:cnfStyle w:val="000000100000" w:firstRow="0" w:lastRow="0" w:firstColumn="0" w:lastColumn="0" w:oddVBand="0" w:evenVBand="0" w:oddHBand="1" w:evenHBand="0" w:firstRowFirstColumn="0" w:firstRowLastColumn="0" w:lastRowFirstColumn="0" w:lastRowLastColumn="0"/>
              <w:rPr>
                <w:del w:id="4046" w:author="Mr Richard P Williams" w:date="2016-10-03T22:42:00Z"/>
                <w:rFonts w:cs="Open Sans"/>
                <w:sz w:val="20"/>
                <w:szCs w:val="20"/>
              </w:rPr>
            </w:pPr>
            <w:del w:id="4047" w:author="Mr Richard P Williams" w:date="2016-10-03T22:42:00Z">
              <w:r w:rsidDel="008F7B0C">
                <w:rPr>
                  <w:rFonts w:cs="Open Sans"/>
                  <w:sz w:val="20"/>
                  <w:szCs w:val="20"/>
                </w:rPr>
                <w:delText>The Family Group the reason code is associated with.</w:delText>
              </w:r>
            </w:del>
          </w:p>
        </w:tc>
      </w:tr>
      <w:tr w:rsidR="007E2A99" w:rsidRPr="00307A4C" w:rsidDel="008F7B0C" w14:paraId="04462E37" w14:textId="77777777" w:rsidTr="00CF4A03">
        <w:trPr>
          <w:trHeight w:val="300"/>
          <w:del w:id="404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B426939" w14:textId="77777777" w:rsidR="007E2A99" w:rsidRPr="00307A4C" w:rsidDel="008F7B0C" w:rsidRDefault="007E2A99">
            <w:pPr>
              <w:rPr>
                <w:del w:id="4049" w:author="Mr Richard P Williams" w:date="2016-10-03T22:42:00Z"/>
                <w:rFonts w:cs="Open Sans"/>
                <w:sz w:val="20"/>
                <w:szCs w:val="20"/>
              </w:rPr>
            </w:pPr>
            <w:del w:id="4050" w:author="Mr Richard P Williams" w:date="2016-10-03T22:42:00Z">
              <w:r w:rsidRPr="00307A4C" w:rsidDel="008F7B0C">
                <w:rPr>
                  <w:rFonts w:cs="Open Sans"/>
                  <w:sz w:val="20"/>
                  <w:szCs w:val="20"/>
                </w:rPr>
                <w:delText>InitialReasonCode</w:delText>
              </w:r>
            </w:del>
          </w:p>
        </w:tc>
        <w:tc>
          <w:tcPr>
            <w:tcW w:w="960" w:type="dxa"/>
            <w:noWrap/>
            <w:hideMark/>
          </w:tcPr>
          <w:p w14:paraId="4DCB966F" w14:textId="77777777" w:rsidR="007E2A99" w:rsidRPr="00307A4C" w:rsidDel="008F7B0C" w:rsidRDefault="007E2A99">
            <w:pPr>
              <w:cnfStyle w:val="000000000000" w:firstRow="0" w:lastRow="0" w:firstColumn="0" w:lastColumn="0" w:oddVBand="0" w:evenVBand="0" w:oddHBand="0" w:evenHBand="0" w:firstRowFirstColumn="0" w:firstRowLastColumn="0" w:lastRowFirstColumn="0" w:lastRowLastColumn="0"/>
              <w:rPr>
                <w:del w:id="4051" w:author="Mr Richard P Williams" w:date="2016-10-03T22:42:00Z"/>
                <w:rFonts w:cs="Open Sans"/>
                <w:sz w:val="20"/>
                <w:szCs w:val="20"/>
              </w:rPr>
            </w:pPr>
            <w:del w:id="4052" w:author="Mr Richard P Williams" w:date="2016-10-03T22:42:00Z">
              <w:r w:rsidRPr="00307A4C" w:rsidDel="008F7B0C">
                <w:rPr>
                  <w:rFonts w:cs="Open Sans"/>
                  <w:sz w:val="20"/>
                  <w:szCs w:val="20"/>
                </w:rPr>
                <w:delText>int</w:delText>
              </w:r>
            </w:del>
          </w:p>
        </w:tc>
        <w:tc>
          <w:tcPr>
            <w:tcW w:w="1175" w:type="dxa"/>
            <w:noWrap/>
            <w:hideMark/>
          </w:tcPr>
          <w:p w14:paraId="1656FB4A"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4053" w:author="Mr Richard P Williams" w:date="2016-10-03T22:42:00Z"/>
                <w:rFonts w:cs="Open Sans"/>
                <w:sz w:val="20"/>
                <w:szCs w:val="20"/>
              </w:rPr>
            </w:pPr>
            <w:del w:id="4054" w:author="Mr Richard P Williams" w:date="2016-10-03T22:42:00Z">
              <w:r w:rsidRPr="00307A4C" w:rsidDel="008F7B0C">
                <w:rPr>
                  <w:rFonts w:cs="Open Sans"/>
                  <w:sz w:val="20"/>
                  <w:szCs w:val="20"/>
                </w:rPr>
                <w:delText>4</w:delText>
              </w:r>
            </w:del>
          </w:p>
        </w:tc>
        <w:tc>
          <w:tcPr>
            <w:tcW w:w="3990" w:type="dxa"/>
          </w:tcPr>
          <w:p w14:paraId="21F30CFE" w14:textId="77777777" w:rsidR="007E2A99" w:rsidRPr="00307A4C" w:rsidDel="008F7B0C" w:rsidRDefault="00C40CA5" w:rsidP="00307A4C">
            <w:pPr>
              <w:cnfStyle w:val="000000000000" w:firstRow="0" w:lastRow="0" w:firstColumn="0" w:lastColumn="0" w:oddVBand="0" w:evenVBand="0" w:oddHBand="0" w:evenHBand="0" w:firstRowFirstColumn="0" w:firstRowLastColumn="0" w:lastRowFirstColumn="0" w:lastRowLastColumn="0"/>
              <w:rPr>
                <w:del w:id="4055" w:author="Mr Richard P Williams" w:date="2016-10-03T22:42:00Z"/>
                <w:rFonts w:cs="Open Sans"/>
                <w:sz w:val="20"/>
                <w:szCs w:val="20"/>
              </w:rPr>
            </w:pPr>
            <w:del w:id="4056" w:author="Mr Richard P Williams" w:date="2016-10-03T22:42:00Z">
              <w:r w:rsidDel="008F7B0C">
                <w:rPr>
                  <w:rFonts w:cs="Open Sans"/>
                  <w:sz w:val="20"/>
                  <w:szCs w:val="20"/>
                </w:rPr>
                <w:delText>The initial reason code that was given to the adjustment</w:delText>
              </w:r>
            </w:del>
          </w:p>
        </w:tc>
      </w:tr>
      <w:tr w:rsidR="007E2A99" w:rsidRPr="00307A4C" w:rsidDel="008F7B0C" w14:paraId="3B30CAB3" w14:textId="77777777" w:rsidTr="00CF4A03">
        <w:trPr>
          <w:cnfStyle w:val="000000100000" w:firstRow="0" w:lastRow="0" w:firstColumn="0" w:lastColumn="0" w:oddVBand="0" w:evenVBand="0" w:oddHBand="1" w:evenHBand="0" w:firstRowFirstColumn="0" w:firstRowLastColumn="0" w:lastRowFirstColumn="0" w:lastRowLastColumn="0"/>
          <w:trHeight w:val="300"/>
          <w:del w:id="405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367A177" w14:textId="77777777" w:rsidR="007E2A99" w:rsidRPr="00307A4C" w:rsidDel="008F7B0C" w:rsidRDefault="007E2A99">
            <w:pPr>
              <w:rPr>
                <w:del w:id="4058" w:author="Mr Richard P Williams" w:date="2016-10-03T22:42:00Z"/>
                <w:rFonts w:cs="Open Sans"/>
                <w:sz w:val="20"/>
                <w:szCs w:val="20"/>
              </w:rPr>
            </w:pPr>
            <w:del w:id="4059" w:author="Mr Richard P Williams" w:date="2016-10-03T22:42:00Z">
              <w:r w:rsidRPr="00307A4C" w:rsidDel="008F7B0C">
                <w:rPr>
                  <w:rFonts w:cs="Open Sans"/>
                  <w:sz w:val="20"/>
                  <w:szCs w:val="20"/>
                </w:rPr>
                <w:delText>ReasonCode</w:delText>
              </w:r>
            </w:del>
          </w:p>
        </w:tc>
        <w:tc>
          <w:tcPr>
            <w:tcW w:w="960" w:type="dxa"/>
            <w:noWrap/>
            <w:hideMark/>
          </w:tcPr>
          <w:p w14:paraId="09AA0F87"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060" w:author="Mr Richard P Williams" w:date="2016-10-03T22:42:00Z"/>
                <w:rFonts w:cs="Open Sans"/>
                <w:sz w:val="20"/>
                <w:szCs w:val="20"/>
              </w:rPr>
            </w:pPr>
            <w:del w:id="4061" w:author="Mr Richard P Williams" w:date="2016-10-03T22:42:00Z">
              <w:r w:rsidRPr="00307A4C" w:rsidDel="008F7B0C">
                <w:rPr>
                  <w:rFonts w:cs="Open Sans"/>
                  <w:sz w:val="20"/>
                  <w:szCs w:val="20"/>
                </w:rPr>
                <w:delText>int</w:delText>
              </w:r>
            </w:del>
          </w:p>
        </w:tc>
        <w:tc>
          <w:tcPr>
            <w:tcW w:w="1175" w:type="dxa"/>
            <w:noWrap/>
            <w:hideMark/>
          </w:tcPr>
          <w:p w14:paraId="5C22517C"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062" w:author="Mr Richard P Williams" w:date="2016-10-03T22:42:00Z"/>
                <w:rFonts w:cs="Open Sans"/>
                <w:sz w:val="20"/>
                <w:szCs w:val="20"/>
              </w:rPr>
            </w:pPr>
            <w:del w:id="4063" w:author="Mr Richard P Williams" w:date="2016-10-03T22:42:00Z">
              <w:r w:rsidRPr="00307A4C" w:rsidDel="008F7B0C">
                <w:rPr>
                  <w:rFonts w:cs="Open Sans"/>
                  <w:sz w:val="20"/>
                  <w:szCs w:val="20"/>
                </w:rPr>
                <w:delText>4</w:delText>
              </w:r>
            </w:del>
          </w:p>
        </w:tc>
        <w:tc>
          <w:tcPr>
            <w:tcW w:w="3990" w:type="dxa"/>
          </w:tcPr>
          <w:p w14:paraId="2B9CD8AA" w14:textId="77777777" w:rsidR="007E2A99" w:rsidRPr="00307A4C" w:rsidDel="008F7B0C" w:rsidRDefault="00C40CA5" w:rsidP="00307A4C">
            <w:pPr>
              <w:cnfStyle w:val="000000100000" w:firstRow="0" w:lastRow="0" w:firstColumn="0" w:lastColumn="0" w:oddVBand="0" w:evenVBand="0" w:oddHBand="1" w:evenHBand="0" w:firstRowFirstColumn="0" w:firstRowLastColumn="0" w:lastRowFirstColumn="0" w:lastRowLastColumn="0"/>
              <w:rPr>
                <w:del w:id="4064" w:author="Mr Richard P Williams" w:date="2016-10-03T22:42:00Z"/>
                <w:rFonts w:cs="Open Sans"/>
                <w:sz w:val="20"/>
                <w:szCs w:val="20"/>
              </w:rPr>
            </w:pPr>
            <w:del w:id="4065" w:author="Mr Richard P Williams" w:date="2016-10-03T22:42:00Z">
              <w:r w:rsidDel="008F7B0C">
                <w:rPr>
                  <w:rFonts w:cs="Open Sans"/>
                  <w:sz w:val="20"/>
                  <w:szCs w:val="20"/>
                </w:rPr>
                <w:delText>Final or last reason code given to the adjustment</w:delText>
              </w:r>
            </w:del>
          </w:p>
        </w:tc>
      </w:tr>
      <w:tr w:rsidR="007E2A99" w:rsidRPr="00307A4C" w:rsidDel="008F7B0C" w14:paraId="553FAAD9" w14:textId="77777777" w:rsidTr="00CF4A03">
        <w:trPr>
          <w:trHeight w:val="300"/>
          <w:del w:id="406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9DCFFCE" w14:textId="77777777" w:rsidR="007E2A99" w:rsidRPr="00307A4C" w:rsidDel="008F7B0C" w:rsidRDefault="007E2A99">
            <w:pPr>
              <w:rPr>
                <w:del w:id="4067" w:author="Mr Richard P Williams" w:date="2016-10-03T22:42:00Z"/>
                <w:rFonts w:cs="Open Sans"/>
                <w:sz w:val="20"/>
                <w:szCs w:val="20"/>
              </w:rPr>
            </w:pPr>
            <w:del w:id="4068" w:author="Mr Richard P Williams" w:date="2016-10-03T22:42:00Z">
              <w:r w:rsidRPr="00307A4C" w:rsidDel="008F7B0C">
                <w:rPr>
                  <w:rFonts w:cs="Open Sans"/>
                  <w:sz w:val="20"/>
                  <w:szCs w:val="20"/>
                </w:rPr>
                <w:delText>ReasonDescription</w:delText>
              </w:r>
            </w:del>
          </w:p>
        </w:tc>
        <w:tc>
          <w:tcPr>
            <w:tcW w:w="960" w:type="dxa"/>
            <w:noWrap/>
            <w:hideMark/>
          </w:tcPr>
          <w:p w14:paraId="0E4E6651" w14:textId="77777777" w:rsidR="007E2A99" w:rsidRPr="00307A4C" w:rsidDel="008F7B0C" w:rsidRDefault="007E2A99">
            <w:pPr>
              <w:cnfStyle w:val="000000000000" w:firstRow="0" w:lastRow="0" w:firstColumn="0" w:lastColumn="0" w:oddVBand="0" w:evenVBand="0" w:oddHBand="0" w:evenHBand="0" w:firstRowFirstColumn="0" w:firstRowLastColumn="0" w:lastRowFirstColumn="0" w:lastRowLastColumn="0"/>
              <w:rPr>
                <w:del w:id="4069" w:author="Mr Richard P Williams" w:date="2016-10-03T22:42:00Z"/>
                <w:rFonts w:cs="Open Sans"/>
                <w:sz w:val="20"/>
                <w:szCs w:val="20"/>
              </w:rPr>
            </w:pPr>
            <w:del w:id="4070" w:author="Mr Richard P Williams" w:date="2016-10-03T22:42:00Z">
              <w:r w:rsidRPr="00307A4C" w:rsidDel="008F7B0C">
                <w:rPr>
                  <w:rFonts w:cs="Open Sans"/>
                  <w:sz w:val="20"/>
                  <w:szCs w:val="20"/>
                </w:rPr>
                <w:delText>nvarchar</w:delText>
              </w:r>
            </w:del>
          </w:p>
        </w:tc>
        <w:tc>
          <w:tcPr>
            <w:tcW w:w="1175" w:type="dxa"/>
            <w:noWrap/>
            <w:hideMark/>
          </w:tcPr>
          <w:p w14:paraId="70B7FB27"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4071" w:author="Mr Richard P Williams" w:date="2016-10-03T22:42:00Z"/>
                <w:rFonts w:cs="Open Sans"/>
                <w:sz w:val="20"/>
                <w:szCs w:val="20"/>
              </w:rPr>
            </w:pPr>
            <w:del w:id="4072" w:author="Mr Richard P Williams" w:date="2016-10-03T22:42:00Z">
              <w:r w:rsidRPr="00307A4C" w:rsidDel="008F7B0C">
                <w:rPr>
                  <w:rFonts w:cs="Open Sans"/>
                  <w:sz w:val="20"/>
                  <w:szCs w:val="20"/>
                </w:rPr>
                <w:delText>8000</w:delText>
              </w:r>
            </w:del>
          </w:p>
        </w:tc>
        <w:tc>
          <w:tcPr>
            <w:tcW w:w="3990" w:type="dxa"/>
          </w:tcPr>
          <w:p w14:paraId="5D2AFD2E" w14:textId="77777777" w:rsidR="007E2A99" w:rsidRPr="00307A4C" w:rsidDel="008F7B0C" w:rsidRDefault="00C40CA5" w:rsidP="00307A4C">
            <w:pPr>
              <w:cnfStyle w:val="000000000000" w:firstRow="0" w:lastRow="0" w:firstColumn="0" w:lastColumn="0" w:oddVBand="0" w:evenVBand="0" w:oddHBand="0" w:evenHBand="0" w:firstRowFirstColumn="0" w:firstRowLastColumn="0" w:lastRowFirstColumn="0" w:lastRowLastColumn="0"/>
              <w:rPr>
                <w:del w:id="4073" w:author="Mr Richard P Williams" w:date="2016-10-03T22:42:00Z"/>
                <w:rFonts w:cs="Open Sans"/>
                <w:sz w:val="20"/>
                <w:szCs w:val="20"/>
              </w:rPr>
            </w:pPr>
            <w:del w:id="4074" w:author="Mr Richard P Williams" w:date="2016-10-03T22:42:00Z">
              <w:r w:rsidDel="008F7B0C">
                <w:rPr>
                  <w:rFonts w:cs="Open Sans"/>
                  <w:sz w:val="20"/>
                  <w:szCs w:val="20"/>
                </w:rPr>
                <w:delText xml:space="preserve">Any </w:delText>
              </w:r>
              <w:r w:rsidR="0083552E" w:rsidDel="008F7B0C">
                <w:rPr>
                  <w:rFonts w:cs="Open Sans"/>
                  <w:sz w:val="20"/>
                  <w:szCs w:val="20"/>
                </w:rPr>
                <w:delText xml:space="preserve">additional Comments Associated to the Reason Code </w:delText>
              </w:r>
            </w:del>
          </w:p>
        </w:tc>
      </w:tr>
      <w:tr w:rsidR="007E2A99" w:rsidRPr="00307A4C" w:rsidDel="008F7B0C" w14:paraId="28BF1E6D" w14:textId="77777777" w:rsidTr="00CF4A03">
        <w:trPr>
          <w:cnfStyle w:val="000000100000" w:firstRow="0" w:lastRow="0" w:firstColumn="0" w:lastColumn="0" w:oddVBand="0" w:evenVBand="0" w:oddHBand="1" w:evenHBand="0" w:firstRowFirstColumn="0" w:firstRowLastColumn="0" w:lastRowFirstColumn="0" w:lastRowLastColumn="0"/>
          <w:trHeight w:val="300"/>
          <w:del w:id="407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68A1835" w14:textId="77777777" w:rsidR="007E2A99" w:rsidRPr="00307A4C" w:rsidDel="008F7B0C" w:rsidRDefault="007E2A99">
            <w:pPr>
              <w:rPr>
                <w:del w:id="4076" w:author="Mr Richard P Williams" w:date="2016-10-03T22:42:00Z"/>
                <w:rFonts w:cs="Open Sans"/>
                <w:sz w:val="20"/>
                <w:szCs w:val="20"/>
              </w:rPr>
            </w:pPr>
            <w:del w:id="4077" w:author="Mr Richard P Williams" w:date="2016-10-03T22:42:00Z">
              <w:r w:rsidRPr="00307A4C" w:rsidDel="008F7B0C">
                <w:rPr>
                  <w:rFonts w:cs="Open Sans"/>
                  <w:sz w:val="20"/>
                  <w:szCs w:val="20"/>
                </w:rPr>
                <w:delText>VendorID</w:delText>
              </w:r>
            </w:del>
          </w:p>
        </w:tc>
        <w:tc>
          <w:tcPr>
            <w:tcW w:w="960" w:type="dxa"/>
            <w:noWrap/>
            <w:hideMark/>
          </w:tcPr>
          <w:p w14:paraId="7ACF66C4"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078" w:author="Mr Richard P Williams" w:date="2016-10-03T22:42:00Z"/>
                <w:rFonts w:cs="Open Sans"/>
                <w:sz w:val="20"/>
                <w:szCs w:val="20"/>
              </w:rPr>
            </w:pPr>
            <w:del w:id="4079" w:author="Mr Richard P Williams" w:date="2016-10-03T22:42:00Z">
              <w:r w:rsidRPr="00307A4C" w:rsidDel="008F7B0C">
                <w:rPr>
                  <w:rFonts w:cs="Open Sans"/>
                  <w:sz w:val="20"/>
                  <w:szCs w:val="20"/>
                </w:rPr>
                <w:delText>nvarchar</w:delText>
              </w:r>
            </w:del>
          </w:p>
        </w:tc>
        <w:tc>
          <w:tcPr>
            <w:tcW w:w="1175" w:type="dxa"/>
            <w:noWrap/>
            <w:hideMark/>
          </w:tcPr>
          <w:p w14:paraId="01A67248"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080" w:author="Mr Richard P Williams" w:date="2016-10-03T22:42:00Z"/>
                <w:rFonts w:cs="Open Sans"/>
                <w:sz w:val="20"/>
                <w:szCs w:val="20"/>
              </w:rPr>
            </w:pPr>
            <w:del w:id="4081" w:author="Mr Richard P Williams" w:date="2016-10-03T22:42:00Z">
              <w:r w:rsidRPr="00307A4C" w:rsidDel="008F7B0C">
                <w:rPr>
                  <w:rFonts w:cs="Open Sans"/>
                  <w:sz w:val="20"/>
                  <w:szCs w:val="20"/>
                </w:rPr>
                <w:delText>8000</w:delText>
              </w:r>
            </w:del>
          </w:p>
        </w:tc>
        <w:tc>
          <w:tcPr>
            <w:tcW w:w="3990" w:type="dxa"/>
          </w:tcPr>
          <w:p w14:paraId="697AD80B" w14:textId="77777777" w:rsidR="007E2A99" w:rsidRPr="00307A4C" w:rsidDel="008F7B0C" w:rsidRDefault="0083552E" w:rsidP="00307A4C">
            <w:pPr>
              <w:cnfStyle w:val="000000100000" w:firstRow="0" w:lastRow="0" w:firstColumn="0" w:lastColumn="0" w:oddVBand="0" w:evenVBand="0" w:oddHBand="1" w:evenHBand="0" w:firstRowFirstColumn="0" w:firstRowLastColumn="0" w:lastRowFirstColumn="0" w:lastRowLastColumn="0"/>
              <w:rPr>
                <w:del w:id="4082" w:author="Mr Richard P Williams" w:date="2016-10-03T22:42:00Z"/>
                <w:rFonts w:cs="Open Sans"/>
                <w:sz w:val="20"/>
                <w:szCs w:val="20"/>
              </w:rPr>
            </w:pPr>
            <w:del w:id="4083" w:author="Mr Richard P Williams" w:date="2016-10-03T22:42:00Z">
              <w:r w:rsidDel="008F7B0C">
                <w:rPr>
                  <w:rFonts w:cs="Open Sans"/>
                  <w:sz w:val="20"/>
                  <w:szCs w:val="20"/>
                </w:rPr>
                <w:delText xml:space="preserve">If item is being </w:delText>
              </w:r>
              <w:r w:rsidR="000D0A01" w:rsidDel="008F7B0C">
                <w:rPr>
                  <w:rFonts w:cs="Open Sans"/>
                  <w:sz w:val="20"/>
                  <w:szCs w:val="20"/>
                </w:rPr>
                <w:delText>adjusted</w:delText>
              </w:r>
              <w:r w:rsidDel="008F7B0C">
                <w:rPr>
                  <w:rFonts w:cs="Open Sans"/>
                  <w:sz w:val="20"/>
                  <w:szCs w:val="20"/>
                </w:rPr>
                <w:delText xml:space="preserve"> back to the </w:delText>
              </w:r>
              <w:r w:rsidR="000D0A01" w:rsidDel="008F7B0C">
                <w:rPr>
                  <w:rFonts w:cs="Open Sans"/>
                  <w:sz w:val="20"/>
                  <w:szCs w:val="20"/>
                </w:rPr>
                <w:delText>vendor</w:delText>
              </w:r>
              <w:r w:rsidDel="008F7B0C">
                <w:rPr>
                  <w:rFonts w:cs="Open Sans"/>
                  <w:sz w:val="20"/>
                  <w:szCs w:val="20"/>
                </w:rPr>
                <w:delText>, the Vendor Id associated with the Item</w:delText>
              </w:r>
            </w:del>
          </w:p>
        </w:tc>
      </w:tr>
      <w:tr w:rsidR="0083552E" w:rsidRPr="00307A4C" w:rsidDel="008F7B0C" w14:paraId="3975DE65" w14:textId="77777777" w:rsidTr="00CF4A03">
        <w:trPr>
          <w:trHeight w:val="300"/>
          <w:del w:id="408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6FF0746" w14:textId="77777777" w:rsidR="0083552E" w:rsidRPr="00307A4C" w:rsidDel="008F7B0C" w:rsidRDefault="0083552E" w:rsidP="00EC7405">
            <w:pPr>
              <w:rPr>
                <w:del w:id="4085" w:author="Mr Richard P Williams" w:date="2016-10-03T22:42:00Z"/>
                <w:rFonts w:cs="Open Sans"/>
                <w:sz w:val="20"/>
                <w:szCs w:val="20"/>
              </w:rPr>
            </w:pPr>
            <w:del w:id="4086" w:author="Mr Richard P Williams" w:date="2016-10-03T22:42:00Z">
              <w:r w:rsidRPr="00307A4C" w:rsidDel="008F7B0C">
                <w:rPr>
                  <w:rFonts w:cs="Open Sans"/>
                  <w:sz w:val="20"/>
                  <w:szCs w:val="20"/>
                </w:rPr>
                <w:delText>VendorItem</w:delText>
              </w:r>
            </w:del>
          </w:p>
        </w:tc>
        <w:tc>
          <w:tcPr>
            <w:tcW w:w="960" w:type="dxa"/>
            <w:noWrap/>
            <w:hideMark/>
          </w:tcPr>
          <w:p w14:paraId="40C6F3CD" w14:textId="77777777" w:rsidR="0083552E" w:rsidRPr="00307A4C" w:rsidDel="008F7B0C" w:rsidRDefault="0083552E" w:rsidP="00EC7405">
            <w:pPr>
              <w:cnfStyle w:val="000000000000" w:firstRow="0" w:lastRow="0" w:firstColumn="0" w:lastColumn="0" w:oddVBand="0" w:evenVBand="0" w:oddHBand="0" w:evenHBand="0" w:firstRowFirstColumn="0" w:firstRowLastColumn="0" w:lastRowFirstColumn="0" w:lastRowLastColumn="0"/>
              <w:rPr>
                <w:del w:id="4087" w:author="Mr Richard P Williams" w:date="2016-10-03T22:42:00Z"/>
                <w:rFonts w:cs="Open Sans"/>
                <w:sz w:val="20"/>
                <w:szCs w:val="20"/>
              </w:rPr>
            </w:pPr>
            <w:del w:id="4088" w:author="Mr Richard P Williams" w:date="2016-10-03T22:42:00Z">
              <w:r w:rsidRPr="00307A4C" w:rsidDel="008F7B0C">
                <w:rPr>
                  <w:rFonts w:cs="Open Sans"/>
                  <w:sz w:val="20"/>
                  <w:szCs w:val="20"/>
                </w:rPr>
                <w:delText>nvarchar</w:delText>
              </w:r>
            </w:del>
          </w:p>
        </w:tc>
        <w:tc>
          <w:tcPr>
            <w:tcW w:w="1175" w:type="dxa"/>
            <w:noWrap/>
            <w:hideMark/>
          </w:tcPr>
          <w:p w14:paraId="2B83E47A" w14:textId="77777777" w:rsidR="0083552E" w:rsidRPr="00307A4C" w:rsidDel="008F7B0C" w:rsidRDefault="0083552E" w:rsidP="00EC7405">
            <w:pPr>
              <w:cnfStyle w:val="000000000000" w:firstRow="0" w:lastRow="0" w:firstColumn="0" w:lastColumn="0" w:oddVBand="0" w:evenVBand="0" w:oddHBand="0" w:evenHBand="0" w:firstRowFirstColumn="0" w:firstRowLastColumn="0" w:lastRowFirstColumn="0" w:lastRowLastColumn="0"/>
              <w:rPr>
                <w:del w:id="4089" w:author="Mr Richard P Williams" w:date="2016-10-03T22:42:00Z"/>
                <w:rFonts w:cs="Open Sans"/>
                <w:sz w:val="20"/>
                <w:szCs w:val="20"/>
              </w:rPr>
            </w:pPr>
            <w:del w:id="4090" w:author="Mr Richard P Williams" w:date="2016-10-03T22:42:00Z">
              <w:r w:rsidRPr="00307A4C" w:rsidDel="008F7B0C">
                <w:rPr>
                  <w:rFonts w:cs="Open Sans"/>
                  <w:sz w:val="20"/>
                  <w:szCs w:val="20"/>
                </w:rPr>
                <w:delText>8000</w:delText>
              </w:r>
            </w:del>
          </w:p>
        </w:tc>
        <w:tc>
          <w:tcPr>
            <w:tcW w:w="3990" w:type="dxa"/>
          </w:tcPr>
          <w:p w14:paraId="7DE0F076" w14:textId="77777777" w:rsidR="0083552E" w:rsidRPr="00307A4C" w:rsidDel="008F7B0C" w:rsidRDefault="0083552E" w:rsidP="00EC7405">
            <w:pPr>
              <w:cnfStyle w:val="000000000000" w:firstRow="0" w:lastRow="0" w:firstColumn="0" w:lastColumn="0" w:oddVBand="0" w:evenVBand="0" w:oddHBand="0" w:evenHBand="0" w:firstRowFirstColumn="0" w:firstRowLastColumn="0" w:lastRowFirstColumn="0" w:lastRowLastColumn="0"/>
              <w:rPr>
                <w:del w:id="4091" w:author="Mr Richard P Williams" w:date="2016-10-03T22:42:00Z"/>
                <w:rFonts w:cs="Open Sans"/>
                <w:sz w:val="20"/>
                <w:szCs w:val="20"/>
              </w:rPr>
            </w:pPr>
            <w:del w:id="4092" w:author="Mr Richard P Williams" w:date="2016-10-03T22:42:00Z">
              <w:r w:rsidDel="008F7B0C">
                <w:rPr>
                  <w:rFonts w:cs="Open Sans"/>
                  <w:sz w:val="20"/>
                  <w:szCs w:val="20"/>
                </w:rPr>
                <w:delText>If the Vendor has its own hierarchy and item numbers, then the vendors item number</w:delText>
              </w:r>
            </w:del>
          </w:p>
        </w:tc>
      </w:tr>
      <w:tr w:rsidR="007E2A99" w:rsidRPr="00307A4C" w:rsidDel="008F7B0C" w14:paraId="2DBED92E" w14:textId="77777777" w:rsidTr="00CF4A03">
        <w:trPr>
          <w:cnfStyle w:val="000000100000" w:firstRow="0" w:lastRow="0" w:firstColumn="0" w:lastColumn="0" w:oddVBand="0" w:evenVBand="0" w:oddHBand="1" w:evenHBand="0" w:firstRowFirstColumn="0" w:firstRowLastColumn="0" w:lastRowFirstColumn="0" w:lastRowLastColumn="0"/>
          <w:trHeight w:val="300"/>
          <w:del w:id="409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9E1A885" w14:textId="77777777" w:rsidR="007E2A99" w:rsidRPr="00307A4C" w:rsidDel="008F7B0C" w:rsidRDefault="007E2A99">
            <w:pPr>
              <w:rPr>
                <w:del w:id="4094" w:author="Mr Richard P Williams" w:date="2016-10-03T22:42:00Z"/>
                <w:rFonts w:cs="Open Sans"/>
                <w:sz w:val="20"/>
                <w:szCs w:val="20"/>
              </w:rPr>
            </w:pPr>
            <w:del w:id="4095" w:author="Mr Richard P Williams" w:date="2016-10-03T22:42:00Z">
              <w:r w:rsidRPr="00307A4C" w:rsidDel="008F7B0C">
                <w:rPr>
                  <w:rFonts w:cs="Open Sans"/>
                  <w:sz w:val="20"/>
                  <w:szCs w:val="20"/>
                </w:rPr>
                <w:delText>Units</w:delText>
              </w:r>
            </w:del>
          </w:p>
        </w:tc>
        <w:tc>
          <w:tcPr>
            <w:tcW w:w="960" w:type="dxa"/>
            <w:noWrap/>
            <w:hideMark/>
          </w:tcPr>
          <w:p w14:paraId="610B02BB"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096" w:author="Mr Richard P Williams" w:date="2016-10-03T22:42:00Z"/>
                <w:rFonts w:cs="Open Sans"/>
                <w:sz w:val="20"/>
                <w:szCs w:val="20"/>
              </w:rPr>
            </w:pPr>
            <w:del w:id="4097" w:author="Mr Richard P Williams" w:date="2016-10-03T22:42:00Z">
              <w:r w:rsidRPr="00307A4C" w:rsidDel="008F7B0C">
                <w:rPr>
                  <w:rFonts w:cs="Open Sans"/>
                  <w:sz w:val="20"/>
                  <w:szCs w:val="20"/>
                </w:rPr>
                <w:delText>decimal</w:delText>
              </w:r>
            </w:del>
          </w:p>
        </w:tc>
        <w:tc>
          <w:tcPr>
            <w:tcW w:w="1175" w:type="dxa"/>
            <w:noWrap/>
            <w:hideMark/>
          </w:tcPr>
          <w:p w14:paraId="7E74A90E"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098" w:author="Mr Richard P Williams" w:date="2016-10-03T22:42:00Z"/>
                <w:rFonts w:cs="Open Sans"/>
                <w:sz w:val="20"/>
                <w:szCs w:val="20"/>
              </w:rPr>
            </w:pPr>
            <w:del w:id="4099" w:author="Mr Richard P Williams" w:date="2016-10-03T22:42:00Z">
              <w:r w:rsidRPr="00307A4C" w:rsidDel="008F7B0C">
                <w:rPr>
                  <w:rFonts w:cs="Open Sans"/>
                  <w:sz w:val="20"/>
                  <w:szCs w:val="20"/>
                </w:rPr>
                <w:delText>17</w:delText>
              </w:r>
            </w:del>
          </w:p>
        </w:tc>
        <w:tc>
          <w:tcPr>
            <w:tcW w:w="3990" w:type="dxa"/>
          </w:tcPr>
          <w:p w14:paraId="5C867838" w14:textId="77777777" w:rsidR="007E2A99" w:rsidRPr="00307A4C" w:rsidDel="008F7B0C" w:rsidRDefault="0083552E" w:rsidP="000D0A01">
            <w:pPr>
              <w:cnfStyle w:val="000000100000" w:firstRow="0" w:lastRow="0" w:firstColumn="0" w:lastColumn="0" w:oddVBand="0" w:evenVBand="0" w:oddHBand="1" w:evenHBand="0" w:firstRowFirstColumn="0" w:firstRowLastColumn="0" w:lastRowFirstColumn="0" w:lastRowLastColumn="0"/>
              <w:rPr>
                <w:del w:id="4100" w:author="Mr Richard P Williams" w:date="2016-10-03T22:42:00Z"/>
                <w:rFonts w:cs="Open Sans"/>
                <w:sz w:val="20"/>
                <w:szCs w:val="20"/>
              </w:rPr>
            </w:pPr>
            <w:del w:id="4101" w:author="Mr Richard P Williams" w:date="2016-10-03T22:42:00Z">
              <w:r w:rsidDel="008F7B0C">
                <w:rPr>
                  <w:rFonts w:cs="Open Sans"/>
                  <w:sz w:val="20"/>
                  <w:szCs w:val="20"/>
                </w:rPr>
                <w:delText>The</w:delText>
              </w:r>
              <w:r w:rsidR="000D0A01" w:rsidDel="008F7B0C">
                <w:rPr>
                  <w:rFonts w:cs="Open Sans"/>
                  <w:sz w:val="20"/>
                  <w:szCs w:val="20"/>
                </w:rPr>
                <w:delText xml:space="preserve"> unit</w:delText>
              </w:r>
              <w:r w:rsidDel="008F7B0C">
                <w:rPr>
                  <w:rFonts w:cs="Open Sans"/>
                  <w:sz w:val="20"/>
                  <w:szCs w:val="20"/>
                </w:rPr>
                <w:delText xml:space="preserve"> </w:delText>
              </w:r>
              <w:r w:rsidR="000D0A01" w:rsidDel="008F7B0C">
                <w:rPr>
                  <w:rFonts w:cs="Open Sans"/>
                  <w:sz w:val="20"/>
                  <w:szCs w:val="20"/>
                </w:rPr>
                <w:delText>change (as a delta) in the inventory. Example -2 for reduce the on hand by 2)</w:delText>
              </w:r>
            </w:del>
          </w:p>
        </w:tc>
      </w:tr>
      <w:tr w:rsidR="007E2A99" w:rsidRPr="00307A4C" w:rsidDel="008F7B0C" w14:paraId="2F3F36C6" w14:textId="77777777" w:rsidTr="00CF4A03">
        <w:trPr>
          <w:trHeight w:val="300"/>
          <w:del w:id="410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D9E9594" w14:textId="77777777" w:rsidR="007E2A99" w:rsidRPr="00307A4C" w:rsidDel="008F7B0C" w:rsidRDefault="007E2A99">
            <w:pPr>
              <w:rPr>
                <w:del w:id="4103" w:author="Mr Richard P Williams" w:date="2016-10-03T22:42:00Z"/>
                <w:rFonts w:cs="Open Sans"/>
                <w:sz w:val="20"/>
                <w:szCs w:val="20"/>
              </w:rPr>
            </w:pPr>
            <w:del w:id="4104" w:author="Mr Richard P Williams" w:date="2016-10-03T22:42:00Z">
              <w:r w:rsidRPr="00307A4C" w:rsidDel="008F7B0C">
                <w:rPr>
                  <w:rFonts w:cs="Open Sans"/>
                  <w:sz w:val="20"/>
                  <w:szCs w:val="20"/>
                </w:rPr>
                <w:delText>Amount</w:delText>
              </w:r>
            </w:del>
          </w:p>
        </w:tc>
        <w:tc>
          <w:tcPr>
            <w:tcW w:w="960" w:type="dxa"/>
            <w:noWrap/>
            <w:hideMark/>
          </w:tcPr>
          <w:p w14:paraId="17DCF668" w14:textId="77777777" w:rsidR="007E2A99" w:rsidRPr="00307A4C" w:rsidDel="008F7B0C" w:rsidRDefault="007E2A99">
            <w:pPr>
              <w:cnfStyle w:val="000000000000" w:firstRow="0" w:lastRow="0" w:firstColumn="0" w:lastColumn="0" w:oddVBand="0" w:evenVBand="0" w:oddHBand="0" w:evenHBand="0" w:firstRowFirstColumn="0" w:firstRowLastColumn="0" w:lastRowFirstColumn="0" w:lastRowLastColumn="0"/>
              <w:rPr>
                <w:del w:id="4105" w:author="Mr Richard P Williams" w:date="2016-10-03T22:42:00Z"/>
                <w:rFonts w:cs="Open Sans"/>
                <w:sz w:val="20"/>
                <w:szCs w:val="20"/>
              </w:rPr>
            </w:pPr>
            <w:del w:id="4106" w:author="Mr Richard P Williams" w:date="2016-10-03T22:42:00Z">
              <w:r w:rsidRPr="00307A4C" w:rsidDel="008F7B0C">
                <w:rPr>
                  <w:rFonts w:cs="Open Sans"/>
                  <w:sz w:val="20"/>
                  <w:szCs w:val="20"/>
                </w:rPr>
                <w:delText>money</w:delText>
              </w:r>
            </w:del>
          </w:p>
        </w:tc>
        <w:tc>
          <w:tcPr>
            <w:tcW w:w="1175" w:type="dxa"/>
            <w:noWrap/>
            <w:hideMark/>
          </w:tcPr>
          <w:p w14:paraId="12E5AAA2"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4107" w:author="Mr Richard P Williams" w:date="2016-10-03T22:42:00Z"/>
                <w:rFonts w:cs="Open Sans"/>
                <w:sz w:val="20"/>
                <w:szCs w:val="20"/>
              </w:rPr>
            </w:pPr>
            <w:del w:id="4108" w:author="Mr Richard P Williams" w:date="2016-10-03T22:42:00Z">
              <w:r w:rsidRPr="00307A4C" w:rsidDel="008F7B0C">
                <w:rPr>
                  <w:rFonts w:cs="Open Sans"/>
                  <w:sz w:val="20"/>
                  <w:szCs w:val="20"/>
                </w:rPr>
                <w:delText>8</w:delText>
              </w:r>
            </w:del>
          </w:p>
        </w:tc>
        <w:tc>
          <w:tcPr>
            <w:tcW w:w="3990" w:type="dxa"/>
          </w:tcPr>
          <w:p w14:paraId="0FCFBAD5" w14:textId="77777777" w:rsidR="007E2A99" w:rsidRPr="00307A4C" w:rsidDel="008F7B0C" w:rsidRDefault="000D0A01" w:rsidP="000D0A01">
            <w:pPr>
              <w:cnfStyle w:val="000000000000" w:firstRow="0" w:lastRow="0" w:firstColumn="0" w:lastColumn="0" w:oddVBand="0" w:evenVBand="0" w:oddHBand="0" w:evenHBand="0" w:firstRowFirstColumn="0" w:firstRowLastColumn="0" w:lastRowFirstColumn="0" w:lastRowLastColumn="0"/>
              <w:rPr>
                <w:del w:id="4109" w:author="Mr Richard P Williams" w:date="2016-10-03T22:42:00Z"/>
                <w:rFonts w:cs="Open Sans"/>
                <w:sz w:val="20"/>
                <w:szCs w:val="20"/>
              </w:rPr>
            </w:pPr>
            <w:del w:id="4110" w:author="Mr Richard P Williams" w:date="2016-10-03T22:42:00Z">
              <w:r w:rsidDel="008F7B0C">
                <w:rPr>
                  <w:rFonts w:cs="Open Sans"/>
                  <w:sz w:val="20"/>
                  <w:szCs w:val="20"/>
                </w:rPr>
                <w:delText xml:space="preserve">The retail change as a value (as a delta) in the inventory. </w:delText>
              </w:r>
            </w:del>
          </w:p>
        </w:tc>
      </w:tr>
      <w:tr w:rsidR="007E2A99" w:rsidRPr="00307A4C" w:rsidDel="008F7B0C" w14:paraId="2A25A95C" w14:textId="77777777" w:rsidTr="00CF4A03">
        <w:trPr>
          <w:cnfStyle w:val="000000100000" w:firstRow="0" w:lastRow="0" w:firstColumn="0" w:lastColumn="0" w:oddVBand="0" w:evenVBand="0" w:oddHBand="1" w:evenHBand="0" w:firstRowFirstColumn="0" w:firstRowLastColumn="0" w:lastRowFirstColumn="0" w:lastRowLastColumn="0"/>
          <w:trHeight w:val="300"/>
          <w:del w:id="411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7252904" w14:textId="77777777" w:rsidR="007E2A99" w:rsidRPr="00307A4C" w:rsidDel="008F7B0C" w:rsidRDefault="007E2A99">
            <w:pPr>
              <w:rPr>
                <w:del w:id="4112" w:author="Mr Richard P Williams" w:date="2016-10-03T22:42:00Z"/>
                <w:rFonts w:cs="Open Sans"/>
                <w:sz w:val="20"/>
                <w:szCs w:val="20"/>
              </w:rPr>
            </w:pPr>
            <w:del w:id="4113" w:author="Mr Richard P Williams" w:date="2016-10-03T22:42:00Z">
              <w:r w:rsidRPr="00307A4C" w:rsidDel="008F7B0C">
                <w:rPr>
                  <w:rFonts w:cs="Open Sans"/>
                  <w:sz w:val="20"/>
                  <w:szCs w:val="20"/>
                </w:rPr>
                <w:delText>Cost</w:delText>
              </w:r>
            </w:del>
          </w:p>
        </w:tc>
        <w:tc>
          <w:tcPr>
            <w:tcW w:w="960" w:type="dxa"/>
            <w:noWrap/>
            <w:hideMark/>
          </w:tcPr>
          <w:p w14:paraId="57A3452F"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114" w:author="Mr Richard P Williams" w:date="2016-10-03T22:42:00Z"/>
                <w:rFonts w:cs="Open Sans"/>
                <w:sz w:val="20"/>
                <w:szCs w:val="20"/>
              </w:rPr>
            </w:pPr>
            <w:del w:id="4115" w:author="Mr Richard P Williams" w:date="2016-10-03T22:42:00Z">
              <w:r w:rsidRPr="00307A4C" w:rsidDel="008F7B0C">
                <w:rPr>
                  <w:rFonts w:cs="Open Sans"/>
                  <w:sz w:val="20"/>
                  <w:szCs w:val="20"/>
                </w:rPr>
                <w:delText>money</w:delText>
              </w:r>
            </w:del>
          </w:p>
        </w:tc>
        <w:tc>
          <w:tcPr>
            <w:tcW w:w="1175" w:type="dxa"/>
            <w:noWrap/>
            <w:hideMark/>
          </w:tcPr>
          <w:p w14:paraId="2DA207E6"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116" w:author="Mr Richard P Williams" w:date="2016-10-03T22:42:00Z"/>
                <w:rFonts w:cs="Open Sans"/>
                <w:sz w:val="20"/>
                <w:szCs w:val="20"/>
              </w:rPr>
            </w:pPr>
            <w:del w:id="4117" w:author="Mr Richard P Williams" w:date="2016-10-03T22:42:00Z">
              <w:r w:rsidRPr="00307A4C" w:rsidDel="008F7B0C">
                <w:rPr>
                  <w:rFonts w:cs="Open Sans"/>
                  <w:sz w:val="20"/>
                  <w:szCs w:val="20"/>
                </w:rPr>
                <w:delText>8</w:delText>
              </w:r>
            </w:del>
          </w:p>
        </w:tc>
        <w:tc>
          <w:tcPr>
            <w:tcW w:w="3990" w:type="dxa"/>
          </w:tcPr>
          <w:p w14:paraId="3C15C4A4" w14:textId="77777777" w:rsidR="007E2A99" w:rsidRPr="00307A4C" w:rsidDel="008F7B0C" w:rsidRDefault="000D0A01" w:rsidP="000D0A01">
            <w:pPr>
              <w:cnfStyle w:val="000000100000" w:firstRow="0" w:lastRow="0" w:firstColumn="0" w:lastColumn="0" w:oddVBand="0" w:evenVBand="0" w:oddHBand="1" w:evenHBand="0" w:firstRowFirstColumn="0" w:firstRowLastColumn="0" w:lastRowFirstColumn="0" w:lastRowLastColumn="0"/>
              <w:rPr>
                <w:del w:id="4118" w:author="Mr Richard P Williams" w:date="2016-10-03T22:42:00Z"/>
                <w:rFonts w:cs="Open Sans"/>
                <w:sz w:val="20"/>
                <w:szCs w:val="20"/>
              </w:rPr>
            </w:pPr>
            <w:del w:id="4119" w:author="Mr Richard P Williams" w:date="2016-10-03T22:42:00Z">
              <w:r w:rsidDel="008F7B0C">
                <w:rPr>
                  <w:rFonts w:cs="Open Sans"/>
                  <w:sz w:val="20"/>
                  <w:szCs w:val="20"/>
                </w:rPr>
                <w:delText xml:space="preserve">The cost associated with the change (as a delta) in the inventory. </w:delText>
              </w:r>
            </w:del>
          </w:p>
        </w:tc>
      </w:tr>
      <w:tr w:rsidR="007E2A99" w:rsidRPr="00307A4C" w:rsidDel="008F7B0C" w14:paraId="64412571" w14:textId="77777777" w:rsidTr="00CF4A03">
        <w:trPr>
          <w:trHeight w:val="300"/>
          <w:del w:id="412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1DF09D7" w14:textId="77777777" w:rsidR="007E2A99" w:rsidRPr="00307A4C" w:rsidDel="008F7B0C" w:rsidRDefault="007E2A99">
            <w:pPr>
              <w:rPr>
                <w:del w:id="4121" w:author="Mr Richard P Williams" w:date="2016-10-03T22:42:00Z"/>
                <w:rFonts w:cs="Open Sans"/>
                <w:sz w:val="20"/>
                <w:szCs w:val="20"/>
              </w:rPr>
            </w:pPr>
            <w:del w:id="4122" w:author="Mr Richard P Williams" w:date="2016-10-03T22:42:00Z">
              <w:r w:rsidRPr="00307A4C" w:rsidDel="008F7B0C">
                <w:rPr>
                  <w:rFonts w:cs="Open Sans"/>
                  <w:sz w:val="20"/>
                  <w:szCs w:val="20"/>
                </w:rPr>
                <w:delText>AuthorizedFlag</w:delText>
              </w:r>
            </w:del>
          </w:p>
        </w:tc>
        <w:tc>
          <w:tcPr>
            <w:tcW w:w="960" w:type="dxa"/>
            <w:noWrap/>
            <w:hideMark/>
          </w:tcPr>
          <w:p w14:paraId="6489214B" w14:textId="77777777" w:rsidR="007E2A99" w:rsidRPr="00307A4C" w:rsidDel="008F7B0C" w:rsidRDefault="007E2A99">
            <w:pPr>
              <w:cnfStyle w:val="000000000000" w:firstRow="0" w:lastRow="0" w:firstColumn="0" w:lastColumn="0" w:oddVBand="0" w:evenVBand="0" w:oddHBand="0" w:evenHBand="0" w:firstRowFirstColumn="0" w:firstRowLastColumn="0" w:lastRowFirstColumn="0" w:lastRowLastColumn="0"/>
              <w:rPr>
                <w:del w:id="4123" w:author="Mr Richard P Williams" w:date="2016-10-03T22:42:00Z"/>
                <w:rFonts w:cs="Open Sans"/>
                <w:sz w:val="20"/>
                <w:szCs w:val="20"/>
              </w:rPr>
            </w:pPr>
            <w:del w:id="4124" w:author="Mr Richard P Williams" w:date="2016-10-03T22:42:00Z">
              <w:r w:rsidRPr="00307A4C" w:rsidDel="008F7B0C">
                <w:rPr>
                  <w:rFonts w:cs="Open Sans"/>
                  <w:sz w:val="20"/>
                  <w:szCs w:val="20"/>
                </w:rPr>
                <w:delText>bit</w:delText>
              </w:r>
            </w:del>
          </w:p>
        </w:tc>
        <w:tc>
          <w:tcPr>
            <w:tcW w:w="1175" w:type="dxa"/>
            <w:noWrap/>
            <w:hideMark/>
          </w:tcPr>
          <w:p w14:paraId="7BCF302F"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4125" w:author="Mr Richard P Williams" w:date="2016-10-03T22:42:00Z"/>
                <w:rFonts w:cs="Open Sans"/>
                <w:sz w:val="20"/>
                <w:szCs w:val="20"/>
              </w:rPr>
            </w:pPr>
            <w:del w:id="4126" w:author="Mr Richard P Williams" w:date="2016-10-03T22:42:00Z">
              <w:r w:rsidRPr="00307A4C" w:rsidDel="008F7B0C">
                <w:rPr>
                  <w:rFonts w:cs="Open Sans"/>
                  <w:sz w:val="20"/>
                  <w:szCs w:val="20"/>
                </w:rPr>
                <w:delText>1</w:delText>
              </w:r>
            </w:del>
          </w:p>
        </w:tc>
        <w:tc>
          <w:tcPr>
            <w:tcW w:w="3990" w:type="dxa"/>
          </w:tcPr>
          <w:p w14:paraId="5678682B" w14:textId="77777777" w:rsidR="007E2A99" w:rsidRPr="00307A4C" w:rsidDel="008F7B0C" w:rsidRDefault="004E3EC0" w:rsidP="00307A4C">
            <w:pPr>
              <w:cnfStyle w:val="000000000000" w:firstRow="0" w:lastRow="0" w:firstColumn="0" w:lastColumn="0" w:oddVBand="0" w:evenVBand="0" w:oddHBand="0" w:evenHBand="0" w:firstRowFirstColumn="0" w:firstRowLastColumn="0" w:lastRowFirstColumn="0" w:lastRowLastColumn="0"/>
              <w:rPr>
                <w:del w:id="4127" w:author="Mr Richard P Williams" w:date="2016-10-03T22:42:00Z"/>
                <w:rFonts w:cs="Open Sans"/>
                <w:sz w:val="20"/>
                <w:szCs w:val="20"/>
              </w:rPr>
            </w:pPr>
            <w:del w:id="4128" w:author="Mr Richard P Williams" w:date="2016-10-03T22:42:00Z">
              <w:r w:rsidDel="008F7B0C">
                <w:rPr>
                  <w:rFonts w:cs="Open Sans"/>
                  <w:sz w:val="20"/>
                  <w:szCs w:val="20"/>
                </w:rPr>
                <w:delText xml:space="preserve">Was the adjustment made against an authorized item </w:delText>
              </w:r>
            </w:del>
          </w:p>
        </w:tc>
      </w:tr>
      <w:tr w:rsidR="007E2A99" w:rsidRPr="00307A4C" w:rsidDel="008F7B0C" w14:paraId="07F85ACC" w14:textId="77777777" w:rsidTr="00CF4A03">
        <w:trPr>
          <w:cnfStyle w:val="000000100000" w:firstRow="0" w:lastRow="0" w:firstColumn="0" w:lastColumn="0" w:oddVBand="0" w:evenVBand="0" w:oddHBand="1" w:evenHBand="0" w:firstRowFirstColumn="0" w:firstRowLastColumn="0" w:lastRowFirstColumn="0" w:lastRowLastColumn="0"/>
          <w:trHeight w:val="300"/>
          <w:del w:id="412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2464881" w14:textId="77777777" w:rsidR="007E2A99" w:rsidRPr="00307A4C" w:rsidDel="008F7B0C" w:rsidRDefault="007E2A99">
            <w:pPr>
              <w:rPr>
                <w:del w:id="4130" w:author="Mr Richard P Williams" w:date="2016-10-03T22:42:00Z"/>
                <w:rFonts w:cs="Open Sans"/>
                <w:sz w:val="20"/>
                <w:szCs w:val="20"/>
              </w:rPr>
            </w:pPr>
            <w:del w:id="4131" w:author="Mr Richard P Williams" w:date="2016-10-03T22:42:00Z">
              <w:r w:rsidRPr="00307A4C" w:rsidDel="008F7B0C">
                <w:rPr>
                  <w:rFonts w:cs="Open Sans"/>
                  <w:sz w:val="20"/>
                  <w:szCs w:val="20"/>
                </w:rPr>
                <w:delText>Comments</w:delText>
              </w:r>
            </w:del>
          </w:p>
        </w:tc>
        <w:tc>
          <w:tcPr>
            <w:tcW w:w="960" w:type="dxa"/>
            <w:noWrap/>
            <w:hideMark/>
          </w:tcPr>
          <w:p w14:paraId="4D583848"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132" w:author="Mr Richard P Williams" w:date="2016-10-03T22:42:00Z"/>
                <w:rFonts w:cs="Open Sans"/>
                <w:sz w:val="20"/>
                <w:szCs w:val="20"/>
              </w:rPr>
            </w:pPr>
            <w:del w:id="4133" w:author="Mr Richard P Williams" w:date="2016-10-03T22:42:00Z">
              <w:r w:rsidRPr="00307A4C" w:rsidDel="008F7B0C">
                <w:rPr>
                  <w:rFonts w:cs="Open Sans"/>
                  <w:sz w:val="20"/>
                  <w:szCs w:val="20"/>
                </w:rPr>
                <w:delText>nvarchar</w:delText>
              </w:r>
            </w:del>
          </w:p>
        </w:tc>
        <w:tc>
          <w:tcPr>
            <w:tcW w:w="1175" w:type="dxa"/>
            <w:noWrap/>
            <w:hideMark/>
          </w:tcPr>
          <w:p w14:paraId="4C73FD91"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134" w:author="Mr Richard P Williams" w:date="2016-10-03T22:42:00Z"/>
                <w:rFonts w:cs="Open Sans"/>
                <w:sz w:val="20"/>
                <w:szCs w:val="20"/>
              </w:rPr>
            </w:pPr>
            <w:del w:id="4135" w:author="Mr Richard P Williams" w:date="2016-10-03T22:42:00Z">
              <w:r w:rsidRPr="00307A4C" w:rsidDel="008F7B0C">
                <w:rPr>
                  <w:rFonts w:cs="Open Sans"/>
                  <w:sz w:val="20"/>
                  <w:szCs w:val="20"/>
                </w:rPr>
                <w:delText>8000</w:delText>
              </w:r>
            </w:del>
          </w:p>
        </w:tc>
        <w:tc>
          <w:tcPr>
            <w:tcW w:w="3990" w:type="dxa"/>
          </w:tcPr>
          <w:p w14:paraId="18D39498" w14:textId="77777777" w:rsidR="007E2A99" w:rsidRPr="00307A4C" w:rsidDel="008F7B0C" w:rsidRDefault="000D0A01" w:rsidP="00307A4C">
            <w:pPr>
              <w:cnfStyle w:val="000000100000" w:firstRow="0" w:lastRow="0" w:firstColumn="0" w:lastColumn="0" w:oddVBand="0" w:evenVBand="0" w:oddHBand="1" w:evenHBand="0" w:firstRowFirstColumn="0" w:firstRowLastColumn="0" w:lastRowFirstColumn="0" w:lastRowLastColumn="0"/>
              <w:rPr>
                <w:del w:id="4136" w:author="Mr Richard P Williams" w:date="2016-10-03T22:42:00Z"/>
                <w:rFonts w:cs="Open Sans"/>
                <w:sz w:val="20"/>
                <w:szCs w:val="20"/>
              </w:rPr>
            </w:pPr>
            <w:del w:id="4137" w:author="Mr Richard P Williams" w:date="2016-10-03T22:42:00Z">
              <w:r w:rsidDel="008F7B0C">
                <w:rPr>
                  <w:rFonts w:cs="Open Sans"/>
                  <w:sz w:val="20"/>
                  <w:szCs w:val="20"/>
                </w:rPr>
                <w:delText>Any Comments associated with the adjustment</w:delText>
              </w:r>
            </w:del>
          </w:p>
        </w:tc>
      </w:tr>
      <w:tr w:rsidR="007E2A99" w:rsidRPr="00307A4C" w:rsidDel="008F7B0C" w14:paraId="6900B9B5" w14:textId="77777777" w:rsidTr="00CF4A03">
        <w:trPr>
          <w:trHeight w:val="300"/>
          <w:del w:id="413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DBFF3D6" w14:textId="77777777" w:rsidR="007E2A99" w:rsidRPr="00307A4C" w:rsidDel="008F7B0C" w:rsidRDefault="007E2A99">
            <w:pPr>
              <w:rPr>
                <w:del w:id="4139" w:author="Mr Richard P Williams" w:date="2016-10-03T22:42:00Z"/>
                <w:rFonts w:cs="Open Sans"/>
                <w:sz w:val="20"/>
                <w:szCs w:val="20"/>
              </w:rPr>
            </w:pPr>
            <w:del w:id="4140" w:author="Mr Richard P Williams" w:date="2016-10-03T22:42:00Z">
              <w:r w:rsidRPr="00307A4C" w:rsidDel="008F7B0C">
                <w:rPr>
                  <w:rFonts w:cs="Open Sans"/>
                  <w:sz w:val="20"/>
                  <w:szCs w:val="20"/>
                </w:rPr>
                <w:delText>LinkReferenceNo</w:delText>
              </w:r>
            </w:del>
          </w:p>
        </w:tc>
        <w:tc>
          <w:tcPr>
            <w:tcW w:w="960" w:type="dxa"/>
            <w:noWrap/>
            <w:hideMark/>
          </w:tcPr>
          <w:p w14:paraId="27FA4DA2" w14:textId="77777777" w:rsidR="007E2A99" w:rsidRPr="00307A4C" w:rsidDel="008F7B0C" w:rsidRDefault="007E2A99">
            <w:pPr>
              <w:cnfStyle w:val="000000000000" w:firstRow="0" w:lastRow="0" w:firstColumn="0" w:lastColumn="0" w:oddVBand="0" w:evenVBand="0" w:oddHBand="0" w:evenHBand="0" w:firstRowFirstColumn="0" w:firstRowLastColumn="0" w:lastRowFirstColumn="0" w:lastRowLastColumn="0"/>
              <w:rPr>
                <w:del w:id="4141" w:author="Mr Richard P Williams" w:date="2016-10-03T22:42:00Z"/>
                <w:rFonts w:cs="Open Sans"/>
                <w:sz w:val="20"/>
                <w:szCs w:val="20"/>
              </w:rPr>
            </w:pPr>
            <w:del w:id="4142" w:author="Mr Richard P Williams" w:date="2016-10-03T22:42:00Z">
              <w:r w:rsidRPr="00307A4C" w:rsidDel="008F7B0C">
                <w:rPr>
                  <w:rFonts w:cs="Open Sans"/>
                  <w:sz w:val="20"/>
                  <w:szCs w:val="20"/>
                </w:rPr>
                <w:delText>bigint</w:delText>
              </w:r>
            </w:del>
          </w:p>
        </w:tc>
        <w:tc>
          <w:tcPr>
            <w:tcW w:w="1175" w:type="dxa"/>
            <w:noWrap/>
            <w:hideMark/>
          </w:tcPr>
          <w:p w14:paraId="4881011D"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4143" w:author="Mr Richard P Williams" w:date="2016-10-03T22:42:00Z"/>
                <w:rFonts w:cs="Open Sans"/>
                <w:sz w:val="20"/>
                <w:szCs w:val="20"/>
              </w:rPr>
            </w:pPr>
            <w:del w:id="4144" w:author="Mr Richard P Williams" w:date="2016-10-03T22:42:00Z">
              <w:r w:rsidRPr="00307A4C" w:rsidDel="008F7B0C">
                <w:rPr>
                  <w:rFonts w:cs="Open Sans"/>
                  <w:sz w:val="20"/>
                  <w:szCs w:val="20"/>
                </w:rPr>
                <w:delText>8</w:delText>
              </w:r>
            </w:del>
          </w:p>
        </w:tc>
        <w:tc>
          <w:tcPr>
            <w:tcW w:w="3990" w:type="dxa"/>
          </w:tcPr>
          <w:p w14:paraId="18149765" w14:textId="77777777" w:rsidR="007E2A99" w:rsidRPr="00307A4C" w:rsidDel="008F7B0C" w:rsidRDefault="000D0A01" w:rsidP="00307A4C">
            <w:pPr>
              <w:cnfStyle w:val="000000000000" w:firstRow="0" w:lastRow="0" w:firstColumn="0" w:lastColumn="0" w:oddVBand="0" w:evenVBand="0" w:oddHBand="0" w:evenHBand="0" w:firstRowFirstColumn="0" w:firstRowLastColumn="0" w:lastRowFirstColumn="0" w:lastRowLastColumn="0"/>
              <w:rPr>
                <w:del w:id="4145" w:author="Mr Richard P Williams" w:date="2016-10-03T22:42:00Z"/>
                <w:rFonts w:cs="Open Sans"/>
                <w:sz w:val="20"/>
                <w:szCs w:val="20"/>
              </w:rPr>
            </w:pPr>
            <w:del w:id="4146" w:author="Mr Richard P Williams" w:date="2016-10-03T22:42:00Z">
              <w:r w:rsidDel="008F7B0C">
                <w:rPr>
                  <w:rFonts w:cs="Open Sans"/>
                  <w:sz w:val="20"/>
                  <w:szCs w:val="20"/>
                </w:rPr>
                <w:delText>An Internal Reference Associated with the adjustment. Normally a Transaction number from the adjustment gun</w:delText>
              </w:r>
            </w:del>
          </w:p>
        </w:tc>
      </w:tr>
      <w:tr w:rsidR="007E2A99" w:rsidRPr="00307A4C" w:rsidDel="008F7B0C" w14:paraId="28E518F7" w14:textId="77777777" w:rsidTr="00CF4A03">
        <w:trPr>
          <w:cnfStyle w:val="000000100000" w:firstRow="0" w:lastRow="0" w:firstColumn="0" w:lastColumn="0" w:oddVBand="0" w:evenVBand="0" w:oddHBand="1" w:evenHBand="0" w:firstRowFirstColumn="0" w:firstRowLastColumn="0" w:lastRowFirstColumn="0" w:lastRowLastColumn="0"/>
          <w:trHeight w:val="300"/>
          <w:del w:id="414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BE1418C" w14:textId="77777777" w:rsidR="007E2A99" w:rsidRPr="00307A4C" w:rsidDel="008F7B0C" w:rsidRDefault="007E2A99">
            <w:pPr>
              <w:rPr>
                <w:del w:id="4148" w:author="Mr Richard P Williams" w:date="2016-10-03T22:42:00Z"/>
                <w:rFonts w:cs="Open Sans"/>
                <w:sz w:val="20"/>
                <w:szCs w:val="20"/>
              </w:rPr>
            </w:pPr>
            <w:del w:id="4149" w:author="Mr Richard P Williams" w:date="2016-10-03T22:42:00Z">
              <w:r w:rsidRPr="00307A4C" w:rsidDel="008F7B0C">
                <w:rPr>
                  <w:rFonts w:cs="Open Sans"/>
                  <w:sz w:val="20"/>
                  <w:szCs w:val="20"/>
                </w:rPr>
                <w:delText>ExternalReferenceID</w:delText>
              </w:r>
            </w:del>
          </w:p>
        </w:tc>
        <w:tc>
          <w:tcPr>
            <w:tcW w:w="960" w:type="dxa"/>
            <w:noWrap/>
            <w:hideMark/>
          </w:tcPr>
          <w:p w14:paraId="6B9C8E2B"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150" w:author="Mr Richard P Williams" w:date="2016-10-03T22:42:00Z"/>
                <w:rFonts w:cs="Open Sans"/>
                <w:sz w:val="20"/>
                <w:szCs w:val="20"/>
              </w:rPr>
            </w:pPr>
            <w:del w:id="4151" w:author="Mr Richard P Williams" w:date="2016-10-03T22:42:00Z">
              <w:r w:rsidRPr="00307A4C" w:rsidDel="008F7B0C">
                <w:rPr>
                  <w:rFonts w:cs="Open Sans"/>
                  <w:sz w:val="20"/>
                  <w:szCs w:val="20"/>
                </w:rPr>
                <w:delText>nvarchar</w:delText>
              </w:r>
            </w:del>
          </w:p>
        </w:tc>
        <w:tc>
          <w:tcPr>
            <w:tcW w:w="1175" w:type="dxa"/>
            <w:noWrap/>
            <w:hideMark/>
          </w:tcPr>
          <w:p w14:paraId="7007008E"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152" w:author="Mr Richard P Williams" w:date="2016-10-03T22:42:00Z"/>
                <w:rFonts w:cs="Open Sans"/>
                <w:sz w:val="20"/>
                <w:szCs w:val="20"/>
              </w:rPr>
            </w:pPr>
            <w:del w:id="4153" w:author="Mr Richard P Williams" w:date="2016-10-03T22:42:00Z">
              <w:r w:rsidRPr="00307A4C" w:rsidDel="008F7B0C">
                <w:rPr>
                  <w:rFonts w:cs="Open Sans"/>
                  <w:sz w:val="20"/>
                  <w:szCs w:val="20"/>
                </w:rPr>
                <w:delText>8000</w:delText>
              </w:r>
            </w:del>
          </w:p>
        </w:tc>
        <w:tc>
          <w:tcPr>
            <w:tcW w:w="3990" w:type="dxa"/>
          </w:tcPr>
          <w:p w14:paraId="57AD2804" w14:textId="77777777" w:rsidR="007E2A99" w:rsidRPr="00307A4C" w:rsidDel="008F7B0C" w:rsidRDefault="000D0A01" w:rsidP="00307A4C">
            <w:pPr>
              <w:cnfStyle w:val="000000100000" w:firstRow="0" w:lastRow="0" w:firstColumn="0" w:lastColumn="0" w:oddVBand="0" w:evenVBand="0" w:oddHBand="1" w:evenHBand="0" w:firstRowFirstColumn="0" w:firstRowLastColumn="0" w:lastRowFirstColumn="0" w:lastRowLastColumn="0"/>
              <w:rPr>
                <w:del w:id="4154" w:author="Mr Richard P Williams" w:date="2016-10-03T22:42:00Z"/>
                <w:rFonts w:cs="Open Sans"/>
                <w:sz w:val="20"/>
                <w:szCs w:val="20"/>
              </w:rPr>
            </w:pPr>
            <w:del w:id="4155" w:author="Mr Richard P Williams" w:date="2016-10-03T22:42:00Z">
              <w:r w:rsidDel="008F7B0C">
                <w:rPr>
                  <w:rFonts w:cs="Open Sans"/>
                  <w:sz w:val="20"/>
                  <w:szCs w:val="20"/>
                </w:rPr>
                <w:delText>If the adjustment is linked to a vendor. The number given to the vendor</w:delText>
              </w:r>
            </w:del>
          </w:p>
        </w:tc>
      </w:tr>
      <w:tr w:rsidR="007E2A99" w:rsidRPr="00307A4C" w:rsidDel="008F7B0C" w14:paraId="26539648" w14:textId="77777777" w:rsidTr="00CF4A03">
        <w:trPr>
          <w:trHeight w:val="300"/>
          <w:del w:id="415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7FB8AB4" w14:textId="77777777" w:rsidR="007E2A99" w:rsidRPr="00307A4C" w:rsidDel="008F7B0C" w:rsidRDefault="007E2A99">
            <w:pPr>
              <w:rPr>
                <w:del w:id="4157" w:author="Mr Richard P Williams" w:date="2016-10-03T22:42:00Z"/>
                <w:rFonts w:cs="Open Sans"/>
                <w:sz w:val="20"/>
                <w:szCs w:val="20"/>
              </w:rPr>
            </w:pPr>
            <w:del w:id="4158" w:author="Mr Richard P Williams" w:date="2016-10-03T22:42:00Z">
              <w:r w:rsidRPr="00307A4C" w:rsidDel="008F7B0C">
                <w:rPr>
                  <w:rFonts w:cs="Open Sans"/>
                  <w:sz w:val="20"/>
                  <w:szCs w:val="20"/>
                </w:rPr>
                <w:delText>AdjustmentDateCreated</w:delText>
              </w:r>
            </w:del>
          </w:p>
        </w:tc>
        <w:tc>
          <w:tcPr>
            <w:tcW w:w="960" w:type="dxa"/>
            <w:noWrap/>
            <w:hideMark/>
          </w:tcPr>
          <w:p w14:paraId="08050678" w14:textId="77777777" w:rsidR="007E2A99" w:rsidRPr="00307A4C" w:rsidDel="008F7B0C" w:rsidRDefault="007E2A99">
            <w:pPr>
              <w:cnfStyle w:val="000000000000" w:firstRow="0" w:lastRow="0" w:firstColumn="0" w:lastColumn="0" w:oddVBand="0" w:evenVBand="0" w:oddHBand="0" w:evenHBand="0" w:firstRowFirstColumn="0" w:firstRowLastColumn="0" w:lastRowFirstColumn="0" w:lastRowLastColumn="0"/>
              <w:rPr>
                <w:del w:id="4159" w:author="Mr Richard P Williams" w:date="2016-10-03T22:42:00Z"/>
                <w:rFonts w:cs="Open Sans"/>
                <w:sz w:val="20"/>
                <w:szCs w:val="20"/>
              </w:rPr>
            </w:pPr>
            <w:del w:id="4160" w:author="Mr Richard P Williams" w:date="2016-10-03T22:42:00Z">
              <w:r w:rsidRPr="00307A4C" w:rsidDel="008F7B0C">
                <w:rPr>
                  <w:rFonts w:cs="Open Sans"/>
                  <w:sz w:val="20"/>
                  <w:szCs w:val="20"/>
                </w:rPr>
                <w:delText>datetime</w:delText>
              </w:r>
            </w:del>
          </w:p>
        </w:tc>
        <w:tc>
          <w:tcPr>
            <w:tcW w:w="1175" w:type="dxa"/>
            <w:noWrap/>
            <w:hideMark/>
          </w:tcPr>
          <w:p w14:paraId="43D5CC6F"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4161" w:author="Mr Richard P Williams" w:date="2016-10-03T22:42:00Z"/>
                <w:rFonts w:cs="Open Sans"/>
                <w:sz w:val="20"/>
                <w:szCs w:val="20"/>
              </w:rPr>
            </w:pPr>
            <w:del w:id="4162" w:author="Mr Richard P Williams" w:date="2016-10-03T22:42:00Z">
              <w:r w:rsidRPr="00307A4C" w:rsidDel="008F7B0C">
                <w:rPr>
                  <w:rFonts w:cs="Open Sans"/>
                  <w:sz w:val="20"/>
                  <w:szCs w:val="20"/>
                </w:rPr>
                <w:delText>8</w:delText>
              </w:r>
            </w:del>
          </w:p>
        </w:tc>
        <w:tc>
          <w:tcPr>
            <w:tcW w:w="3990" w:type="dxa"/>
          </w:tcPr>
          <w:p w14:paraId="7C10A9EB" w14:textId="77777777" w:rsidR="007E2A99" w:rsidRPr="00307A4C" w:rsidDel="008F7B0C" w:rsidRDefault="000D0A01" w:rsidP="00307A4C">
            <w:pPr>
              <w:cnfStyle w:val="000000000000" w:firstRow="0" w:lastRow="0" w:firstColumn="0" w:lastColumn="0" w:oddVBand="0" w:evenVBand="0" w:oddHBand="0" w:evenHBand="0" w:firstRowFirstColumn="0" w:firstRowLastColumn="0" w:lastRowFirstColumn="0" w:lastRowLastColumn="0"/>
              <w:rPr>
                <w:del w:id="4163" w:author="Mr Richard P Williams" w:date="2016-10-03T22:42:00Z"/>
                <w:rFonts w:cs="Open Sans"/>
                <w:sz w:val="20"/>
                <w:szCs w:val="20"/>
              </w:rPr>
            </w:pPr>
            <w:del w:id="4164" w:author="Mr Richard P Williams" w:date="2016-10-03T22:42:00Z">
              <w:r w:rsidDel="008F7B0C">
                <w:rPr>
                  <w:rFonts w:cs="Open Sans"/>
                  <w:sz w:val="20"/>
                  <w:szCs w:val="20"/>
                </w:rPr>
                <w:delText xml:space="preserve">The system date the adjustment was first recorded or created </w:delText>
              </w:r>
            </w:del>
          </w:p>
        </w:tc>
      </w:tr>
      <w:tr w:rsidR="007E2A99" w:rsidRPr="00307A4C" w:rsidDel="008F7B0C" w14:paraId="2049941B" w14:textId="77777777" w:rsidTr="00CF4A03">
        <w:trPr>
          <w:cnfStyle w:val="000000100000" w:firstRow="0" w:lastRow="0" w:firstColumn="0" w:lastColumn="0" w:oddVBand="0" w:evenVBand="0" w:oddHBand="1" w:evenHBand="0" w:firstRowFirstColumn="0" w:firstRowLastColumn="0" w:lastRowFirstColumn="0" w:lastRowLastColumn="0"/>
          <w:trHeight w:val="300"/>
          <w:del w:id="416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FB91003" w14:textId="77777777" w:rsidR="007E2A99" w:rsidRPr="00307A4C" w:rsidDel="008F7B0C" w:rsidRDefault="007E2A99">
            <w:pPr>
              <w:rPr>
                <w:del w:id="4166" w:author="Mr Richard P Williams" w:date="2016-10-03T22:42:00Z"/>
                <w:rFonts w:cs="Open Sans"/>
                <w:sz w:val="20"/>
                <w:szCs w:val="20"/>
              </w:rPr>
            </w:pPr>
            <w:del w:id="4167" w:author="Mr Richard P Williams" w:date="2016-10-03T22:42:00Z">
              <w:r w:rsidRPr="00307A4C" w:rsidDel="008F7B0C">
                <w:rPr>
                  <w:rFonts w:cs="Open Sans"/>
                  <w:sz w:val="20"/>
                  <w:szCs w:val="20"/>
                </w:rPr>
                <w:delText>AdjustmentDateModified</w:delText>
              </w:r>
            </w:del>
          </w:p>
        </w:tc>
        <w:tc>
          <w:tcPr>
            <w:tcW w:w="960" w:type="dxa"/>
            <w:noWrap/>
            <w:hideMark/>
          </w:tcPr>
          <w:p w14:paraId="29A82459"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168" w:author="Mr Richard P Williams" w:date="2016-10-03T22:42:00Z"/>
                <w:rFonts w:cs="Open Sans"/>
                <w:sz w:val="20"/>
                <w:szCs w:val="20"/>
              </w:rPr>
            </w:pPr>
            <w:del w:id="4169" w:author="Mr Richard P Williams" w:date="2016-10-03T22:42:00Z">
              <w:r w:rsidRPr="00307A4C" w:rsidDel="008F7B0C">
                <w:rPr>
                  <w:rFonts w:cs="Open Sans"/>
                  <w:sz w:val="20"/>
                  <w:szCs w:val="20"/>
                </w:rPr>
                <w:delText>datetime</w:delText>
              </w:r>
            </w:del>
          </w:p>
        </w:tc>
        <w:tc>
          <w:tcPr>
            <w:tcW w:w="1175" w:type="dxa"/>
            <w:noWrap/>
            <w:hideMark/>
          </w:tcPr>
          <w:p w14:paraId="32873B7B"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170" w:author="Mr Richard P Williams" w:date="2016-10-03T22:42:00Z"/>
                <w:rFonts w:cs="Open Sans"/>
                <w:sz w:val="20"/>
                <w:szCs w:val="20"/>
              </w:rPr>
            </w:pPr>
            <w:del w:id="4171" w:author="Mr Richard P Williams" w:date="2016-10-03T22:42:00Z">
              <w:r w:rsidRPr="00307A4C" w:rsidDel="008F7B0C">
                <w:rPr>
                  <w:rFonts w:cs="Open Sans"/>
                  <w:sz w:val="20"/>
                  <w:szCs w:val="20"/>
                </w:rPr>
                <w:delText>8</w:delText>
              </w:r>
            </w:del>
          </w:p>
        </w:tc>
        <w:tc>
          <w:tcPr>
            <w:tcW w:w="3990" w:type="dxa"/>
          </w:tcPr>
          <w:p w14:paraId="0901ACA9" w14:textId="77777777" w:rsidR="007E2A99" w:rsidRPr="00307A4C" w:rsidDel="008F7B0C" w:rsidRDefault="000D0A01" w:rsidP="00307A4C">
            <w:pPr>
              <w:cnfStyle w:val="000000100000" w:firstRow="0" w:lastRow="0" w:firstColumn="0" w:lastColumn="0" w:oddVBand="0" w:evenVBand="0" w:oddHBand="1" w:evenHBand="0" w:firstRowFirstColumn="0" w:firstRowLastColumn="0" w:lastRowFirstColumn="0" w:lastRowLastColumn="0"/>
              <w:rPr>
                <w:del w:id="4172" w:author="Mr Richard P Williams" w:date="2016-10-03T22:42:00Z"/>
                <w:rFonts w:cs="Open Sans"/>
                <w:sz w:val="20"/>
                <w:szCs w:val="20"/>
              </w:rPr>
            </w:pPr>
            <w:del w:id="4173" w:author="Mr Richard P Williams" w:date="2016-10-03T22:42:00Z">
              <w:r w:rsidDel="008F7B0C">
                <w:rPr>
                  <w:rFonts w:cs="Open Sans"/>
                  <w:sz w:val="20"/>
                  <w:szCs w:val="20"/>
                </w:rPr>
                <w:delText>The system date and time the adjustment was changed</w:delText>
              </w:r>
            </w:del>
          </w:p>
        </w:tc>
      </w:tr>
      <w:tr w:rsidR="007E2A99" w:rsidRPr="00307A4C" w:rsidDel="008F7B0C" w14:paraId="5BF7FDEF" w14:textId="77777777" w:rsidTr="00CF4A03">
        <w:trPr>
          <w:trHeight w:val="300"/>
          <w:del w:id="417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1C398F0" w14:textId="77777777" w:rsidR="007E2A99" w:rsidRPr="00307A4C" w:rsidDel="008F7B0C" w:rsidRDefault="007E2A99">
            <w:pPr>
              <w:rPr>
                <w:del w:id="4175" w:author="Mr Richard P Williams" w:date="2016-10-03T22:42:00Z"/>
                <w:rFonts w:cs="Open Sans"/>
                <w:sz w:val="20"/>
                <w:szCs w:val="20"/>
              </w:rPr>
            </w:pPr>
            <w:del w:id="4176" w:author="Mr Richard P Williams" w:date="2016-10-03T22:42:00Z">
              <w:r w:rsidRPr="00307A4C" w:rsidDel="008F7B0C">
                <w:rPr>
                  <w:rFonts w:cs="Open Sans"/>
                  <w:sz w:val="20"/>
                  <w:szCs w:val="20"/>
                </w:rPr>
                <w:delText>AssociateCreated</w:delText>
              </w:r>
            </w:del>
          </w:p>
        </w:tc>
        <w:tc>
          <w:tcPr>
            <w:tcW w:w="960" w:type="dxa"/>
            <w:noWrap/>
            <w:hideMark/>
          </w:tcPr>
          <w:p w14:paraId="07CF13D2" w14:textId="77777777" w:rsidR="007E2A99" w:rsidRPr="00307A4C" w:rsidDel="008F7B0C" w:rsidRDefault="007E2A99">
            <w:pPr>
              <w:cnfStyle w:val="000000000000" w:firstRow="0" w:lastRow="0" w:firstColumn="0" w:lastColumn="0" w:oddVBand="0" w:evenVBand="0" w:oddHBand="0" w:evenHBand="0" w:firstRowFirstColumn="0" w:firstRowLastColumn="0" w:lastRowFirstColumn="0" w:lastRowLastColumn="0"/>
              <w:rPr>
                <w:del w:id="4177" w:author="Mr Richard P Williams" w:date="2016-10-03T22:42:00Z"/>
                <w:rFonts w:cs="Open Sans"/>
                <w:sz w:val="20"/>
                <w:szCs w:val="20"/>
              </w:rPr>
            </w:pPr>
            <w:del w:id="4178" w:author="Mr Richard P Williams" w:date="2016-10-03T22:42:00Z">
              <w:r w:rsidRPr="00307A4C" w:rsidDel="008F7B0C">
                <w:rPr>
                  <w:rFonts w:cs="Open Sans"/>
                  <w:sz w:val="20"/>
                  <w:szCs w:val="20"/>
                </w:rPr>
                <w:delText>nvarchar</w:delText>
              </w:r>
            </w:del>
          </w:p>
        </w:tc>
        <w:tc>
          <w:tcPr>
            <w:tcW w:w="1175" w:type="dxa"/>
            <w:noWrap/>
            <w:hideMark/>
          </w:tcPr>
          <w:p w14:paraId="2E381098" w14:textId="77777777" w:rsidR="007E2A99" w:rsidRPr="00307A4C" w:rsidDel="008F7B0C" w:rsidRDefault="007E2A99" w:rsidP="00307A4C">
            <w:pPr>
              <w:cnfStyle w:val="000000000000" w:firstRow="0" w:lastRow="0" w:firstColumn="0" w:lastColumn="0" w:oddVBand="0" w:evenVBand="0" w:oddHBand="0" w:evenHBand="0" w:firstRowFirstColumn="0" w:firstRowLastColumn="0" w:lastRowFirstColumn="0" w:lastRowLastColumn="0"/>
              <w:rPr>
                <w:del w:id="4179" w:author="Mr Richard P Williams" w:date="2016-10-03T22:42:00Z"/>
                <w:rFonts w:cs="Open Sans"/>
                <w:sz w:val="20"/>
                <w:szCs w:val="20"/>
              </w:rPr>
            </w:pPr>
            <w:del w:id="4180" w:author="Mr Richard P Williams" w:date="2016-10-03T22:42:00Z">
              <w:r w:rsidRPr="00307A4C" w:rsidDel="008F7B0C">
                <w:rPr>
                  <w:rFonts w:cs="Open Sans"/>
                  <w:sz w:val="20"/>
                  <w:szCs w:val="20"/>
                </w:rPr>
                <w:delText>8000</w:delText>
              </w:r>
            </w:del>
          </w:p>
        </w:tc>
        <w:tc>
          <w:tcPr>
            <w:tcW w:w="3990" w:type="dxa"/>
          </w:tcPr>
          <w:p w14:paraId="37E15EA0" w14:textId="77777777" w:rsidR="007E2A99" w:rsidRPr="00307A4C" w:rsidDel="008F7B0C" w:rsidRDefault="0083552E" w:rsidP="00307A4C">
            <w:pPr>
              <w:cnfStyle w:val="000000000000" w:firstRow="0" w:lastRow="0" w:firstColumn="0" w:lastColumn="0" w:oddVBand="0" w:evenVBand="0" w:oddHBand="0" w:evenHBand="0" w:firstRowFirstColumn="0" w:firstRowLastColumn="0" w:lastRowFirstColumn="0" w:lastRowLastColumn="0"/>
              <w:rPr>
                <w:del w:id="4181" w:author="Mr Richard P Williams" w:date="2016-10-03T22:42:00Z"/>
                <w:rFonts w:cs="Open Sans"/>
                <w:sz w:val="20"/>
                <w:szCs w:val="20"/>
              </w:rPr>
            </w:pPr>
            <w:del w:id="4182" w:author="Mr Richard P Williams" w:date="2016-10-03T22:42:00Z">
              <w:r w:rsidDel="008F7B0C">
                <w:rPr>
                  <w:rFonts w:cs="Open Sans"/>
                  <w:sz w:val="20"/>
                  <w:szCs w:val="20"/>
                </w:rPr>
                <w:delText>The Initial User that performed the adjustment</w:delText>
              </w:r>
            </w:del>
          </w:p>
        </w:tc>
      </w:tr>
      <w:tr w:rsidR="007E2A99" w:rsidRPr="00307A4C" w:rsidDel="008F7B0C" w14:paraId="378D9CB7" w14:textId="77777777" w:rsidTr="00CF4A03">
        <w:trPr>
          <w:cnfStyle w:val="000000100000" w:firstRow="0" w:lastRow="0" w:firstColumn="0" w:lastColumn="0" w:oddVBand="0" w:evenVBand="0" w:oddHBand="1" w:evenHBand="0" w:firstRowFirstColumn="0" w:firstRowLastColumn="0" w:lastRowFirstColumn="0" w:lastRowLastColumn="0"/>
          <w:trHeight w:val="300"/>
          <w:del w:id="418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3D5A38C" w14:textId="77777777" w:rsidR="007E2A99" w:rsidRPr="00307A4C" w:rsidDel="008F7B0C" w:rsidRDefault="007E2A99">
            <w:pPr>
              <w:rPr>
                <w:del w:id="4184" w:author="Mr Richard P Williams" w:date="2016-10-03T22:42:00Z"/>
                <w:rFonts w:cs="Open Sans"/>
                <w:sz w:val="20"/>
                <w:szCs w:val="20"/>
              </w:rPr>
            </w:pPr>
            <w:del w:id="4185" w:author="Mr Richard P Williams" w:date="2016-10-03T22:42:00Z">
              <w:r w:rsidRPr="00307A4C" w:rsidDel="008F7B0C">
                <w:rPr>
                  <w:rFonts w:cs="Open Sans"/>
                  <w:sz w:val="20"/>
                  <w:szCs w:val="20"/>
                </w:rPr>
                <w:delText>AssociateModified</w:delText>
              </w:r>
            </w:del>
          </w:p>
        </w:tc>
        <w:tc>
          <w:tcPr>
            <w:tcW w:w="960" w:type="dxa"/>
            <w:noWrap/>
            <w:hideMark/>
          </w:tcPr>
          <w:p w14:paraId="45F01703" w14:textId="77777777" w:rsidR="007E2A99" w:rsidRPr="00307A4C" w:rsidDel="008F7B0C" w:rsidRDefault="007E2A99">
            <w:pPr>
              <w:cnfStyle w:val="000000100000" w:firstRow="0" w:lastRow="0" w:firstColumn="0" w:lastColumn="0" w:oddVBand="0" w:evenVBand="0" w:oddHBand="1" w:evenHBand="0" w:firstRowFirstColumn="0" w:firstRowLastColumn="0" w:lastRowFirstColumn="0" w:lastRowLastColumn="0"/>
              <w:rPr>
                <w:del w:id="4186" w:author="Mr Richard P Williams" w:date="2016-10-03T22:42:00Z"/>
                <w:rFonts w:cs="Open Sans"/>
                <w:sz w:val="20"/>
                <w:szCs w:val="20"/>
              </w:rPr>
            </w:pPr>
            <w:del w:id="4187" w:author="Mr Richard P Williams" w:date="2016-10-03T22:42:00Z">
              <w:r w:rsidRPr="00307A4C" w:rsidDel="008F7B0C">
                <w:rPr>
                  <w:rFonts w:cs="Open Sans"/>
                  <w:sz w:val="20"/>
                  <w:szCs w:val="20"/>
                </w:rPr>
                <w:delText>nvarchar</w:delText>
              </w:r>
            </w:del>
          </w:p>
        </w:tc>
        <w:tc>
          <w:tcPr>
            <w:tcW w:w="1175" w:type="dxa"/>
            <w:noWrap/>
            <w:hideMark/>
          </w:tcPr>
          <w:p w14:paraId="26AFB02C" w14:textId="77777777" w:rsidR="007E2A99" w:rsidRPr="00307A4C" w:rsidDel="008F7B0C" w:rsidRDefault="007E2A99" w:rsidP="00307A4C">
            <w:pPr>
              <w:cnfStyle w:val="000000100000" w:firstRow="0" w:lastRow="0" w:firstColumn="0" w:lastColumn="0" w:oddVBand="0" w:evenVBand="0" w:oddHBand="1" w:evenHBand="0" w:firstRowFirstColumn="0" w:firstRowLastColumn="0" w:lastRowFirstColumn="0" w:lastRowLastColumn="0"/>
              <w:rPr>
                <w:del w:id="4188" w:author="Mr Richard P Williams" w:date="2016-10-03T22:42:00Z"/>
                <w:rFonts w:cs="Open Sans"/>
                <w:sz w:val="20"/>
                <w:szCs w:val="20"/>
              </w:rPr>
            </w:pPr>
            <w:del w:id="4189" w:author="Mr Richard P Williams" w:date="2016-10-03T22:42:00Z">
              <w:r w:rsidRPr="00307A4C" w:rsidDel="008F7B0C">
                <w:rPr>
                  <w:rFonts w:cs="Open Sans"/>
                  <w:sz w:val="20"/>
                  <w:szCs w:val="20"/>
                </w:rPr>
                <w:delText>8000</w:delText>
              </w:r>
            </w:del>
          </w:p>
        </w:tc>
        <w:tc>
          <w:tcPr>
            <w:tcW w:w="3990" w:type="dxa"/>
          </w:tcPr>
          <w:p w14:paraId="3D0658E8" w14:textId="77777777" w:rsidR="007E2A99" w:rsidRPr="00307A4C" w:rsidDel="008F7B0C" w:rsidRDefault="0083552E" w:rsidP="00307A4C">
            <w:pPr>
              <w:cnfStyle w:val="000000100000" w:firstRow="0" w:lastRow="0" w:firstColumn="0" w:lastColumn="0" w:oddVBand="0" w:evenVBand="0" w:oddHBand="1" w:evenHBand="0" w:firstRowFirstColumn="0" w:firstRowLastColumn="0" w:lastRowFirstColumn="0" w:lastRowLastColumn="0"/>
              <w:rPr>
                <w:del w:id="4190" w:author="Mr Richard P Williams" w:date="2016-10-03T22:42:00Z"/>
                <w:rFonts w:cs="Open Sans"/>
                <w:sz w:val="20"/>
                <w:szCs w:val="20"/>
              </w:rPr>
            </w:pPr>
            <w:del w:id="4191" w:author="Mr Richard P Williams" w:date="2016-10-03T22:42:00Z">
              <w:r w:rsidDel="008F7B0C">
                <w:rPr>
                  <w:rFonts w:cs="Open Sans"/>
                  <w:sz w:val="20"/>
                  <w:szCs w:val="20"/>
                </w:rPr>
                <w:delText>The Initial User that performed the adjustment</w:delText>
              </w:r>
            </w:del>
          </w:p>
        </w:tc>
      </w:tr>
    </w:tbl>
    <w:p w14:paraId="4EC1E98D" w14:textId="77777777" w:rsidR="00307A4C" w:rsidDel="008F7B0C" w:rsidRDefault="00307A4C">
      <w:pPr>
        <w:rPr>
          <w:del w:id="4192" w:author="Mr Richard P Williams" w:date="2016-10-03T22:42:00Z"/>
        </w:rPr>
      </w:pPr>
    </w:p>
    <w:p w14:paraId="0029B499" w14:textId="77777777" w:rsidR="000D0A01" w:rsidDel="008F7B0C" w:rsidRDefault="007142D6" w:rsidP="00D62D31">
      <w:pPr>
        <w:pStyle w:val="Heading3"/>
        <w:rPr>
          <w:del w:id="4193" w:author="Mr Richard P Williams" w:date="2016-10-03T22:42:00Z"/>
        </w:rPr>
      </w:pPr>
      <w:commentRangeStart w:id="4194"/>
      <w:del w:id="4195" w:author="Mr Richard P Williams" w:date="2016-10-03T22:42:00Z">
        <w:r w:rsidDel="008F7B0C">
          <w:delText>Counts</w:delText>
        </w:r>
        <w:commentRangeEnd w:id="4194"/>
        <w:r w:rsidR="0062623A" w:rsidDel="008F7B0C">
          <w:rPr>
            <w:rStyle w:val="CommentReference"/>
            <w:rFonts w:eastAsiaTheme="minorHAnsi" w:cstheme="minorBidi"/>
          </w:rPr>
          <w:commentReference w:id="4194"/>
        </w:r>
      </w:del>
    </w:p>
    <w:tbl>
      <w:tblPr>
        <w:tblStyle w:val="GridTable4-Accent4"/>
        <w:tblW w:w="9445" w:type="dxa"/>
        <w:tblLook w:val="04A0" w:firstRow="1" w:lastRow="0" w:firstColumn="1" w:lastColumn="0" w:noHBand="0" w:noVBand="1"/>
      </w:tblPr>
      <w:tblGrid>
        <w:gridCol w:w="3320"/>
        <w:gridCol w:w="960"/>
        <w:gridCol w:w="1175"/>
        <w:gridCol w:w="3990"/>
      </w:tblGrid>
      <w:tr w:rsidR="002E0787" w:rsidRPr="00307A4C" w:rsidDel="008F7B0C" w14:paraId="2299AAEF" w14:textId="77777777" w:rsidTr="00CF4A03">
        <w:trPr>
          <w:cnfStyle w:val="100000000000" w:firstRow="1" w:lastRow="0" w:firstColumn="0" w:lastColumn="0" w:oddVBand="0" w:evenVBand="0" w:oddHBand="0" w:evenHBand="0" w:firstRowFirstColumn="0" w:firstRowLastColumn="0" w:lastRowFirstColumn="0" w:lastRowLastColumn="0"/>
          <w:trHeight w:val="300"/>
          <w:del w:id="419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B01F40C" w14:textId="77777777" w:rsidR="002E0787" w:rsidRPr="00307A4C" w:rsidDel="008F7B0C" w:rsidRDefault="002E0787" w:rsidP="002E0787">
            <w:pPr>
              <w:rPr>
                <w:del w:id="4197" w:author="Mr Richard P Williams" w:date="2016-10-03T22:42:00Z"/>
                <w:rFonts w:cs="Open Sans"/>
                <w:sz w:val="20"/>
                <w:szCs w:val="20"/>
              </w:rPr>
            </w:pPr>
            <w:del w:id="4198" w:author="Mr Richard P Williams" w:date="2016-10-03T22:42:00Z">
              <w:r w:rsidDel="008F7B0C">
                <w:rPr>
                  <w:rFonts w:cs="Open Sans"/>
                  <w:sz w:val="20"/>
                  <w:szCs w:val="20"/>
                </w:rPr>
                <w:delText>Name</w:delText>
              </w:r>
            </w:del>
          </w:p>
        </w:tc>
        <w:tc>
          <w:tcPr>
            <w:tcW w:w="960" w:type="dxa"/>
            <w:noWrap/>
            <w:hideMark/>
          </w:tcPr>
          <w:p w14:paraId="74FC5F7A" w14:textId="77777777" w:rsidR="002E0787" w:rsidRPr="00307A4C" w:rsidDel="008F7B0C" w:rsidRDefault="002E0787">
            <w:pPr>
              <w:cnfStyle w:val="100000000000" w:firstRow="1" w:lastRow="0" w:firstColumn="0" w:lastColumn="0" w:oddVBand="0" w:evenVBand="0" w:oddHBand="0" w:evenHBand="0" w:firstRowFirstColumn="0" w:firstRowLastColumn="0" w:lastRowFirstColumn="0" w:lastRowLastColumn="0"/>
              <w:rPr>
                <w:del w:id="4199" w:author="Mr Richard P Williams" w:date="2016-10-03T22:42:00Z"/>
                <w:rFonts w:cs="Open Sans"/>
                <w:sz w:val="20"/>
                <w:szCs w:val="20"/>
              </w:rPr>
            </w:pPr>
            <w:del w:id="4200" w:author="Mr Richard P Williams" w:date="2016-10-03T22:42:00Z">
              <w:r w:rsidDel="008F7B0C">
                <w:rPr>
                  <w:rFonts w:cs="Open Sans"/>
                  <w:sz w:val="20"/>
                  <w:szCs w:val="20"/>
                </w:rPr>
                <w:delText>Data Type</w:delText>
              </w:r>
            </w:del>
          </w:p>
        </w:tc>
        <w:tc>
          <w:tcPr>
            <w:tcW w:w="1175" w:type="dxa"/>
            <w:noWrap/>
            <w:hideMark/>
          </w:tcPr>
          <w:p w14:paraId="10E7C1DC" w14:textId="77777777" w:rsidR="002E0787" w:rsidRPr="00307A4C" w:rsidDel="008F7B0C" w:rsidRDefault="002E0787" w:rsidP="00307A4C">
            <w:pPr>
              <w:cnfStyle w:val="100000000000" w:firstRow="1" w:lastRow="0" w:firstColumn="0" w:lastColumn="0" w:oddVBand="0" w:evenVBand="0" w:oddHBand="0" w:evenHBand="0" w:firstRowFirstColumn="0" w:firstRowLastColumn="0" w:lastRowFirstColumn="0" w:lastRowLastColumn="0"/>
              <w:rPr>
                <w:del w:id="4201" w:author="Mr Richard P Williams" w:date="2016-10-03T22:42:00Z"/>
                <w:rFonts w:cs="Open Sans"/>
                <w:sz w:val="20"/>
                <w:szCs w:val="20"/>
              </w:rPr>
            </w:pPr>
            <w:del w:id="4202" w:author="Mr Richard P Williams" w:date="2016-10-03T22:42:00Z">
              <w:r w:rsidDel="008F7B0C">
                <w:rPr>
                  <w:rFonts w:cs="Open Sans"/>
                  <w:sz w:val="20"/>
                  <w:szCs w:val="20"/>
                </w:rPr>
                <w:delText>Size</w:delText>
              </w:r>
            </w:del>
          </w:p>
        </w:tc>
        <w:tc>
          <w:tcPr>
            <w:tcW w:w="3990" w:type="dxa"/>
          </w:tcPr>
          <w:p w14:paraId="2604D630" w14:textId="77777777" w:rsidR="002E0787" w:rsidRPr="00307A4C" w:rsidDel="008F7B0C" w:rsidRDefault="002E0787" w:rsidP="00307A4C">
            <w:pPr>
              <w:cnfStyle w:val="100000000000" w:firstRow="1" w:lastRow="0" w:firstColumn="0" w:lastColumn="0" w:oddVBand="0" w:evenVBand="0" w:oddHBand="0" w:evenHBand="0" w:firstRowFirstColumn="0" w:firstRowLastColumn="0" w:lastRowFirstColumn="0" w:lastRowLastColumn="0"/>
              <w:rPr>
                <w:del w:id="4203" w:author="Mr Richard P Williams" w:date="2016-10-03T22:42:00Z"/>
                <w:rFonts w:cs="Open Sans"/>
                <w:sz w:val="20"/>
                <w:szCs w:val="20"/>
              </w:rPr>
            </w:pPr>
            <w:del w:id="4204" w:author="Mr Richard P Williams" w:date="2016-10-03T22:42:00Z">
              <w:r w:rsidDel="008F7B0C">
                <w:rPr>
                  <w:rFonts w:cs="Open Sans"/>
                  <w:sz w:val="20"/>
                  <w:szCs w:val="20"/>
                </w:rPr>
                <w:delText>Description</w:delText>
              </w:r>
            </w:del>
          </w:p>
        </w:tc>
      </w:tr>
      <w:tr w:rsidR="002E0787" w:rsidRPr="00307A4C" w:rsidDel="008F7B0C" w14:paraId="210596A1" w14:textId="77777777" w:rsidTr="00CF4A03">
        <w:trPr>
          <w:cnfStyle w:val="000000100000" w:firstRow="0" w:lastRow="0" w:firstColumn="0" w:lastColumn="0" w:oddVBand="0" w:evenVBand="0" w:oddHBand="1" w:evenHBand="0" w:firstRowFirstColumn="0" w:firstRowLastColumn="0" w:lastRowFirstColumn="0" w:lastRowLastColumn="0"/>
          <w:trHeight w:val="300"/>
          <w:del w:id="420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C3F4ED7" w14:textId="77777777" w:rsidR="002E0787" w:rsidRPr="00307A4C" w:rsidDel="008F7B0C" w:rsidRDefault="002E0787" w:rsidP="00EC7405">
            <w:pPr>
              <w:rPr>
                <w:del w:id="4206" w:author="Mr Richard P Williams" w:date="2016-10-03T22:42:00Z"/>
                <w:rFonts w:cs="Open Sans"/>
                <w:sz w:val="20"/>
                <w:szCs w:val="20"/>
              </w:rPr>
            </w:pPr>
            <w:del w:id="4207" w:author="Mr Richard P Williams" w:date="2016-10-03T22:42:00Z">
              <w:r w:rsidRPr="00307A4C" w:rsidDel="008F7B0C">
                <w:rPr>
                  <w:rFonts w:cs="Open Sans"/>
                  <w:sz w:val="20"/>
                  <w:szCs w:val="20"/>
                </w:rPr>
                <w:delText>Location</w:delText>
              </w:r>
            </w:del>
          </w:p>
        </w:tc>
        <w:tc>
          <w:tcPr>
            <w:tcW w:w="960" w:type="dxa"/>
            <w:noWrap/>
            <w:hideMark/>
          </w:tcPr>
          <w:p w14:paraId="23C07AE7" w14:textId="77777777" w:rsidR="002E0787" w:rsidRPr="00307A4C" w:rsidDel="008F7B0C" w:rsidRDefault="002E0787" w:rsidP="00EC7405">
            <w:pPr>
              <w:cnfStyle w:val="000000100000" w:firstRow="0" w:lastRow="0" w:firstColumn="0" w:lastColumn="0" w:oddVBand="0" w:evenVBand="0" w:oddHBand="1" w:evenHBand="0" w:firstRowFirstColumn="0" w:firstRowLastColumn="0" w:lastRowFirstColumn="0" w:lastRowLastColumn="0"/>
              <w:rPr>
                <w:del w:id="4208" w:author="Mr Richard P Williams" w:date="2016-10-03T22:42:00Z"/>
                <w:rFonts w:cs="Open Sans"/>
                <w:sz w:val="20"/>
                <w:szCs w:val="20"/>
              </w:rPr>
            </w:pPr>
            <w:del w:id="4209" w:author="Mr Richard P Williams" w:date="2016-10-03T22:42:00Z">
              <w:r w:rsidRPr="00307A4C" w:rsidDel="008F7B0C">
                <w:rPr>
                  <w:rFonts w:cs="Open Sans"/>
                  <w:sz w:val="20"/>
                  <w:szCs w:val="20"/>
                </w:rPr>
                <w:delText>int</w:delText>
              </w:r>
            </w:del>
          </w:p>
        </w:tc>
        <w:tc>
          <w:tcPr>
            <w:tcW w:w="1175" w:type="dxa"/>
            <w:noWrap/>
            <w:hideMark/>
          </w:tcPr>
          <w:p w14:paraId="2A37BFDE" w14:textId="77777777" w:rsidR="002E0787" w:rsidRPr="00307A4C" w:rsidDel="008F7B0C" w:rsidRDefault="002E0787" w:rsidP="00EC7405">
            <w:pPr>
              <w:cnfStyle w:val="000000100000" w:firstRow="0" w:lastRow="0" w:firstColumn="0" w:lastColumn="0" w:oddVBand="0" w:evenVBand="0" w:oddHBand="1" w:evenHBand="0" w:firstRowFirstColumn="0" w:firstRowLastColumn="0" w:lastRowFirstColumn="0" w:lastRowLastColumn="0"/>
              <w:rPr>
                <w:del w:id="4210" w:author="Mr Richard P Williams" w:date="2016-10-03T22:42:00Z"/>
                <w:rFonts w:cs="Open Sans"/>
                <w:sz w:val="20"/>
                <w:szCs w:val="20"/>
              </w:rPr>
            </w:pPr>
            <w:del w:id="4211" w:author="Mr Richard P Williams" w:date="2016-10-03T22:42:00Z">
              <w:r w:rsidRPr="00307A4C" w:rsidDel="008F7B0C">
                <w:rPr>
                  <w:rFonts w:cs="Open Sans"/>
                  <w:sz w:val="20"/>
                  <w:szCs w:val="20"/>
                </w:rPr>
                <w:delText>4</w:delText>
              </w:r>
            </w:del>
          </w:p>
        </w:tc>
        <w:tc>
          <w:tcPr>
            <w:tcW w:w="3990" w:type="dxa"/>
          </w:tcPr>
          <w:p w14:paraId="37C87A38" w14:textId="77777777" w:rsidR="002E0787" w:rsidRPr="00307A4C" w:rsidDel="008F7B0C" w:rsidRDefault="002E0787" w:rsidP="00EC7405">
            <w:pPr>
              <w:cnfStyle w:val="000000100000" w:firstRow="0" w:lastRow="0" w:firstColumn="0" w:lastColumn="0" w:oddVBand="0" w:evenVBand="0" w:oddHBand="1" w:evenHBand="0" w:firstRowFirstColumn="0" w:firstRowLastColumn="0" w:lastRowFirstColumn="0" w:lastRowLastColumn="0"/>
              <w:rPr>
                <w:del w:id="4212" w:author="Mr Richard P Williams" w:date="2016-10-03T22:42:00Z"/>
                <w:rFonts w:cs="Open Sans"/>
                <w:sz w:val="20"/>
                <w:szCs w:val="20"/>
              </w:rPr>
            </w:pPr>
            <w:del w:id="4213" w:author="Mr Richard P Williams" w:date="2016-10-03T22:42:00Z">
              <w:r w:rsidDel="008F7B0C">
                <w:rPr>
                  <w:rFonts w:cs="Open Sans"/>
                  <w:sz w:val="20"/>
                  <w:szCs w:val="20"/>
                </w:rPr>
                <w:delText>Location of Item, example Store or Warehouse</w:delText>
              </w:r>
            </w:del>
          </w:p>
        </w:tc>
      </w:tr>
      <w:tr w:rsidR="002E0787" w:rsidRPr="00307A4C" w:rsidDel="008F7B0C" w14:paraId="34F7D883" w14:textId="77777777" w:rsidTr="00CF4A03">
        <w:trPr>
          <w:trHeight w:val="300"/>
          <w:del w:id="421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E70619F" w14:textId="77777777" w:rsidR="002E0787" w:rsidRPr="00307A4C" w:rsidDel="008F7B0C" w:rsidRDefault="002E0787" w:rsidP="00EC7405">
            <w:pPr>
              <w:rPr>
                <w:del w:id="4215" w:author="Mr Richard P Williams" w:date="2016-10-03T22:42:00Z"/>
                <w:rFonts w:cs="Open Sans"/>
                <w:sz w:val="20"/>
                <w:szCs w:val="20"/>
              </w:rPr>
            </w:pPr>
            <w:del w:id="4216" w:author="Mr Richard P Williams" w:date="2016-10-03T22:42:00Z">
              <w:r w:rsidDel="008F7B0C">
                <w:rPr>
                  <w:rFonts w:cs="Open Sans"/>
                  <w:sz w:val="20"/>
                  <w:szCs w:val="20"/>
                </w:rPr>
                <w:delText xml:space="preserve">Sellable </w:delText>
              </w:r>
              <w:r w:rsidRPr="00307A4C" w:rsidDel="008F7B0C">
                <w:rPr>
                  <w:rFonts w:cs="Open Sans"/>
                  <w:sz w:val="20"/>
                  <w:szCs w:val="20"/>
                </w:rPr>
                <w:delText>Item</w:delText>
              </w:r>
            </w:del>
          </w:p>
        </w:tc>
        <w:tc>
          <w:tcPr>
            <w:tcW w:w="960" w:type="dxa"/>
            <w:noWrap/>
            <w:hideMark/>
          </w:tcPr>
          <w:p w14:paraId="685E075F" w14:textId="77777777" w:rsidR="002E0787" w:rsidRPr="00307A4C" w:rsidDel="008F7B0C" w:rsidRDefault="002E0787" w:rsidP="00EC7405">
            <w:pPr>
              <w:cnfStyle w:val="000000000000" w:firstRow="0" w:lastRow="0" w:firstColumn="0" w:lastColumn="0" w:oddVBand="0" w:evenVBand="0" w:oddHBand="0" w:evenHBand="0" w:firstRowFirstColumn="0" w:firstRowLastColumn="0" w:lastRowFirstColumn="0" w:lastRowLastColumn="0"/>
              <w:rPr>
                <w:del w:id="4217" w:author="Mr Richard P Williams" w:date="2016-10-03T22:42:00Z"/>
                <w:rFonts w:cs="Open Sans"/>
                <w:sz w:val="20"/>
                <w:szCs w:val="20"/>
              </w:rPr>
            </w:pPr>
            <w:del w:id="4218" w:author="Mr Richard P Williams" w:date="2016-10-03T22:42:00Z">
              <w:r w:rsidDel="008F7B0C">
                <w:rPr>
                  <w:rFonts w:cs="Open Sans"/>
                  <w:sz w:val="20"/>
                  <w:szCs w:val="20"/>
                </w:rPr>
                <w:delText>n</w:delText>
              </w:r>
              <w:r w:rsidRPr="00307A4C" w:rsidDel="008F7B0C">
                <w:rPr>
                  <w:rFonts w:cs="Open Sans"/>
                  <w:sz w:val="20"/>
                  <w:szCs w:val="20"/>
                </w:rPr>
                <w:delText>varchar</w:delText>
              </w:r>
            </w:del>
          </w:p>
        </w:tc>
        <w:tc>
          <w:tcPr>
            <w:tcW w:w="1175" w:type="dxa"/>
            <w:noWrap/>
            <w:hideMark/>
          </w:tcPr>
          <w:p w14:paraId="7A4DB607" w14:textId="77777777" w:rsidR="002E0787" w:rsidRPr="00307A4C" w:rsidDel="008F7B0C" w:rsidRDefault="002E0787" w:rsidP="00EC7405">
            <w:pPr>
              <w:cnfStyle w:val="000000000000" w:firstRow="0" w:lastRow="0" w:firstColumn="0" w:lastColumn="0" w:oddVBand="0" w:evenVBand="0" w:oddHBand="0" w:evenHBand="0" w:firstRowFirstColumn="0" w:firstRowLastColumn="0" w:lastRowFirstColumn="0" w:lastRowLastColumn="0"/>
              <w:rPr>
                <w:del w:id="4219" w:author="Mr Richard P Williams" w:date="2016-10-03T22:42:00Z"/>
                <w:rFonts w:cs="Open Sans"/>
                <w:sz w:val="20"/>
                <w:szCs w:val="20"/>
              </w:rPr>
            </w:pPr>
            <w:del w:id="4220" w:author="Mr Richard P Williams" w:date="2016-10-03T22:42:00Z">
              <w:r w:rsidRPr="00307A4C" w:rsidDel="008F7B0C">
                <w:rPr>
                  <w:rFonts w:cs="Open Sans"/>
                  <w:sz w:val="20"/>
                  <w:szCs w:val="20"/>
                </w:rPr>
                <w:delText>8000</w:delText>
              </w:r>
            </w:del>
          </w:p>
        </w:tc>
        <w:tc>
          <w:tcPr>
            <w:tcW w:w="3990" w:type="dxa"/>
          </w:tcPr>
          <w:p w14:paraId="124D27AD" w14:textId="77777777" w:rsidR="002E0787" w:rsidRPr="00307A4C" w:rsidDel="008F7B0C" w:rsidRDefault="002E0787" w:rsidP="00EC7405">
            <w:pPr>
              <w:cnfStyle w:val="000000000000" w:firstRow="0" w:lastRow="0" w:firstColumn="0" w:lastColumn="0" w:oddVBand="0" w:evenVBand="0" w:oddHBand="0" w:evenHBand="0" w:firstRowFirstColumn="0" w:firstRowLastColumn="0" w:lastRowFirstColumn="0" w:lastRowLastColumn="0"/>
              <w:rPr>
                <w:del w:id="4221" w:author="Mr Richard P Williams" w:date="2016-10-03T22:42:00Z"/>
                <w:rFonts w:cs="Open Sans"/>
                <w:sz w:val="20"/>
                <w:szCs w:val="20"/>
              </w:rPr>
            </w:pPr>
          </w:p>
        </w:tc>
      </w:tr>
      <w:tr w:rsidR="009D6263" w:rsidRPr="00307A4C" w:rsidDel="008F7B0C" w14:paraId="6BCC2460" w14:textId="77777777" w:rsidTr="00CF4A03">
        <w:trPr>
          <w:cnfStyle w:val="000000100000" w:firstRow="0" w:lastRow="0" w:firstColumn="0" w:lastColumn="0" w:oddVBand="0" w:evenVBand="0" w:oddHBand="1" w:evenHBand="0" w:firstRowFirstColumn="0" w:firstRowLastColumn="0" w:lastRowFirstColumn="0" w:lastRowLastColumn="0"/>
          <w:trHeight w:val="300"/>
          <w:del w:id="422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339EA11" w14:textId="77777777" w:rsidR="009D6263" w:rsidRPr="00307A4C" w:rsidDel="008F7B0C" w:rsidRDefault="009D6263" w:rsidP="00EC7405">
            <w:pPr>
              <w:rPr>
                <w:del w:id="4223" w:author="Mr Richard P Williams" w:date="2016-10-03T22:42:00Z"/>
                <w:rFonts w:cs="Open Sans"/>
                <w:sz w:val="20"/>
                <w:szCs w:val="20"/>
              </w:rPr>
            </w:pPr>
            <w:del w:id="4224" w:author="Mr Richard P Williams" w:date="2016-10-03T22:42:00Z">
              <w:r w:rsidRPr="00307A4C" w:rsidDel="008F7B0C">
                <w:rPr>
                  <w:rFonts w:cs="Open Sans"/>
                  <w:sz w:val="20"/>
                  <w:szCs w:val="20"/>
                </w:rPr>
                <w:delText>Orderable</w:delText>
              </w:r>
              <w:r w:rsidDel="008F7B0C">
                <w:rPr>
                  <w:rFonts w:cs="Open Sans"/>
                  <w:sz w:val="20"/>
                  <w:szCs w:val="20"/>
                </w:rPr>
                <w:delText xml:space="preserve"> </w:delText>
              </w:r>
              <w:r w:rsidRPr="00307A4C" w:rsidDel="008F7B0C">
                <w:rPr>
                  <w:rFonts w:cs="Open Sans"/>
                  <w:sz w:val="20"/>
                  <w:szCs w:val="20"/>
                </w:rPr>
                <w:delText>Item</w:delText>
              </w:r>
            </w:del>
          </w:p>
        </w:tc>
        <w:tc>
          <w:tcPr>
            <w:tcW w:w="960" w:type="dxa"/>
            <w:noWrap/>
            <w:hideMark/>
          </w:tcPr>
          <w:p w14:paraId="7FD544CC" w14:textId="77777777" w:rsidR="009D6263" w:rsidRPr="00307A4C" w:rsidDel="008F7B0C" w:rsidRDefault="009D6263" w:rsidP="00EC7405">
            <w:pPr>
              <w:cnfStyle w:val="000000100000" w:firstRow="0" w:lastRow="0" w:firstColumn="0" w:lastColumn="0" w:oddVBand="0" w:evenVBand="0" w:oddHBand="1" w:evenHBand="0" w:firstRowFirstColumn="0" w:firstRowLastColumn="0" w:lastRowFirstColumn="0" w:lastRowLastColumn="0"/>
              <w:rPr>
                <w:del w:id="4225" w:author="Mr Richard P Williams" w:date="2016-10-03T22:42:00Z"/>
                <w:rFonts w:cs="Open Sans"/>
                <w:sz w:val="20"/>
                <w:szCs w:val="20"/>
              </w:rPr>
            </w:pPr>
            <w:del w:id="4226" w:author="Mr Richard P Williams" w:date="2016-10-03T22:42:00Z">
              <w:r w:rsidRPr="00307A4C" w:rsidDel="008F7B0C">
                <w:rPr>
                  <w:rFonts w:cs="Open Sans"/>
                  <w:sz w:val="20"/>
                  <w:szCs w:val="20"/>
                </w:rPr>
                <w:delText>nvarchar</w:delText>
              </w:r>
            </w:del>
          </w:p>
        </w:tc>
        <w:tc>
          <w:tcPr>
            <w:tcW w:w="1175" w:type="dxa"/>
            <w:noWrap/>
            <w:hideMark/>
          </w:tcPr>
          <w:p w14:paraId="33BD2FE9" w14:textId="77777777" w:rsidR="009D6263" w:rsidRPr="00307A4C" w:rsidDel="008F7B0C" w:rsidRDefault="009D6263" w:rsidP="00EC7405">
            <w:pPr>
              <w:cnfStyle w:val="000000100000" w:firstRow="0" w:lastRow="0" w:firstColumn="0" w:lastColumn="0" w:oddVBand="0" w:evenVBand="0" w:oddHBand="1" w:evenHBand="0" w:firstRowFirstColumn="0" w:firstRowLastColumn="0" w:lastRowFirstColumn="0" w:lastRowLastColumn="0"/>
              <w:rPr>
                <w:del w:id="4227" w:author="Mr Richard P Williams" w:date="2016-10-03T22:42:00Z"/>
                <w:rFonts w:cs="Open Sans"/>
                <w:sz w:val="20"/>
                <w:szCs w:val="20"/>
              </w:rPr>
            </w:pPr>
            <w:del w:id="4228" w:author="Mr Richard P Williams" w:date="2016-10-03T22:42:00Z">
              <w:r w:rsidRPr="00307A4C" w:rsidDel="008F7B0C">
                <w:rPr>
                  <w:rFonts w:cs="Open Sans"/>
                  <w:sz w:val="20"/>
                  <w:szCs w:val="20"/>
                </w:rPr>
                <w:delText>8000</w:delText>
              </w:r>
            </w:del>
          </w:p>
        </w:tc>
        <w:tc>
          <w:tcPr>
            <w:tcW w:w="3990" w:type="dxa"/>
          </w:tcPr>
          <w:p w14:paraId="7BE3C366" w14:textId="77777777" w:rsidR="009D6263" w:rsidRPr="00307A4C" w:rsidDel="008F7B0C" w:rsidRDefault="009D6263" w:rsidP="00EC7405">
            <w:pPr>
              <w:cnfStyle w:val="000000100000" w:firstRow="0" w:lastRow="0" w:firstColumn="0" w:lastColumn="0" w:oddVBand="0" w:evenVBand="0" w:oddHBand="1" w:evenHBand="0" w:firstRowFirstColumn="0" w:firstRowLastColumn="0" w:lastRowFirstColumn="0" w:lastRowLastColumn="0"/>
              <w:rPr>
                <w:del w:id="4229" w:author="Mr Richard P Williams" w:date="2016-10-03T22:42:00Z"/>
                <w:rFonts w:cs="Open Sans"/>
                <w:sz w:val="20"/>
                <w:szCs w:val="20"/>
              </w:rPr>
            </w:pPr>
          </w:p>
        </w:tc>
      </w:tr>
      <w:tr w:rsidR="00031D06" w:rsidRPr="00307A4C" w:rsidDel="008F7B0C" w14:paraId="5E68A8E6" w14:textId="77777777" w:rsidTr="00CF4A03">
        <w:trPr>
          <w:trHeight w:val="300"/>
          <w:del w:id="423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119C6EB0" w14:textId="77777777" w:rsidR="00031D06" w:rsidDel="008F7B0C" w:rsidRDefault="00031D06" w:rsidP="00EC7405">
            <w:pPr>
              <w:rPr>
                <w:del w:id="4231" w:author="Mr Richard P Williams" w:date="2016-10-03T22:42:00Z"/>
                <w:rFonts w:cs="Open Sans"/>
                <w:sz w:val="20"/>
                <w:szCs w:val="20"/>
              </w:rPr>
            </w:pPr>
            <w:del w:id="4232" w:author="Mr Richard P Williams" w:date="2016-10-03T22:42:00Z">
              <w:r w:rsidDel="008F7B0C">
                <w:rPr>
                  <w:rFonts w:cs="Open Sans"/>
                  <w:sz w:val="20"/>
                  <w:szCs w:val="20"/>
                </w:rPr>
                <w:delText>Count Type</w:delText>
              </w:r>
            </w:del>
          </w:p>
        </w:tc>
        <w:tc>
          <w:tcPr>
            <w:tcW w:w="960" w:type="dxa"/>
            <w:noWrap/>
          </w:tcPr>
          <w:p w14:paraId="394F1A7F" w14:textId="77777777" w:rsidR="00031D06" w:rsidRPr="00307A4C" w:rsidDel="008F7B0C" w:rsidRDefault="00031D06" w:rsidP="00EC7405">
            <w:pPr>
              <w:cnfStyle w:val="000000000000" w:firstRow="0" w:lastRow="0" w:firstColumn="0" w:lastColumn="0" w:oddVBand="0" w:evenVBand="0" w:oddHBand="0" w:evenHBand="0" w:firstRowFirstColumn="0" w:firstRowLastColumn="0" w:lastRowFirstColumn="0" w:lastRowLastColumn="0"/>
              <w:rPr>
                <w:del w:id="4233" w:author="Mr Richard P Williams" w:date="2016-10-03T22:42:00Z"/>
                <w:rFonts w:cs="Open Sans"/>
                <w:sz w:val="20"/>
                <w:szCs w:val="20"/>
              </w:rPr>
            </w:pPr>
            <w:del w:id="4234" w:author="Mr Richard P Williams" w:date="2016-10-03T22:42:00Z">
              <w:r w:rsidDel="008F7B0C">
                <w:rPr>
                  <w:rFonts w:cs="Open Sans"/>
                  <w:sz w:val="20"/>
                  <w:szCs w:val="20"/>
                </w:rPr>
                <w:delText>int</w:delText>
              </w:r>
            </w:del>
          </w:p>
        </w:tc>
        <w:tc>
          <w:tcPr>
            <w:tcW w:w="1175" w:type="dxa"/>
            <w:noWrap/>
          </w:tcPr>
          <w:p w14:paraId="2AB85BB2" w14:textId="77777777" w:rsidR="00031D06" w:rsidRPr="00307A4C" w:rsidDel="008F7B0C" w:rsidRDefault="00031D06" w:rsidP="00EC7405">
            <w:pPr>
              <w:cnfStyle w:val="000000000000" w:firstRow="0" w:lastRow="0" w:firstColumn="0" w:lastColumn="0" w:oddVBand="0" w:evenVBand="0" w:oddHBand="0" w:evenHBand="0" w:firstRowFirstColumn="0" w:firstRowLastColumn="0" w:lastRowFirstColumn="0" w:lastRowLastColumn="0"/>
              <w:rPr>
                <w:del w:id="4235" w:author="Mr Richard P Williams" w:date="2016-10-03T22:42:00Z"/>
                <w:rFonts w:cs="Open Sans"/>
                <w:sz w:val="20"/>
                <w:szCs w:val="20"/>
              </w:rPr>
            </w:pPr>
            <w:del w:id="4236" w:author="Mr Richard P Williams" w:date="2016-10-03T22:42:00Z">
              <w:r w:rsidDel="008F7B0C">
                <w:rPr>
                  <w:rFonts w:cs="Open Sans"/>
                  <w:sz w:val="20"/>
                  <w:szCs w:val="20"/>
                </w:rPr>
                <w:delText>4</w:delText>
              </w:r>
            </w:del>
          </w:p>
        </w:tc>
        <w:tc>
          <w:tcPr>
            <w:tcW w:w="3990" w:type="dxa"/>
          </w:tcPr>
          <w:p w14:paraId="7DA2822B" w14:textId="77777777" w:rsidR="00031D06" w:rsidDel="008F7B0C" w:rsidRDefault="00031D06" w:rsidP="00EC7405">
            <w:pPr>
              <w:cnfStyle w:val="000000000000" w:firstRow="0" w:lastRow="0" w:firstColumn="0" w:lastColumn="0" w:oddVBand="0" w:evenVBand="0" w:oddHBand="0" w:evenHBand="0" w:firstRowFirstColumn="0" w:firstRowLastColumn="0" w:lastRowFirstColumn="0" w:lastRowLastColumn="0"/>
              <w:rPr>
                <w:del w:id="4237" w:author="Mr Richard P Williams" w:date="2016-10-03T22:42:00Z"/>
                <w:rFonts w:cs="Open Sans"/>
                <w:sz w:val="20"/>
                <w:szCs w:val="20"/>
              </w:rPr>
            </w:pPr>
            <w:del w:id="4238" w:author="Mr Richard P Williams" w:date="2016-10-03T22:42:00Z">
              <w:r w:rsidDel="008F7B0C">
                <w:rPr>
                  <w:rFonts w:cs="Open Sans"/>
                  <w:sz w:val="20"/>
                  <w:szCs w:val="20"/>
                </w:rPr>
                <w:delText>Cycle Count,  Stock Counts</w:delText>
              </w:r>
            </w:del>
            <w:ins w:id="4239" w:author="Shannon Stilwell" w:date="2016-09-29T18:29:00Z">
              <w:del w:id="4240" w:author="Mr Richard P Williams" w:date="2016-10-03T22:42:00Z">
                <w:r w:rsidR="00110540" w:rsidDel="008F7B0C">
                  <w:rPr>
                    <w:rFonts w:cs="Open Sans"/>
                    <w:sz w:val="20"/>
                    <w:szCs w:val="20"/>
                  </w:rPr>
                  <w:delText>,</w:delText>
                </w:r>
              </w:del>
            </w:ins>
            <w:del w:id="4241" w:author="Mr Richard P Williams" w:date="2016-10-03T22:42:00Z">
              <w:r w:rsidDel="008F7B0C">
                <w:rPr>
                  <w:rFonts w:cs="Open Sans"/>
                  <w:sz w:val="20"/>
                  <w:szCs w:val="20"/>
                </w:rPr>
                <w:delText xml:space="preserve"> etc</w:delText>
              </w:r>
            </w:del>
            <w:ins w:id="4242" w:author="Shannon Stilwell" w:date="2016-09-29T18:29:00Z">
              <w:del w:id="4243" w:author="Mr Richard P Williams" w:date="2016-10-03T22:42:00Z">
                <w:r w:rsidR="00110540" w:rsidDel="008F7B0C">
                  <w:rPr>
                    <w:rFonts w:cs="Open Sans"/>
                    <w:sz w:val="20"/>
                    <w:szCs w:val="20"/>
                  </w:rPr>
                  <w:delText>…</w:delText>
                </w:r>
              </w:del>
            </w:ins>
          </w:p>
        </w:tc>
      </w:tr>
      <w:tr w:rsidR="002E0787" w:rsidRPr="00307A4C" w:rsidDel="008F7B0C" w14:paraId="53D49DEC" w14:textId="77777777" w:rsidTr="00CF4A03">
        <w:trPr>
          <w:cnfStyle w:val="000000100000" w:firstRow="0" w:lastRow="0" w:firstColumn="0" w:lastColumn="0" w:oddVBand="0" w:evenVBand="0" w:oddHBand="1" w:evenHBand="0" w:firstRowFirstColumn="0" w:firstRowLastColumn="0" w:lastRowFirstColumn="0" w:lastRowLastColumn="0"/>
          <w:trHeight w:val="300"/>
          <w:del w:id="424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024745E" w14:textId="77777777" w:rsidR="002E0787" w:rsidRPr="00307A4C" w:rsidDel="008F7B0C" w:rsidRDefault="002E0787" w:rsidP="00EC7405">
            <w:pPr>
              <w:rPr>
                <w:del w:id="4245" w:author="Mr Richard P Williams" w:date="2016-10-03T22:42:00Z"/>
                <w:rFonts w:cs="Open Sans"/>
                <w:sz w:val="20"/>
                <w:szCs w:val="20"/>
              </w:rPr>
            </w:pPr>
            <w:del w:id="4246" w:author="Mr Richard P Williams" w:date="2016-10-03T22:42:00Z">
              <w:r w:rsidRPr="00307A4C" w:rsidDel="008F7B0C">
                <w:rPr>
                  <w:rFonts w:cs="Open Sans"/>
                  <w:sz w:val="20"/>
                  <w:szCs w:val="20"/>
                </w:rPr>
                <w:delText>Day</w:delText>
              </w:r>
            </w:del>
          </w:p>
        </w:tc>
        <w:tc>
          <w:tcPr>
            <w:tcW w:w="960" w:type="dxa"/>
            <w:noWrap/>
            <w:hideMark/>
          </w:tcPr>
          <w:p w14:paraId="41911ACE" w14:textId="77777777" w:rsidR="002E0787" w:rsidRPr="00307A4C" w:rsidDel="008F7B0C" w:rsidRDefault="002E0787" w:rsidP="00EC7405">
            <w:pPr>
              <w:cnfStyle w:val="000000100000" w:firstRow="0" w:lastRow="0" w:firstColumn="0" w:lastColumn="0" w:oddVBand="0" w:evenVBand="0" w:oddHBand="1" w:evenHBand="0" w:firstRowFirstColumn="0" w:firstRowLastColumn="0" w:lastRowFirstColumn="0" w:lastRowLastColumn="0"/>
              <w:rPr>
                <w:del w:id="4247" w:author="Mr Richard P Williams" w:date="2016-10-03T22:42:00Z"/>
                <w:rFonts w:cs="Open Sans"/>
                <w:sz w:val="20"/>
                <w:szCs w:val="20"/>
              </w:rPr>
            </w:pPr>
            <w:del w:id="4248" w:author="Mr Richard P Williams" w:date="2016-10-03T22:42:00Z">
              <w:r w:rsidRPr="00307A4C" w:rsidDel="008F7B0C">
                <w:rPr>
                  <w:rFonts w:cs="Open Sans"/>
                  <w:sz w:val="20"/>
                  <w:szCs w:val="20"/>
                </w:rPr>
                <w:delText>datetime</w:delText>
              </w:r>
            </w:del>
          </w:p>
        </w:tc>
        <w:tc>
          <w:tcPr>
            <w:tcW w:w="1175" w:type="dxa"/>
            <w:noWrap/>
            <w:hideMark/>
          </w:tcPr>
          <w:p w14:paraId="76BE36F6" w14:textId="77777777" w:rsidR="002E0787" w:rsidRPr="00307A4C" w:rsidDel="008F7B0C" w:rsidRDefault="002E0787" w:rsidP="00EC7405">
            <w:pPr>
              <w:cnfStyle w:val="000000100000" w:firstRow="0" w:lastRow="0" w:firstColumn="0" w:lastColumn="0" w:oddVBand="0" w:evenVBand="0" w:oddHBand="1" w:evenHBand="0" w:firstRowFirstColumn="0" w:firstRowLastColumn="0" w:lastRowFirstColumn="0" w:lastRowLastColumn="0"/>
              <w:rPr>
                <w:del w:id="4249" w:author="Mr Richard P Williams" w:date="2016-10-03T22:42:00Z"/>
                <w:rFonts w:cs="Open Sans"/>
                <w:sz w:val="20"/>
                <w:szCs w:val="20"/>
              </w:rPr>
            </w:pPr>
            <w:del w:id="4250" w:author="Mr Richard P Williams" w:date="2016-10-03T22:42:00Z">
              <w:r w:rsidRPr="00307A4C" w:rsidDel="008F7B0C">
                <w:rPr>
                  <w:rFonts w:cs="Open Sans"/>
                  <w:sz w:val="20"/>
                  <w:szCs w:val="20"/>
                </w:rPr>
                <w:delText>8</w:delText>
              </w:r>
            </w:del>
          </w:p>
        </w:tc>
        <w:tc>
          <w:tcPr>
            <w:tcW w:w="3990" w:type="dxa"/>
          </w:tcPr>
          <w:p w14:paraId="7A4F6B4F" w14:textId="77777777" w:rsidR="002E0787" w:rsidRPr="00307A4C" w:rsidDel="008F7B0C" w:rsidRDefault="002E0787" w:rsidP="002E0787">
            <w:pPr>
              <w:cnfStyle w:val="000000100000" w:firstRow="0" w:lastRow="0" w:firstColumn="0" w:lastColumn="0" w:oddVBand="0" w:evenVBand="0" w:oddHBand="1" w:evenHBand="0" w:firstRowFirstColumn="0" w:firstRowLastColumn="0" w:lastRowFirstColumn="0" w:lastRowLastColumn="0"/>
              <w:rPr>
                <w:del w:id="4251" w:author="Mr Richard P Williams" w:date="2016-10-03T22:42:00Z"/>
                <w:rFonts w:cs="Open Sans"/>
                <w:sz w:val="20"/>
                <w:szCs w:val="20"/>
              </w:rPr>
            </w:pPr>
            <w:del w:id="4252" w:author="Mr Richard P Williams" w:date="2016-10-03T22:42:00Z">
              <w:r w:rsidDel="008F7B0C">
                <w:rPr>
                  <w:rFonts w:cs="Open Sans"/>
                  <w:sz w:val="20"/>
                  <w:szCs w:val="20"/>
                </w:rPr>
                <w:delText>The Business day the Count occurred</w:delText>
              </w:r>
            </w:del>
          </w:p>
        </w:tc>
      </w:tr>
      <w:tr w:rsidR="002E0787" w:rsidRPr="00307A4C" w:rsidDel="008F7B0C" w14:paraId="7FAD352A" w14:textId="77777777" w:rsidTr="00CF4A03">
        <w:trPr>
          <w:trHeight w:val="300"/>
          <w:del w:id="425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EBB5A0D" w14:textId="77777777" w:rsidR="002E0787" w:rsidRPr="00307A4C" w:rsidDel="008F7B0C" w:rsidRDefault="0020558E">
            <w:pPr>
              <w:rPr>
                <w:del w:id="4254" w:author="Mr Richard P Williams" w:date="2016-10-03T22:42:00Z"/>
                <w:rFonts w:cs="Open Sans"/>
                <w:sz w:val="20"/>
                <w:szCs w:val="20"/>
              </w:rPr>
            </w:pPr>
            <w:ins w:id="4255" w:author="Renee DeWolf" w:date="2016-09-30T13:23:00Z">
              <w:del w:id="4256" w:author="Mr Richard P Williams" w:date="2016-10-03T22:42:00Z">
                <w:r w:rsidDel="008F7B0C">
                  <w:rPr>
                    <w:rFonts w:cs="Open Sans"/>
                    <w:sz w:val="20"/>
                    <w:szCs w:val="20"/>
                  </w:rPr>
                  <w:lastRenderedPageBreak/>
                  <w:delText>egre</w:delText>
                </w:r>
              </w:del>
            </w:ins>
            <w:del w:id="4257" w:author="Mr Richard P Williams" w:date="2016-10-03T22:42:00Z">
              <w:r w:rsidR="002E0787" w:rsidRPr="00307A4C" w:rsidDel="008F7B0C">
                <w:rPr>
                  <w:rFonts w:cs="Open Sans"/>
                  <w:sz w:val="20"/>
                  <w:szCs w:val="20"/>
                </w:rPr>
                <w:delText>SequenceNo</w:delText>
              </w:r>
            </w:del>
          </w:p>
        </w:tc>
        <w:tc>
          <w:tcPr>
            <w:tcW w:w="960" w:type="dxa"/>
            <w:noWrap/>
            <w:hideMark/>
          </w:tcPr>
          <w:p w14:paraId="147A6D1B" w14:textId="77777777" w:rsidR="002E0787" w:rsidRPr="00307A4C" w:rsidDel="008F7B0C" w:rsidRDefault="002E0787">
            <w:pPr>
              <w:cnfStyle w:val="000000000000" w:firstRow="0" w:lastRow="0" w:firstColumn="0" w:lastColumn="0" w:oddVBand="0" w:evenVBand="0" w:oddHBand="0" w:evenHBand="0" w:firstRowFirstColumn="0" w:firstRowLastColumn="0" w:lastRowFirstColumn="0" w:lastRowLastColumn="0"/>
              <w:rPr>
                <w:del w:id="4258" w:author="Mr Richard P Williams" w:date="2016-10-03T22:42:00Z"/>
                <w:rFonts w:cs="Open Sans"/>
                <w:sz w:val="20"/>
                <w:szCs w:val="20"/>
              </w:rPr>
            </w:pPr>
            <w:del w:id="4259" w:author="Mr Richard P Williams" w:date="2016-10-03T22:42:00Z">
              <w:r w:rsidRPr="00307A4C" w:rsidDel="008F7B0C">
                <w:rPr>
                  <w:rFonts w:cs="Open Sans"/>
                  <w:sz w:val="20"/>
                  <w:szCs w:val="20"/>
                </w:rPr>
                <w:delText>int</w:delText>
              </w:r>
            </w:del>
          </w:p>
        </w:tc>
        <w:tc>
          <w:tcPr>
            <w:tcW w:w="1175" w:type="dxa"/>
            <w:noWrap/>
            <w:hideMark/>
          </w:tcPr>
          <w:p w14:paraId="37B86A1E" w14:textId="77777777" w:rsidR="002E0787" w:rsidRPr="00307A4C" w:rsidDel="008F7B0C" w:rsidRDefault="002E0787" w:rsidP="00307A4C">
            <w:pPr>
              <w:cnfStyle w:val="000000000000" w:firstRow="0" w:lastRow="0" w:firstColumn="0" w:lastColumn="0" w:oddVBand="0" w:evenVBand="0" w:oddHBand="0" w:evenHBand="0" w:firstRowFirstColumn="0" w:firstRowLastColumn="0" w:lastRowFirstColumn="0" w:lastRowLastColumn="0"/>
              <w:rPr>
                <w:del w:id="4260" w:author="Mr Richard P Williams" w:date="2016-10-03T22:42:00Z"/>
                <w:rFonts w:cs="Open Sans"/>
                <w:sz w:val="20"/>
                <w:szCs w:val="20"/>
              </w:rPr>
            </w:pPr>
            <w:del w:id="4261" w:author="Mr Richard P Williams" w:date="2016-10-03T22:42:00Z">
              <w:r w:rsidRPr="00307A4C" w:rsidDel="008F7B0C">
                <w:rPr>
                  <w:rFonts w:cs="Open Sans"/>
                  <w:sz w:val="20"/>
                  <w:szCs w:val="20"/>
                </w:rPr>
                <w:delText>4</w:delText>
              </w:r>
            </w:del>
          </w:p>
        </w:tc>
        <w:tc>
          <w:tcPr>
            <w:tcW w:w="3990" w:type="dxa"/>
          </w:tcPr>
          <w:p w14:paraId="38CBDB6A" w14:textId="77777777" w:rsidR="002E0787" w:rsidRPr="00307A4C" w:rsidDel="008F7B0C" w:rsidRDefault="00031D06" w:rsidP="00307A4C">
            <w:pPr>
              <w:cnfStyle w:val="000000000000" w:firstRow="0" w:lastRow="0" w:firstColumn="0" w:lastColumn="0" w:oddVBand="0" w:evenVBand="0" w:oddHBand="0" w:evenHBand="0" w:firstRowFirstColumn="0" w:firstRowLastColumn="0" w:lastRowFirstColumn="0" w:lastRowLastColumn="0"/>
              <w:rPr>
                <w:del w:id="4262" w:author="Mr Richard P Williams" w:date="2016-10-03T22:42:00Z"/>
                <w:rFonts w:cs="Open Sans"/>
                <w:sz w:val="20"/>
                <w:szCs w:val="20"/>
              </w:rPr>
            </w:pPr>
            <w:del w:id="4263" w:author="Mr Richard P Williams" w:date="2016-10-03T22:42:00Z">
              <w:r w:rsidDel="008F7B0C">
                <w:rPr>
                  <w:rFonts w:cs="Open Sans"/>
                  <w:sz w:val="20"/>
                  <w:szCs w:val="20"/>
                </w:rPr>
                <w:delText>If the item is count in multiple places within the location, then please provide a record sequence number</w:delText>
              </w:r>
            </w:del>
          </w:p>
        </w:tc>
      </w:tr>
      <w:tr w:rsidR="002E0787" w:rsidRPr="00307A4C" w:rsidDel="008F7B0C" w14:paraId="73FF163D" w14:textId="77777777" w:rsidTr="00CF4A03">
        <w:trPr>
          <w:cnfStyle w:val="000000100000" w:firstRow="0" w:lastRow="0" w:firstColumn="0" w:lastColumn="0" w:oddVBand="0" w:evenVBand="0" w:oddHBand="1" w:evenHBand="0" w:firstRowFirstColumn="0" w:firstRowLastColumn="0" w:lastRowFirstColumn="0" w:lastRowLastColumn="0"/>
          <w:trHeight w:val="300"/>
          <w:del w:id="426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2DD8D49" w14:textId="77777777" w:rsidR="002E0787" w:rsidRPr="00307A4C" w:rsidDel="008F7B0C" w:rsidRDefault="002E0787">
            <w:pPr>
              <w:rPr>
                <w:del w:id="4265" w:author="Mr Richard P Williams" w:date="2016-10-03T22:42:00Z"/>
                <w:rFonts w:cs="Open Sans"/>
                <w:sz w:val="20"/>
                <w:szCs w:val="20"/>
              </w:rPr>
            </w:pPr>
            <w:del w:id="4266" w:author="Mr Richard P Williams" w:date="2016-10-03T22:42:00Z">
              <w:r w:rsidRPr="00307A4C" w:rsidDel="008F7B0C">
                <w:rPr>
                  <w:rFonts w:cs="Open Sans"/>
                  <w:sz w:val="20"/>
                  <w:szCs w:val="20"/>
                </w:rPr>
                <w:delText>UnitCount</w:delText>
              </w:r>
            </w:del>
          </w:p>
        </w:tc>
        <w:tc>
          <w:tcPr>
            <w:tcW w:w="960" w:type="dxa"/>
            <w:noWrap/>
            <w:hideMark/>
          </w:tcPr>
          <w:p w14:paraId="7881FB43" w14:textId="77777777" w:rsidR="002E0787" w:rsidRPr="00307A4C" w:rsidDel="008F7B0C" w:rsidRDefault="002E0787">
            <w:pPr>
              <w:cnfStyle w:val="000000100000" w:firstRow="0" w:lastRow="0" w:firstColumn="0" w:lastColumn="0" w:oddVBand="0" w:evenVBand="0" w:oddHBand="1" w:evenHBand="0" w:firstRowFirstColumn="0" w:firstRowLastColumn="0" w:lastRowFirstColumn="0" w:lastRowLastColumn="0"/>
              <w:rPr>
                <w:del w:id="4267" w:author="Mr Richard P Williams" w:date="2016-10-03T22:42:00Z"/>
                <w:rFonts w:cs="Open Sans"/>
                <w:sz w:val="20"/>
                <w:szCs w:val="20"/>
              </w:rPr>
            </w:pPr>
            <w:del w:id="4268" w:author="Mr Richard P Williams" w:date="2016-10-03T22:42:00Z">
              <w:r w:rsidRPr="00307A4C" w:rsidDel="008F7B0C">
                <w:rPr>
                  <w:rFonts w:cs="Open Sans"/>
                  <w:sz w:val="20"/>
                  <w:szCs w:val="20"/>
                </w:rPr>
                <w:delText>decimal</w:delText>
              </w:r>
            </w:del>
          </w:p>
        </w:tc>
        <w:tc>
          <w:tcPr>
            <w:tcW w:w="1175" w:type="dxa"/>
            <w:noWrap/>
            <w:hideMark/>
          </w:tcPr>
          <w:p w14:paraId="2D914010" w14:textId="77777777" w:rsidR="002E0787" w:rsidRPr="00307A4C" w:rsidDel="008F7B0C" w:rsidRDefault="002E0787" w:rsidP="00307A4C">
            <w:pPr>
              <w:cnfStyle w:val="000000100000" w:firstRow="0" w:lastRow="0" w:firstColumn="0" w:lastColumn="0" w:oddVBand="0" w:evenVBand="0" w:oddHBand="1" w:evenHBand="0" w:firstRowFirstColumn="0" w:firstRowLastColumn="0" w:lastRowFirstColumn="0" w:lastRowLastColumn="0"/>
              <w:rPr>
                <w:del w:id="4269" w:author="Mr Richard P Williams" w:date="2016-10-03T22:42:00Z"/>
                <w:rFonts w:cs="Open Sans"/>
                <w:sz w:val="20"/>
                <w:szCs w:val="20"/>
              </w:rPr>
            </w:pPr>
            <w:del w:id="4270" w:author="Mr Richard P Williams" w:date="2016-10-03T22:42:00Z">
              <w:r w:rsidRPr="00307A4C" w:rsidDel="008F7B0C">
                <w:rPr>
                  <w:rFonts w:cs="Open Sans"/>
                  <w:sz w:val="20"/>
                  <w:szCs w:val="20"/>
                </w:rPr>
                <w:delText>17</w:delText>
              </w:r>
            </w:del>
          </w:p>
        </w:tc>
        <w:tc>
          <w:tcPr>
            <w:tcW w:w="3990" w:type="dxa"/>
          </w:tcPr>
          <w:p w14:paraId="38537011" w14:textId="77777777" w:rsidR="002E0787" w:rsidRPr="00307A4C" w:rsidDel="008F7B0C" w:rsidRDefault="002E0787" w:rsidP="002E0787">
            <w:pPr>
              <w:cnfStyle w:val="000000100000" w:firstRow="0" w:lastRow="0" w:firstColumn="0" w:lastColumn="0" w:oddVBand="0" w:evenVBand="0" w:oddHBand="1" w:evenHBand="0" w:firstRowFirstColumn="0" w:firstRowLastColumn="0" w:lastRowFirstColumn="0" w:lastRowLastColumn="0"/>
              <w:rPr>
                <w:del w:id="4271" w:author="Mr Richard P Williams" w:date="2016-10-03T22:42:00Z"/>
                <w:rFonts w:cs="Open Sans"/>
                <w:sz w:val="20"/>
                <w:szCs w:val="20"/>
              </w:rPr>
            </w:pPr>
            <w:del w:id="4272" w:author="Mr Richard P Williams" w:date="2016-10-03T22:42:00Z">
              <w:r w:rsidDel="008F7B0C">
                <w:rPr>
                  <w:rFonts w:cs="Open Sans"/>
                  <w:sz w:val="20"/>
                  <w:szCs w:val="20"/>
                </w:rPr>
                <w:delText xml:space="preserve">An Absolute figure the units counted </w:delText>
              </w:r>
            </w:del>
          </w:p>
        </w:tc>
      </w:tr>
      <w:tr w:rsidR="002E0787" w:rsidRPr="00307A4C" w:rsidDel="008F7B0C" w14:paraId="6BE55FA1" w14:textId="77777777" w:rsidTr="00CF4A03">
        <w:trPr>
          <w:trHeight w:val="300"/>
          <w:del w:id="427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C0508BD" w14:textId="77777777" w:rsidR="002E0787" w:rsidRPr="00307A4C" w:rsidDel="008F7B0C" w:rsidRDefault="006C2269" w:rsidP="006C2269">
            <w:pPr>
              <w:rPr>
                <w:del w:id="4274" w:author="Mr Richard P Williams" w:date="2016-10-03T22:42:00Z"/>
                <w:rFonts w:cs="Open Sans"/>
                <w:sz w:val="20"/>
                <w:szCs w:val="20"/>
              </w:rPr>
            </w:pPr>
            <w:del w:id="4275" w:author="Mr Richard P Williams" w:date="2016-10-03T22:42:00Z">
              <w:r w:rsidDel="008F7B0C">
                <w:rPr>
                  <w:rFonts w:cs="Open Sans"/>
                  <w:sz w:val="20"/>
                  <w:szCs w:val="20"/>
                </w:rPr>
                <w:delText>CountRetail</w:delText>
              </w:r>
            </w:del>
          </w:p>
        </w:tc>
        <w:tc>
          <w:tcPr>
            <w:tcW w:w="960" w:type="dxa"/>
            <w:noWrap/>
            <w:hideMark/>
          </w:tcPr>
          <w:p w14:paraId="082D07C4" w14:textId="77777777" w:rsidR="002E0787" w:rsidRPr="00307A4C" w:rsidDel="008F7B0C" w:rsidRDefault="002E0787">
            <w:pPr>
              <w:cnfStyle w:val="000000000000" w:firstRow="0" w:lastRow="0" w:firstColumn="0" w:lastColumn="0" w:oddVBand="0" w:evenVBand="0" w:oddHBand="0" w:evenHBand="0" w:firstRowFirstColumn="0" w:firstRowLastColumn="0" w:lastRowFirstColumn="0" w:lastRowLastColumn="0"/>
              <w:rPr>
                <w:del w:id="4276" w:author="Mr Richard P Williams" w:date="2016-10-03T22:42:00Z"/>
                <w:rFonts w:cs="Open Sans"/>
                <w:sz w:val="20"/>
                <w:szCs w:val="20"/>
              </w:rPr>
            </w:pPr>
            <w:del w:id="4277" w:author="Mr Richard P Williams" w:date="2016-10-03T22:42:00Z">
              <w:r w:rsidRPr="00307A4C" w:rsidDel="008F7B0C">
                <w:rPr>
                  <w:rFonts w:cs="Open Sans"/>
                  <w:sz w:val="20"/>
                  <w:szCs w:val="20"/>
                </w:rPr>
                <w:delText>money</w:delText>
              </w:r>
            </w:del>
          </w:p>
        </w:tc>
        <w:tc>
          <w:tcPr>
            <w:tcW w:w="1175" w:type="dxa"/>
            <w:noWrap/>
            <w:hideMark/>
          </w:tcPr>
          <w:p w14:paraId="428F9A28" w14:textId="77777777" w:rsidR="002E0787" w:rsidRPr="00307A4C" w:rsidDel="008F7B0C" w:rsidRDefault="002E0787" w:rsidP="00307A4C">
            <w:pPr>
              <w:cnfStyle w:val="000000000000" w:firstRow="0" w:lastRow="0" w:firstColumn="0" w:lastColumn="0" w:oddVBand="0" w:evenVBand="0" w:oddHBand="0" w:evenHBand="0" w:firstRowFirstColumn="0" w:firstRowLastColumn="0" w:lastRowFirstColumn="0" w:lastRowLastColumn="0"/>
              <w:rPr>
                <w:del w:id="4278" w:author="Mr Richard P Williams" w:date="2016-10-03T22:42:00Z"/>
                <w:rFonts w:cs="Open Sans"/>
                <w:sz w:val="20"/>
                <w:szCs w:val="20"/>
              </w:rPr>
            </w:pPr>
            <w:del w:id="4279" w:author="Mr Richard P Williams" w:date="2016-10-03T22:42:00Z">
              <w:r w:rsidRPr="00307A4C" w:rsidDel="008F7B0C">
                <w:rPr>
                  <w:rFonts w:cs="Open Sans"/>
                  <w:sz w:val="20"/>
                  <w:szCs w:val="20"/>
                </w:rPr>
                <w:delText>8</w:delText>
              </w:r>
            </w:del>
          </w:p>
        </w:tc>
        <w:tc>
          <w:tcPr>
            <w:tcW w:w="3990" w:type="dxa"/>
          </w:tcPr>
          <w:p w14:paraId="1A19D3F7" w14:textId="77777777" w:rsidR="002E0787" w:rsidRPr="00307A4C" w:rsidDel="008F7B0C" w:rsidRDefault="002E0787" w:rsidP="002E0787">
            <w:pPr>
              <w:cnfStyle w:val="000000000000" w:firstRow="0" w:lastRow="0" w:firstColumn="0" w:lastColumn="0" w:oddVBand="0" w:evenVBand="0" w:oddHBand="0" w:evenHBand="0" w:firstRowFirstColumn="0" w:firstRowLastColumn="0" w:lastRowFirstColumn="0" w:lastRowLastColumn="0"/>
              <w:rPr>
                <w:del w:id="4280" w:author="Mr Richard P Williams" w:date="2016-10-03T22:42:00Z"/>
                <w:rFonts w:cs="Open Sans"/>
                <w:sz w:val="20"/>
                <w:szCs w:val="20"/>
              </w:rPr>
            </w:pPr>
            <w:del w:id="4281" w:author="Mr Richard P Williams" w:date="2016-10-03T22:42:00Z">
              <w:r w:rsidDel="008F7B0C">
                <w:rPr>
                  <w:rFonts w:cs="Open Sans"/>
                  <w:sz w:val="20"/>
                  <w:szCs w:val="20"/>
                </w:rPr>
                <w:delText>An Absolute</w:delText>
              </w:r>
              <w:r w:rsidR="00031D06" w:rsidDel="008F7B0C">
                <w:rPr>
                  <w:rFonts w:cs="Open Sans"/>
                  <w:sz w:val="20"/>
                  <w:szCs w:val="20"/>
                </w:rPr>
                <w:delText xml:space="preserve"> figure of total retail amount for the quantity found at the location</w:delText>
              </w:r>
            </w:del>
          </w:p>
        </w:tc>
      </w:tr>
      <w:tr w:rsidR="006C2269" w:rsidRPr="00307A4C" w:rsidDel="008F7B0C" w14:paraId="11CC5F80" w14:textId="77777777" w:rsidTr="00CF4A03">
        <w:trPr>
          <w:cnfStyle w:val="000000100000" w:firstRow="0" w:lastRow="0" w:firstColumn="0" w:lastColumn="0" w:oddVBand="0" w:evenVBand="0" w:oddHBand="1" w:evenHBand="0" w:firstRowFirstColumn="0" w:firstRowLastColumn="0" w:lastRowFirstColumn="0" w:lastRowLastColumn="0"/>
          <w:trHeight w:val="300"/>
          <w:del w:id="428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59928678" w14:textId="77777777" w:rsidR="006C2269" w:rsidRPr="00307A4C" w:rsidDel="008F7B0C" w:rsidRDefault="006C2269">
            <w:pPr>
              <w:rPr>
                <w:del w:id="4283" w:author="Mr Richard P Williams" w:date="2016-10-03T22:42:00Z"/>
                <w:rFonts w:cs="Open Sans"/>
                <w:sz w:val="20"/>
                <w:szCs w:val="20"/>
              </w:rPr>
            </w:pPr>
            <w:del w:id="4284" w:author="Mr Richard P Williams" w:date="2016-10-03T22:42:00Z">
              <w:r w:rsidDel="008F7B0C">
                <w:rPr>
                  <w:rFonts w:cs="Open Sans"/>
                  <w:sz w:val="20"/>
                  <w:szCs w:val="20"/>
                </w:rPr>
                <w:delText>CountCost</w:delText>
              </w:r>
            </w:del>
          </w:p>
        </w:tc>
        <w:tc>
          <w:tcPr>
            <w:tcW w:w="960" w:type="dxa"/>
            <w:noWrap/>
          </w:tcPr>
          <w:p w14:paraId="653D817C" w14:textId="77777777" w:rsidR="006C2269" w:rsidRPr="00307A4C" w:rsidDel="008F7B0C" w:rsidRDefault="006C2269">
            <w:pPr>
              <w:cnfStyle w:val="000000100000" w:firstRow="0" w:lastRow="0" w:firstColumn="0" w:lastColumn="0" w:oddVBand="0" w:evenVBand="0" w:oddHBand="1" w:evenHBand="0" w:firstRowFirstColumn="0" w:firstRowLastColumn="0" w:lastRowFirstColumn="0" w:lastRowLastColumn="0"/>
              <w:rPr>
                <w:del w:id="4285" w:author="Mr Richard P Williams" w:date="2016-10-03T22:42:00Z"/>
                <w:rFonts w:cs="Open Sans"/>
                <w:sz w:val="20"/>
                <w:szCs w:val="20"/>
              </w:rPr>
            </w:pPr>
            <w:del w:id="4286" w:author="Mr Richard P Williams" w:date="2016-10-03T22:42:00Z">
              <w:r w:rsidDel="008F7B0C">
                <w:rPr>
                  <w:rFonts w:cs="Open Sans"/>
                  <w:sz w:val="20"/>
                  <w:szCs w:val="20"/>
                </w:rPr>
                <w:delText>money</w:delText>
              </w:r>
            </w:del>
          </w:p>
        </w:tc>
        <w:tc>
          <w:tcPr>
            <w:tcW w:w="1175" w:type="dxa"/>
            <w:noWrap/>
          </w:tcPr>
          <w:p w14:paraId="039D4E5D" w14:textId="77777777" w:rsidR="006C2269" w:rsidRPr="00307A4C" w:rsidDel="008F7B0C" w:rsidRDefault="006C2269" w:rsidP="00307A4C">
            <w:pPr>
              <w:cnfStyle w:val="000000100000" w:firstRow="0" w:lastRow="0" w:firstColumn="0" w:lastColumn="0" w:oddVBand="0" w:evenVBand="0" w:oddHBand="1" w:evenHBand="0" w:firstRowFirstColumn="0" w:firstRowLastColumn="0" w:lastRowFirstColumn="0" w:lastRowLastColumn="0"/>
              <w:rPr>
                <w:del w:id="4287" w:author="Mr Richard P Williams" w:date="2016-10-03T22:42:00Z"/>
                <w:rFonts w:cs="Open Sans"/>
                <w:sz w:val="20"/>
                <w:szCs w:val="20"/>
              </w:rPr>
            </w:pPr>
          </w:p>
        </w:tc>
        <w:tc>
          <w:tcPr>
            <w:tcW w:w="3990" w:type="dxa"/>
          </w:tcPr>
          <w:p w14:paraId="44D3F0DE" w14:textId="77777777" w:rsidR="006C2269" w:rsidDel="008F7B0C" w:rsidRDefault="00031D06" w:rsidP="00031D06">
            <w:pPr>
              <w:cnfStyle w:val="000000100000" w:firstRow="0" w:lastRow="0" w:firstColumn="0" w:lastColumn="0" w:oddVBand="0" w:evenVBand="0" w:oddHBand="1" w:evenHBand="0" w:firstRowFirstColumn="0" w:firstRowLastColumn="0" w:lastRowFirstColumn="0" w:lastRowLastColumn="0"/>
              <w:rPr>
                <w:del w:id="4288" w:author="Mr Richard P Williams" w:date="2016-10-03T22:42:00Z"/>
                <w:rFonts w:cs="Open Sans"/>
                <w:sz w:val="20"/>
                <w:szCs w:val="20"/>
              </w:rPr>
            </w:pPr>
            <w:del w:id="4289" w:author="Mr Richard P Williams" w:date="2016-10-03T22:42:00Z">
              <w:r w:rsidDel="008F7B0C">
                <w:rPr>
                  <w:rFonts w:cs="Open Sans"/>
                  <w:sz w:val="20"/>
                  <w:szCs w:val="20"/>
                </w:rPr>
                <w:delText>An Absolute figure of total cost amount for the quantity found at the location</w:delText>
              </w:r>
            </w:del>
          </w:p>
        </w:tc>
      </w:tr>
      <w:tr w:rsidR="002E0787" w:rsidRPr="00307A4C" w:rsidDel="008F7B0C" w14:paraId="29CA9E5D" w14:textId="77777777" w:rsidTr="00CF4A03">
        <w:trPr>
          <w:trHeight w:val="300"/>
          <w:del w:id="429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87865B9" w14:textId="77777777" w:rsidR="002E0787" w:rsidRPr="00307A4C" w:rsidDel="008F7B0C" w:rsidRDefault="002E0787">
            <w:pPr>
              <w:rPr>
                <w:del w:id="4291" w:author="Mr Richard P Williams" w:date="2016-10-03T22:42:00Z"/>
                <w:rFonts w:cs="Open Sans"/>
                <w:sz w:val="20"/>
                <w:szCs w:val="20"/>
              </w:rPr>
            </w:pPr>
            <w:del w:id="4292" w:author="Mr Richard P Williams" w:date="2016-10-03T22:42:00Z">
              <w:r w:rsidRPr="00307A4C" w:rsidDel="008F7B0C">
                <w:rPr>
                  <w:rFonts w:cs="Open Sans"/>
                  <w:sz w:val="20"/>
                  <w:szCs w:val="20"/>
                </w:rPr>
                <w:delText>PlanogramCode</w:delText>
              </w:r>
              <w:r w:rsidR="001B0EBF" w:rsidDel="008F7B0C">
                <w:rPr>
                  <w:rFonts w:cs="Open Sans"/>
                  <w:sz w:val="20"/>
                  <w:szCs w:val="20"/>
                </w:rPr>
                <w:delText xml:space="preserve"> or Space plan code</w:delText>
              </w:r>
            </w:del>
          </w:p>
        </w:tc>
        <w:tc>
          <w:tcPr>
            <w:tcW w:w="960" w:type="dxa"/>
            <w:noWrap/>
            <w:hideMark/>
          </w:tcPr>
          <w:p w14:paraId="6DE35B32" w14:textId="77777777" w:rsidR="002E0787" w:rsidRPr="00307A4C" w:rsidDel="008F7B0C" w:rsidRDefault="002E0787">
            <w:pPr>
              <w:cnfStyle w:val="000000000000" w:firstRow="0" w:lastRow="0" w:firstColumn="0" w:lastColumn="0" w:oddVBand="0" w:evenVBand="0" w:oddHBand="0" w:evenHBand="0" w:firstRowFirstColumn="0" w:firstRowLastColumn="0" w:lastRowFirstColumn="0" w:lastRowLastColumn="0"/>
              <w:rPr>
                <w:del w:id="4293" w:author="Mr Richard P Williams" w:date="2016-10-03T22:42:00Z"/>
                <w:rFonts w:cs="Open Sans"/>
                <w:sz w:val="20"/>
                <w:szCs w:val="20"/>
              </w:rPr>
            </w:pPr>
            <w:del w:id="4294" w:author="Mr Richard P Williams" w:date="2016-10-03T22:42:00Z">
              <w:r w:rsidRPr="00307A4C" w:rsidDel="008F7B0C">
                <w:rPr>
                  <w:rFonts w:cs="Open Sans"/>
                  <w:sz w:val="20"/>
                  <w:szCs w:val="20"/>
                </w:rPr>
                <w:delText>smallint</w:delText>
              </w:r>
            </w:del>
          </w:p>
        </w:tc>
        <w:tc>
          <w:tcPr>
            <w:tcW w:w="1175" w:type="dxa"/>
            <w:noWrap/>
            <w:hideMark/>
          </w:tcPr>
          <w:p w14:paraId="462E8A12" w14:textId="77777777" w:rsidR="002E0787" w:rsidRPr="00307A4C" w:rsidDel="008F7B0C" w:rsidRDefault="002E0787" w:rsidP="00307A4C">
            <w:pPr>
              <w:cnfStyle w:val="000000000000" w:firstRow="0" w:lastRow="0" w:firstColumn="0" w:lastColumn="0" w:oddVBand="0" w:evenVBand="0" w:oddHBand="0" w:evenHBand="0" w:firstRowFirstColumn="0" w:firstRowLastColumn="0" w:lastRowFirstColumn="0" w:lastRowLastColumn="0"/>
              <w:rPr>
                <w:del w:id="4295" w:author="Mr Richard P Williams" w:date="2016-10-03T22:42:00Z"/>
                <w:rFonts w:cs="Open Sans"/>
                <w:sz w:val="20"/>
                <w:szCs w:val="20"/>
              </w:rPr>
            </w:pPr>
            <w:del w:id="4296" w:author="Mr Richard P Williams" w:date="2016-10-03T22:42:00Z">
              <w:r w:rsidRPr="00307A4C" w:rsidDel="008F7B0C">
                <w:rPr>
                  <w:rFonts w:cs="Open Sans"/>
                  <w:sz w:val="20"/>
                  <w:szCs w:val="20"/>
                </w:rPr>
                <w:delText>2</w:delText>
              </w:r>
            </w:del>
          </w:p>
        </w:tc>
        <w:tc>
          <w:tcPr>
            <w:tcW w:w="3990" w:type="dxa"/>
          </w:tcPr>
          <w:p w14:paraId="0273A697" w14:textId="77777777" w:rsidR="002E0787" w:rsidRPr="00307A4C" w:rsidDel="008F7B0C" w:rsidRDefault="006C2269" w:rsidP="00307A4C">
            <w:pPr>
              <w:cnfStyle w:val="000000000000" w:firstRow="0" w:lastRow="0" w:firstColumn="0" w:lastColumn="0" w:oddVBand="0" w:evenVBand="0" w:oddHBand="0" w:evenHBand="0" w:firstRowFirstColumn="0" w:firstRowLastColumn="0" w:lastRowFirstColumn="0" w:lastRowLastColumn="0"/>
              <w:rPr>
                <w:del w:id="4297" w:author="Mr Richard P Williams" w:date="2016-10-03T22:42:00Z"/>
                <w:rFonts w:cs="Open Sans"/>
                <w:sz w:val="20"/>
                <w:szCs w:val="20"/>
              </w:rPr>
            </w:pPr>
            <w:del w:id="4298" w:author="Mr Richard P Williams" w:date="2016-10-03T22:42:00Z">
              <w:r w:rsidDel="008F7B0C">
                <w:rPr>
                  <w:rFonts w:cs="Open Sans"/>
                  <w:sz w:val="20"/>
                  <w:szCs w:val="20"/>
                </w:rPr>
                <w:delText xml:space="preserve">A planogram code for where in the </w:delText>
              </w:r>
              <w:commentRangeStart w:id="4299"/>
              <w:r w:rsidDel="008F7B0C">
                <w:rPr>
                  <w:rFonts w:cs="Open Sans"/>
                  <w:sz w:val="20"/>
                  <w:szCs w:val="20"/>
                </w:rPr>
                <w:delText>loca</w:delText>
              </w:r>
              <w:commentRangeEnd w:id="4299"/>
              <w:r w:rsidR="00110540" w:rsidDel="008F7B0C">
                <w:rPr>
                  <w:rStyle w:val="CommentReference"/>
                </w:rPr>
                <w:commentReference w:id="4299"/>
              </w:r>
              <w:r w:rsidDel="008F7B0C">
                <w:rPr>
                  <w:rFonts w:cs="Open Sans"/>
                  <w:sz w:val="20"/>
                  <w:szCs w:val="20"/>
                </w:rPr>
                <w:delText xml:space="preserve">           </w:delText>
              </w:r>
            </w:del>
          </w:p>
        </w:tc>
      </w:tr>
      <w:tr w:rsidR="002E0787" w:rsidRPr="00307A4C" w:rsidDel="008F7B0C" w14:paraId="3F48FDE8" w14:textId="77777777" w:rsidTr="00CF4A03">
        <w:trPr>
          <w:cnfStyle w:val="000000100000" w:firstRow="0" w:lastRow="0" w:firstColumn="0" w:lastColumn="0" w:oddVBand="0" w:evenVBand="0" w:oddHBand="1" w:evenHBand="0" w:firstRowFirstColumn="0" w:firstRowLastColumn="0" w:lastRowFirstColumn="0" w:lastRowLastColumn="0"/>
          <w:trHeight w:val="300"/>
          <w:del w:id="430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D2A0F68" w14:textId="77777777" w:rsidR="002E0787" w:rsidRPr="00307A4C" w:rsidDel="008F7B0C" w:rsidRDefault="002E0787">
            <w:pPr>
              <w:rPr>
                <w:del w:id="4301" w:author="Mr Richard P Williams" w:date="2016-10-03T22:42:00Z"/>
                <w:rFonts w:cs="Open Sans"/>
                <w:sz w:val="20"/>
                <w:szCs w:val="20"/>
              </w:rPr>
            </w:pPr>
            <w:del w:id="4302" w:author="Mr Richard P Williams" w:date="2016-10-03T22:42:00Z">
              <w:r w:rsidRPr="00307A4C" w:rsidDel="008F7B0C">
                <w:rPr>
                  <w:rFonts w:cs="Open Sans"/>
                  <w:sz w:val="20"/>
                  <w:szCs w:val="20"/>
                </w:rPr>
                <w:delText>Associate</w:delText>
              </w:r>
            </w:del>
          </w:p>
        </w:tc>
        <w:tc>
          <w:tcPr>
            <w:tcW w:w="960" w:type="dxa"/>
            <w:noWrap/>
            <w:hideMark/>
          </w:tcPr>
          <w:p w14:paraId="319DED69" w14:textId="77777777" w:rsidR="002E0787" w:rsidRPr="00307A4C" w:rsidDel="008F7B0C" w:rsidRDefault="002E0787">
            <w:pPr>
              <w:cnfStyle w:val="000000100000" w:firstRow="0" w:lastRow="0" w:firstColumn="0" w:lastColumn="0" w:oddVBand="0" w:evenVBand="0" w:oddHBand="1" w:evenHBand="0" w:firstRowFirstColumn="0" w:firstRowLastColumn="0" w:lastRowFirstColumn="0" w:lastRowLastColumn="0"/>
              <w:rPr>
                <w:del w:id="4303" w:author="Mr Richard P Williams" w:date="2016-10-03T22:42:00Z"/>
                <w:rFonts w:cs="Open Sans"/>
                <w:sz w:val="20"/>
                <w:szCs w:val="20"/>
              </w:rPr>
            </w:pPr>
            <w:del w:id="4304" w:author="Mr Richard P Williams" w:date="2016-10-03T22:42:00Z">
              <w:r w:rsidRPr="00307A4C" w:rsidDel="008F7B0C">
                <w:rPr>
                  <w:rFonts w:cs="Open Sans"/>
                  <w:sz w:val="20"/>
                  <w:szCs w:val="20"/>
                </w:rPr>
                <w:delText>nvarchar</w:delText>
              </w:r>
            </w:del>
          </w:p>
        </w:tc>
        <w:tc>
          <w:tcPr>
            <w:tcW w:w="1175" w:type="dxa"/>
            <w:noWrap/>
            <w:hideMark/>
          </w:tcPr>
          <w:p w14:paraId="12A9ACD0" w14:textId="77777777" w:rsidR="002E0787" w:rsidRPr="00307A4C" w:rsidDel="008F7B0C" w:rsidRDefault="002E0787" w:rsidP="00307A4C">
            <w:pPr>
              <w:cnfStyle w:val="000000100000" w:firstRow="0" w:lastRow="0" w:firstColumn="0" w:lastColumn="0" w:oddVBand="0" w:evenVBand="0" w:oddHBand="1" w:evenHBand="0" w:firstRowFirstColumn="0" w:firstRowLastColumn="0" w:lastRowFirstColumn="0" w:lastRowLastColumn="0"/>
              <w:rPr>
                <w:del w:id="4305" w:author="Mr Richard P Williams" w:date="2016-10-03T22:42:00Z"/>
                <w:rFonts w:cs="Open Sans"/>
                <w:sz w:val="20"/>
                <w:szCs w:val="20"/>
              </w:rPr>
            </w:pPr>
            <w:del w:id="4306" w:author="Mr Richard P Williams" w:date="2016-10-03T22:42:00Z">
              <w:r w:rsidRPr="00307A4C" w:rsidDel="008F7B0C">
                <w:rPr>
                  <w:rFonts w:cs="Open Sans"/>
                  <w:sz w:val="20"/>
                  <w:szCs w:val="20"/>
                </w:rPr>
                <w:delText>8000</w:delText>
              </w:r>
            </w:del>
          </w:p>
        </w:tc>
        <w:tc>
          <w:tcPr>
            <w:tcW w:w="3990" w:type="dxa"/>
          </w:tcPr>
          <w:p w14:paraId="12576EF9" w14:textId="77777777" w:rsidR="002E0787" w:rsidRPr="00307A4C" w:rsidDel="008F7B0C" w:rsidRDefault="00031D06" w:rsidP="00307A4C">
            <w:pPr>
              <w:cnfStyle w:val="000000100000" w:firstRow="0" w:lastRow="0" w:firstColumn="0" w:lastColumn="0" w:oddVBand="0" w:evenVBand="0" w:oddHBand="1" w:evenHBand="0" w:firstRowFirstColumn="0" w:firstRowLastColumn="0" w:lastRowFirstColumn="0" w:lastRowLastColumn="0"/>
              <w:rPr>
                <w:del w:id="4307" w:author="Mr Richard P Williams" w:date="2016-10-03T22:42:00Z"/>
                <w:rFonts w:cs="Open Sans"/>
                <w:sz w:val="20"/>
                <w:szCs w:val="20"/>
              </w:rPr>
            </w:pPr>
            <w:del w:id="4308" w:author="Mr Richard P Williams" w:date="2016-10-03T22:42:00Z">
              <w:r w:rsidDel="008F7B0C">
                <w:rPr>
                  <w:rFonts w:cs="Open Sans"/>
                  <w:sz w:val="20"/>
                  <w:szCs w:val="20"/>
                </w:rPr>
                <w:delText>The User or Associate Information of who counted the items</w:delText>
              </w:r>
            </w:del>
          </w:p>
        </w:tc>
      </w:tr>
      <w:tr w:rsidR="002E0787" w:rsidRPr="00307A4C" w:rsidDel="008F7B0C" w14:paraId="74A1893C" w14:textId="77777777" w:rsidTr="00CF4A03">
        <w:trPr>
          <w:trHeight w:val="300"/>
          <w:del w:id="430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E4170A4" w14:textId="77777777" w:rsidR="002E0787" w:rsidRPr="00307A4C" w:rsidDel="008F7B0C" w:rsidRDefault="002E0787">
            <w:pPr>
              <w:rPr>
                <w:del w:id="4310" w:author="Mr Richard P Williams" w:date="2016-10-03T22:42:00Z"/>
                <w:rFonts w:cs="Open Sans"/>
                <w:sz w:val="20"/>
                <w:szCs w:val="20"/>
              </w:rPr>
            </w:pPr>
            <w:del w:id="4311" w:author="Mr Richard P Williams" w:date="2016-10-03T22:42:00Z">
              <w:r w:rsidRPr="00307A4C" w:rsidDel="008F7B0C">
                <w:rPr>
                  <w:rFonts w:cs="Open Sans"/>
                  <w:sz w:val="20"/>
                  <w:szCs w:val="20"/>
                </w:rPr>
                <w:delText>SourceOfCount</w:delText>
              </w:r>
            </w:del>
          </w:p>
        </w:tc>
        <w:tc>
          <w:tcPr>
            <w:tcW w:w="960" w:type="dxa"/>
            <w:noWrap/>
            <w:hideMark/>
          </w:tcPr>
          <w:p w14:paraId="5F8B28BB" w14:textId="77777777" w:rsidR="002E0787" w:rsidRPr="00307A4C" w:rsidDel="008F7B0C" w:rsidRDefault="002E0787">
            <w:pPr>
              <w:cnfStyle w:val="000000000000" w:firstRow="0" w:lastRow="0" w:firstColumn="0" w:lastColumn="0" w:oddVBand="0" w:evenVBand="0" w:oddHBand="0" w:evenHBand="0" w:firstRowFirstColumn="0" w:firstRowLastColumn="0" w:lastRowFirstColumn="0" w:lastRowLastColumn="0"/>
              <w:rPr>
                <w:del w:id="4312" w:author="Mr Richard P Williams" w:date="2016-10-03T22:42:00Z"/>
                <w:rFonts w:cs="Open Sans"/>
                <w:sz w:val="20"/>
                <w:szCs w:val="20"/>
              </w:rPr>
            </w:pPr>
            <w:del w:id="4313" w:author="Mr Richard P Williams" w:date="2016-10-03T22:42:00Z">
              <w:r w:rsidRPr="00307A4C" w:rsidDel="008F7B0C">
                <w:rPr>
                  <w:rFonts w:cs="Open Sans"/>
                  <w:sz w:val="20"/>
                  <w:szCs w:val="20"/>
                </w:rPr>
                <w:delText>smallint</w:delText>
              </w:r>
            </w:del>
          </w:p>
        </w:tc>
        <w:tc>
          <w:tcPr>
            <w:tcW w:w="1175" w:type="dxa"/>
            <w:noWrap/>
            <w:hideMark/>
          </w:tcPr>
          <w:p w14:paraId="78A67029" w14:textId="77777777" w:rsidR="002E0787" w:rsidRPr="00307A4C" w:rsidDel="008F7B0C" w:rsidRDefault="002E0787" w:rsidP="00307A4C">
            <w:pPr>
              <w:cnfStyle w:val="000000000000" w:firstRow="0" w:lastRow="0" w:firstColumn="0" w:lastColumn="0" w:oddVBand="0" w:evenVBand="0" w:oddHBand="0" w:evenHBand="0" w:firstRowFirstColumn="0" w:firstRowLastColumn="0" w:lastRowFirstColumn="0" w:lastRowLastColumn="0"/>
              <w:rPr>
                <w:del w:id="4314" w:author="Mr Richard P Williams" w:date="2016-10-03T22:42:00Z"/>
                <w:rFonts w:cs="Open Sans"/>
                <w:sz w:val="20"/>
                <w:szCs w:val="20"/>
              </w:rPr>
            </w:pPr>
            <w:del w:id="4315" w:author="Mr Richard P Williams" w:date="2016-10-03T22:42:00Z">
              <w:r w:rsidRPr="00307A4C" w:rsidDel="008F7B0C">
                <w:rPr>
                  <w:rFonts w:cs="Open Sans"/>
                  <w:sz w:val="20"/>
                  <w:szCs w:val="20"/>
                </w:rPr>
                <w:delText>2</w:delText>
              </w:r>
            </w:del>
          </w:p>
        </w:tc>
        <w:tc>
          <w:tcPr>
            <w:tcW w:w="3990" w:type="dxa"/>
          </w:tcPr>
          <w:p w14:paraId="2429DA1E" w14:textId="77777777" w:rsidR="002E0787" w:rsidRPr="00307A4C" w:rsidDel="008F7B0C" w:rsidRDefault="009D6263" w:rsidP="00307A4C">
            <w:pPr>
              <w:cnfStyle w:val="000000000000" w:firstRow="0" w:lastRow="0" w:firstColumn="0" w:lastColumn="0" w:oddVBand="0" w:evenVBand="0" w:oddHBand="0" w:evenHBand="0" w:firstRowFirstColumn="0" w:firstRowLastColumn="0" w:lastRowFirstColumn="0" w:lastRowLastColumn="0"/>
              <w:rPr>
                <w:del w:id="4316" w:author="Mr Richard P Williams" w:date="2016-10-03T22:42:00Z"/>
                <w:rFonts w:cs="Open Sans"/>
                <w:sz w:val="20"/>
                <w:szCs w:val="20"/>
              </w:rPr>
            </w:pPr>
            <w:del w:id="4317" w:author="Mr Richard P Williams" w:date="2016-10-03T22:42:00Z">
              <w:r w:rsidDel="008F7B0C">
                <w:rPr>
                  <w:rFonts w:cs="Open Sans"/>
                  <w:sz w:val="20"/>
                  <w:szCs w:val="20"/>
                </w:rPr>
                <w:delText xml:space="preserve">How did the </w:delText>
              </w:r>
              <w:r w:rsidR="006C2269" w:rsidDel="008F7B0C">
                <w:rPr>
                  <w:rFonts w:cs="Open Sans"/>
                  <w:sz w:val="20"/>
                  <w:szCs w:val="20"/>
                </w:rPr>
                <w:delText>count occur?</w:delText>
              </w:r>
            </w:del>
          </w:p>
        </w:tc>
      </w:tr>
      <w:tr w:rsidR="002E0787" w:rsidRPr="00307A4C" w:rsidDel="008F7B0C" w14:paraId="0F240226" w14:textId="77777777" w:rsidTr="00CF4A03">
        <w:trPr>
          <w:cnfStyle w:val="000000100000" w:firstRow="0" w:lastRow="0" w:firstColumn="0" w:lastColumn="0" w:oddVBand="0" w:evenVBand="0" w:oddHBand="1" w:evenHBand="0" w:firstRowFirstColumn="0" w:firstRowLastColumn="0" w:lastRowFirstColumn="0" w:lastRowLastColumn="0"/>
          <w:trHeight w:val="300"/>
          <w:del w:id="431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41AC8EA" w14:textId="77777777" w:rsidR="002E0787" w:rsidRPr="00307A4C" w:rsidDel="008F7B0C" w:rsidRDefault="002E0787">
            <w:pPr>
              <w:rPr>
                <w:del w:id="4319" w:author="Mr Richard P Williams" w:date="2016-10-03T22:42:00Z"/>
                <w:rFonts w:cs="Open Sans"/>
                <w:sz w:val="20"/>
                <w:szCs w:val="20"/>
              </w:rPr>
            </w:pPr>
            <w:del w:id="4320" w:author="Mr Richard P Williams" w:date="2016-10-03T22:42:00Z">
              <w:r w:rsidRPr="00307A4C" w:rsidDel="008F7B0C">
                <w:rPr>
                  <w:rFonts w:cs="Open Sans"/>
                  <w:sz w:val="20"/>
                  <w:szCs w:val="20"/>
                </w:rPr>
                <w:delText>CreationDate</w:delText>
              </w:r>
            </w:del>
          </w:p>
        </w:tc>
        <w:tc>
          <w:tcPr>
            <w:tcW w:w="960" w:type="dxa"/>
            <w:noWrap/>
            <w:hideMark/>
          </w:tcPr>
          <w:p w14:paraId="429ABE9B" w14:textId="77777777" w:rsidR="002E0787" w:rsidRPr="00307A4C" w:rsidDel="008F7B0C" w:rsidRDefault="002E0787">
            <w:pPr>
              <w:cnfStyle w:val="000000100000" w:firstRow="0" w:lastRow="0" w:firstColumn="0" w:lastColumn="0" w:oddVBand="0" w:evenVBand="0" w:oddHBand="1" w:evenHBand="0" w:firstRowFirstColumn="0" w:firstRowLastColumn="0" w:lastRowFirstColumn="0" w:lastRowLastColumn="0"/>
              <w:rPr>
                <w:del w:id="4321" w:author="Mr Richard P Williams" w:date="2016-10-03T22:42:00Z"/>
                <w:rFonts w:cs="Open Sans"/>
                <w:sz w:val="20"/>
                <w:szCs w:val="20"/>
              </w:rPr>
            </w:pPr>
            <w:del w:id="4322" w:author="Mr Richard P Williams" w:date="2016-10-03T22:42:00Z">
              <w:r w:rsidRPr="00307A4C" w:rsidDel="008F7B0C">
                <w:rPr>
                  <w:rFonts w:cs="Open Sans"/>
                  <w:sz w:val="20"/>
                  <w:szCs w:val="20"/>
                </w:rPr>
                <w:delText>datetime</w:delText>
              </w:r>
            </w:del>
          </w:p>
        </w:tc>
        <w:tc>
          <w:tcPr>
            <w:tcW w:w="1175" w:type="dxa"/>
            <w:noWrap/>
            <w:hideMark/>
          </w:tcPr>
          <w:p w14:paraId="458F150D" w14:textId="77777777" w:rsidR="002E0787" w:rsidRPr="00307A4C" w:rsidDel="008F7B0C" w:rsidRDefault="002E0787" w:rsidP="00307A4C">
            <w:pPr>
              <w:cnfStyle w:val="000000100000" w:firstRow="0" w:lastRow="0" w:firstColumn="0" w:lastColumn="0" w:oddVBand="0" w:evenVBand="0" w:oddHBand="1" w:evenHBand="0" w:firstRowFirstColumn="0" w:firstRowLastColumn="0" w:lastRowFirstColumn="0" w:lastRowLastColumn="0"/>
              <w:rPr>
                <w:del w:id="4323" w:author="Mr Richard P Williams" w:date="2016-10-03T22:42:00Z"/>
                <w:rFonts w:cs="Open Sans"/>
                <w:sz w:val="20"/>
                <w:szCs w:val="20"/>
              </w:rPr>
            </w:pPr>
            <w:del w:id="4324" w:author="Mr Richard P Williams" w:date="2016-10-03T22:42:00Z">
              <w:r w:rsidRPr="00307A4C" w:rsidDel="008F7B0C">
                <w:rPr>
                  <w:rFonts w:cs="Open Sans"/>
                  <w:sz w:val="20"/>
                  <w:szCs w:val="20"/>
                </w:rPr>
                <w:delText>8</w:delText>
              </w:r>
            </w:del>
          </w:p>
        </w:tc>
        <w:tc>
          <w:tcPr>
            <w:tcW w:w="3990" w:type="dxa"/>
          </w:tcPr>
          <w:p w14:paraId="1D277E46" w14:textId="77777777" w:rsidR="002E0787" w:rsidRPr="00307A4C" w:rsidDel="008F7B0C" w:rsidRDefault="006C2269" w:rsidP="00307A4C">
            <w:pPr>
              <w:cnfStyle w:val="000000100000" w:firstRow="0" w:lastRow="0" w:firstColumn="0" w:lastColumn="0" w:oddVBand="0" w:evenVBand="0" w:oddHBand="1" w:evenHBand="0" w:firstRowFirstColumn="0" w:firstRowLastColumn="0" w:lastRowFirstColumn="0" w:lastRowLastColumn="0"/>
              <w:rPr>
                <w:del w:id="4325" w:author="Mr Richard P Williams" w:date="2016-10-03T22:42:00Z"/>
                <w:rFonts w:cs="Open Sans"/>
                <w:sz w:val="20"/>
                <w:szCs w:val="20"/>
              </w:rPr>
            </w:pPr>
            <w:del w:id="4326" w:author="Mr Richard P Williams" w:date="2016-10-03T22:42:00Z">
              <w:r w:rsidDel="008F7B0C">
                <w:rPr>
                  <w:rFonts w:cs="Open Sans"/>
                  <w:sz w:val="20"/>
                  <w:szCs w:val="20"/>
                </w:rPr>
                <w:delText>The system date the adjustment was first recorded or created</w:delText>
              </w:r>
            </w:del>
          </w:p>
        </w:tc>
      </w:tr>
      <w:tr w:rsidR="006C2269" w:rsidRPr="00307A4C" w:rsidDel="008F7B0C" w14:paraId="5EDB87A4" w14:textId="77777777" w:rsidTr="00CF4A03">
        <w:trPr>
          <w:trHeight w:val="300"/>
          <w:del w:id="432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7373208D" w14:textId="77777777" w:rsidR="006C2269" w:rsidRPr="00307A4C" w:rsidDel="008F7B0C" w:rsidRDefault="006C2269">
            <w:pPr>
              <w:rPr>
                <w:del w:id="4328" w:author="Mr Richard P Williams" w:date="2016-10-03T22:42:00Z"/>
                <w:rFonts w:cs="Open Sans"/>
                <w:sz w:val="20"/>
                <w:szCs w:val="20"/>
              </w:rPr>
            </w:pPr>
            <w:del w:id="4329" w:author="Mr Richard P Williams" w:date="2016-10-03T22:42:00Z">
              <w:r w:rsidDel="008F7B0C">
                <w:rPr>
                  <w:rFonts w:cs="Open Sans"/>
                  <w:sz w:val="20"/>
                  <w:szCs w:val="20"/>
                </w:rPr>
                <w:delText>IsUpdate</w:delText>
              </w:r>
            </w:del>
          </w:p>
        </w:tc>
        <w:tc>
          <w:tcPr>
            <w:tcW w:w="960" w:type="dxa"/>
            <w:noWrap/>
          </w:tcPr>
          <w:p w14:paraId="22B4BCA2" w14:textId="77777777" w:rsidR="006C2269" w:rsidRPr="00307A4C" w:rsidDel="008F7B0C" w:rsidRDefault="006C2269">
            <w:pPr>
              <w:cnfStyle w:val="000000000000" w:firstRow="0" w:lastRow="0" w:firstColumn="0" w:lastColumn="0" w:oddVBand="0" w:evenVBand="0" w:oddHBand="0" w:evenHBand="0" w:firstRowFirstColumn="0" w:firstRowLastColumn="0" w:lastRowFirstColumn="0" w:lastRowLastColumn="0"/>
              <w:rPr>
                <w:del w:id="4330" w:author="Mr Richard P Williams" w:date="2016-10-03T22:42:00Z"/>
                <w:rFonts w:cs="Open Sans"/>
                <w:sz w:val="20"/>
                <w:szCs w:val="20"/>
              </w:rPr>
            </w:pPr>
            <w:del w:id="4331" w:author="Mr Richard P Williams" w:date="2016-10-03T22:42:00Z">
              <w:r w:rsidDel="008F7B0C">
                <w:rPr>
                  <w:rFonts w:cs="Open Sans"/>
                  <w:sz w:val="20"/>
                  <w:szCs w:val="20"/>
                </w:rPr>
                <w:delText>bit</w:delText>
              </w:r>
            </w:del>
          </w:p>
        </w:tc>
        <w:tc>
          <w:tcPr>
            <w:tcW w:w="1175" w:type="dxa"/>
            <w:noWrap/>
          </w:tcPr>
          <w:p w14:paraId="0AB54CA0" w14:textId="77777777" w:rsidR="006C2269" w:rsidRPr="00307A4C" w:rsidDel="008F7B0C" w:rsidRDefault="006C2269" w:rsidP="00307A4C">
            <w:pPr>
              <w:cnfStyle w:val="000000000000" w:firstRow="0" w:lastRow="0" w:firstColumn="0" w:lastColumn="0" w:oddVBand="0" w:evenVBand="0" w:oddHBand="0" w:evenHBand="0" w:firstRowFirstColumn="0" w:firstRowLastColumn="0" w:lastRowFirstColumn="0" w:lastRowLastColumn="0"/>
              <w:rPr>
                <w:del w:id="4332" w:author="Mr Richard P Williams" w:date="2016-10-03T22:42:00Z"/>
                <w:rFonts w:cs="Open Sans"/>
                <w:sz w:val="20"/>
                <w:szCs w:val="20"/>
              </w:rPr>
            </w:pPr>
          </w:p>
        </w:tc>
        <w:tc>
          <w:tcPr>
            <w:tcW w:w="3990" w:type="dxa"/>
          </w:tcPr>
          <w:p w14:paraId="68494B52" w14:textId="77777777" w:rsidR="006C2269" w:rsidDel="008F7B0C" w:rsidRDefault="006C2269" w:rsidP="00110540">
            <w:pPr>
              <w:cnfStyle w:val="000000000000" w:firstRow="0" w:lastRow="0" w:firstColumn="0" w:lastColumn="0" w:oddVBand="0" w:evenVBand="0" w:oddHBand="0" w:evenHBand="0" w:firstRowFirstColumn="0" w:firstRowLastColumn="0" w:lastRowFirstColumn="0" w:lastRowLastColumn="0"/>
              <w:rPr>
                <w:del w:id="4333" w:author="Mr Richard P Williams" w:date="2016-10-03T22:42:00Z"/>
                <w:rFonts w:cs="Open Sans"/>
                <w:sz w:val="20"/>
                <w:szCs w:val="20"/>
              </w:rPr>
            </w:pPr>
            <w:del w:id="4334" w:author="Mr Richard P Williams" w:date="2016-10-03T22:42:00Z">
              <w:r w:rsidDel="008F7B0C">
                <w:rPr>
                  <w:rFonts w:cs="Open Sans"/>
                  <w:sz w:val="20"/>
                  <w:szCs w:val="20"/>
                </w:rPr>
                <w:delText xml:space="preserve">Is the record an amendament </w:delText>
              </w:r>
            </w:del>
            <w:ins w:id="4335" w:author="Shannon Stilwell" w:date="2016-09-29T18:30:00Z">
              <w:del w:id="4336" w:author="Mr Richard P Williams" w:date="2016-10-03T22:42:00Z">
                <w:r w:rsidR="00110540" w:rsidDel="008F7B0C">
                  <w:rPr>
                    <w:rFonts w:cs="Open Sans"/>
                    <w:sz w:val="20"/>
                    <w:szCs w:val="20"/>
                  </w:rPr>
                  <w:delText xml:space="preserve">amendment </w:delText>
                </w:r>
              </w:del>
            </w:ins>
            <w:del w:id="4337" w:author="Mr Richard P Williams" w:date="2016-10-03T22:42:00Z">
              <w:r w:rsidDel="008F7B0C">
                <w:rPr>
                  <w:rFonts w:cs="Open Sans"/>
                  <w:sz w:val="20"/>
                  <w:szCs w:val="20"/>
                </w:rPr>
                <w:delText>to previously posted count</w:delText>
              </w:r>
            </w:del>
          </w:p>
        </w:tc>
      </w:tr>
    </w:tbl>
    <w:p w14:paraId="26EF8C46" w14:textId="77777777" w:rsidR="00307A4C" w:rsidDel="008F7B0C" w:rsidRDefault="00307A4C">
      <w:pPr>
        <w:rPr>
          <w:del w:id="4338" w:author="Mr Richard P Williams" w:date="2016-10-03T22:42:00Z"/>
        </w:rPr>
      </w:pPr>
    </w:p>
    <w:p w14:paraId="4EE53045" w14:textId="77777777" w:rsidR="00000D2A" w:rsidDel="008F7B0C" w:rsidRDefault="00000D2A">
      <w:pPr>
        <w:rPr>
          <w:del w:id="4339" w:author="Mr Richard P Williams" w:date="2016-10-03T22:42:00Z"/>
        </w:rPr>
      </w:pPr>
      <w:commentRangeStart w:id="4340"/>
      <w:del w:id="4341" w:author="Mr Richard P Williams" w:date="2016-10-03T22:42:00Z">
        <w:r w:rsidDel="008F7B0C">
          <w:delText xml:space="preserve">Invoice </w:delText>
        </w:r>
        <w:commentRangeEnd w:id="4340"/>
        <w:r w:rsidR="00110540" w:rsidDel="008F7B0C">
          <w:rPr>
            <w:rStyle w:val="CommentReference"/>
          </w:rPr>
          <w:commentReference w:id="4340"/>
        </w:r>
      </w:del>
    </w:p>
    <w:tbl>
      <w:tblPr>
        <w:tblStyle w:val="TableGrid"/>
        <w:tblW w:w="9445" w:type="dxa"/>
        <w:tblLook w:val="04A0" w:firstRow="1" w:lastRow="0" w:firstColumn="1" w:lastColumn="0" w:noHBand="0" w:noVBand="1"/>
      </w:tblPr>
      <w:tblGrid>
        <w:gridCol w:w="3320"/>
        <w:gridCol w:w="960"/>
        <w:gridCol w:w="1175"/>
        <w:gridCol w:w="3990"/>
      </w:tblGrid>
      <w:tr w:rsidR="001B0EBF" w:rsidRPr="00307A4C" w:rsidDel="008F7B0C" w14:paraId="471EA3A0" w14:textId="77777777" w:rsidTr="001B0EBF">
        <w:trPr>
          <w:trHeight w:val="300"/>
          <w:del w:id="4342" w:author="Mr Richard P Williams" w:date="2016-10-03T22:42:00Z"/>
        </w:trPr>
        <w:tc>
          <w:tcPr>
            <w:tcW w:w="3320" w:type="dxa"/>
            <w:noWrap/>
          </w:tcPr>
          <w:p w14:paraId="4979B4E9" w14:textId="77777777" w:rsidR="001B0EBF" w:rsidRPr="00307A4C" w:rsidDel="008F7B0C" w:rsidRDefault="001B0EBF">
            <w:pPr>
              <w:rPr>
                <w:del w:id="4343" w:author="Mr Richard P Williams" w:date="2016-10-03T22:42:00Z"/>
                <w:rFonts w:cs="Open Sans"/>
                <w:sz w:val="20"/>
                <w:szCs w:val="20"/>
              </w:rPr>
            </w:pPr>
          </w:p>
        </w:tc>
        <w:tc>
          <w:tcPr>
            <w:tcW w:w="960" w:type="dxa"/>
            <w:noWrap/>
          </w:tcPr>
          <w:p w14:paraId="5D1E336C" w14:textId="77777777" w:rsidR="001B0EBF" w:rsidRPr="00307A4C" w:rsidDel="008F7B0C" w:rsidRDefault="001B0EBF">
            <w:pPr>
              <w:rPr>
                <w:del w:id="4344" w:author="Mr Richard P Williams" w:date="2016-10-03T22:42:00Z"/>
                <w:rFonts w:cs="Open Sans"/>
                <w:sz w:val="20"/>
                <w:szCs w:val="20"/>
              </w:rPr>
            </w:pPr>
          </w:p>
        </w:tc>
        <w:tc>
          <w:tcPr>
            <w:tcW w:w="1175" w:type="dxa"/>
            <w:noWrap/>
          </w:tcPr>
          <w:p w14:paraId="6AA79BD6" w14:textId="77777777" w:rsidR="001B0EBF" w:rsidRPr="00307A4C" w:rsidDel="008F7B0C" w:rsidRDefault="001B0EBF" w:rsidP="00307A4C">
            <w:pPr>
              <w:rPr>
                <w:del w:id="4345" w:author="Mr Richard P Williams" w:date="2016-10-03T22:42:00Z"/>
                <w:rFonts w:cs="Open Sans"/>
                <w:sz w:val="20"/>
                <w:szCs w:val="20"/>
              </w:rPr>
            </w:pPr>
          </w:p>
        </w:tc>
        <w:tc>
          <w:tcPr>
            <w:tcW w:w="3990" w:type="dxa"/>
          </w:tcPr>
          <w:p w14:paraId="3B124645" w14:textId="77777777" w:rsidR="001B0EBF" w:rsidDel="008F7B0C" w:rsidRDefault="001B0EBF" w:rsidP="00307A4C">
            <w:pPr>
              <w:rPr>
                <w:del w:id="4346" w:author="Mr Richard P Williams" w:date="2016-10-03T22:42:00Z"/>
                <w:rFonts w:cs="Open Sans"/>
                <w:sz w:val="20"/>
                <w:szCs w:val="20"/>
              </w:rPr>
            </w:pPr>
          </w:p>
        </w:tc>
      </w:tr>
      <w:tr w:rsidR="001B0EBF" w:rsidRPr="00307A4C" w:rsidDel="008F7B0C" w14:paraId="6C41FFE4" w14:textId="77777777" w:rsidTr="001B0EBF">
        <w:trPr>
          <w:trHeight w:val="300"/>
          <w:del w:id="4347" w:author="Mr Richard P Williams" w:date="2016-10-03T22:42:00Z"/>
        </w:trPr>
        <w:tc>
          <w:tcPr>
            <w:tcW w:w="3320" w:type="dxa"/>
            <w:noWrap/>
            <w:hideMark/>
          </w:tcPr>
          <w:p w14:paraId="7D7813CD" w14:textId="77777777" w:rsidR="001B0EBF" w:rsidRPr="00307A4C" w:rsidDel="008F7B0C" w:rsidRDefault="001B0EBF">
            <w:pPr>
              <w:rPr>
                <w:del w:id="4348" w:author="Mr Richard P Williams" w:date="2016-10-03T22:42:00Z"/>
                <w:rFonts w:cs="Open Sans"/>
                <w:sz w:val="20"/>
                <w:szCs w:val="20"/>
              </w:rPr>
            </w:pPr>
            <w:del w:id="4349" w:author="Mr Richard P Williams" w:date="2016-10-03T22:42:00Z">
              <w:r w:rsidRPr="00307A4C" w:rsidDel="008F7B0C">
                <w:rPr>
                  <w:rFonts w:cs="Open Sans"/>
                  <w:sz w:val="20"/>
                  <w:szCs w:val="20"/>
                </w:rPr>
                <w:delText>Location</w:delText>
              </w:r>
            </w:del>
          </w:p>
        </w:tc>
        <w:tc>
          <w:tcPr>
            <w:tcW w:w="960" w:type="dxa"/>
            <w:noWrap/>
            <w:hideMark/>
          </w:tcPr>
          <w:p w14:paraId="029CA825" w14:textId="77777777" w:rsidR="001B0EBF" w:rsidRPr="00307A4C" w:rsidDel="008F7B0C" w:rsidRDefault="001B0EBF">
            <w:pPr>
              <w:rPr>
                <w:del w:id="4350" w:author="Mr Richard P Williams" w:date="2016-10-03T22:42:00Z"/>
                <w:rFonts w:cs="Open Sans"/>
                <w:sz w:val="20"/>
                <w:szCs w:val="20"/>
              </w:rPr>
            </w:pPr>
            <w:del w:id="4351" w:author="Mr Richard P Williams" w:date="2016-10-03T22:42:00Z">
              <w:r w:rsidRPr="00307A4C" w:rsidDel="008F7B0C">
                <w:rPr>
                  <w:rFonts w:cs="Open Sans"/>
                  <w:sz w:val="20"/>
                  <w:szCs w:val="20"/>
                </w:rPr>
                <w:delText>int</w:delText>
              </w:r>
            </w:del>
          </w:p>
        </w:tc>
        <w:tc>
          <w:tcPr>
            <w:tcW w:w="1175" w:type="dxa"/>
            <w:noWrap/>
            <w:hideMark/>
          </w:tcPr>
          <w:p w14:paraId="4EEB52E8" w14:textId="77777777" w:rsidR="001B0EBF" w:rsidRPr="00307A4C" w:rsidDel="008F7B0C" w:rsidRDefault="001B0EBF" w:rsidP="00307A4C">
            <w:pPr>
              <w:rPr>
                <w:del w:id="4352" w:author="Mr Richard P Williams" w:date="2016-10-03T22:42:00Z"/>
                <w:rFonts w:cs="Open Sans"/>
                <w:sz w:val="20"/>
                <w:szCs w:val="20"/>
              </w:rPr>
            </w:pPr>
            <w:del w:id="4353" w:author="Mr Richard P Williams" w:date="2016-10-03T22:42:00Z">
              <w:r w:rsidRPr="00307A4C" w:rsidDel="008F7B0C">
                <w:rPr>
                  <w:rFonts w:cs="Open Sans"/>
                  <w:sz w:val="20"/>
                  <w:szCs w:val="20"/>
                </w:rPr>
                <w:delText>4</w:delText>
              </w:r>
            </w:del>
          </w:p>
        </w:tc>
        <w:tc>
          <w:tcPr>
            <w:tcW w:w="3990" w:type="dxa"/>
          </w:tcPr>
          <w:p w14:paraId="34D8625B" w14:textId="77777777" w:rsidR="001B0EBF" w:rsidRPr="00307A4C" w:rsidDel="008F7B0C" w:rsidRDefault="00B80CD7" w:rsidP="00307A4C">
            <w:pPr>
              <w:rPr>
                <w:del w:id="4354" w:author="Mr Richard P Williams" w:date="2016-10-03T22:42:00Z"/>
                <w:rFonts w:cs="Open Sans"/>
                <w:sz w:val="20"/>
                <w:szCs w:val="20"/>
              </w:rPr>
            </w:pPr>
            <w:del w:id="4355" w:author="Mr Richard P Williams" w:date="2016-10-03T22:42:00Z">
              <w:r w:rsidRPr="00B80CD7" w:rsidDel="008F7B0C">
                <w:rPr>
                  <w:rFonts w:cs="Open Sans"/>
                  <w:sz w:val="20"/>
                  <w:szCs w:val="20"/>
                </w:rPr>
                <w:delText>Location of Item, example Store or Warehouse</w:delText>
              </w:r>
            </w:del>
          </w:p>
        </w:tc>
      </w:tr>
      <w:tr w:rsidR="001B0EBF" w:rsidRPr="00307A4C" w:rsidDel="008F7B0C" w14:paraId="465FE39A" w14:textId="77777777" w:rsidTr="001B0EBF">
        <w:trPr>
          <w:trHeight w:val="300"/>
          <w:del w:id="4356" w:author="Mr Richard P Williams" w:date="2016-10-03T22:42:00Z"/>
        </w:trPr>
        <w:tc>
          <w:tcPr>
            <w:tcW w:w="3320" w:type="dxa"/>
            <w:noWrap/>
            <w:hideMark/>
          </w:tcPr>
          <w:p w14:paraId="3B02CEEE" w14:textId="77777777" w:rsidR="001B0EBF" w:rsidRPr="00307A4C" w:rsidDel="008F7B0C" w:rsidRDefault="00B80CD7">
            <w:pPr>
              <w:rPr>
                <w:del w:id="4357" w:author="Mr Richard P Williams" w:date="2016-10-03T22:42:00Z"/>
                <w:rFonts w:cs="Open Sans"/>
                <w:sz w:val="20"/>
                <w:szCs w:val="20"/>
              </w:rPr>
            </w:pPr>
            <w:del w:id="4358" w:author="Mr Richard P Williams" w:date="2016-10-03T22:42:00Z">
              <w:r w:rsidDel="008F7B0C">
                <w:rPr>
                  <w:rFonts w:cs="Open Sans"/>
                  <w:sz w:val="20"/>
                  <w:szCs w:val="20"/>
                </w:rPr>
                <w:delText xml:space="preserve">Sellable </w:delText>
              </w:r>
              <w:r w:rsidR="001B0EBF" w:rsidRPr="00307A4C" w:rsidDel="008F7B0C">
                <w:rPr>
                  <w:rFonts w:cs="Open Sans"/>
                  <w:sz w:val="20"/>
                  <w:szCs w:val="20"/>
                </w:rPr>
                <w:delText>Item</w:delText>
              </w:r>
            </w:del>
          </w:p>
        </w:tc>
        <w:tc>
          <w:tcPr>
            <w:tcW w:w="960" w:type="dxa"/>
            <w:noWrap/>
            <w:hideMark/>
          </w:tcPr>
          <w:p w14:paraId="75C95919" w14:textId="77777777" w:rsidR="001B0EBF" w:rsidRPr="00307A4C" w:rsidDel="008F7B0C" w:rsidRDefault="001B0EBF">
            <w:pPr>
              <w:rPr>
                <w:del w:id="4359" w:author="Mr Richard P Williams" w:date="2016-10-03T22:42:00Z"/>
                <w:rFonts w:cs="Open Sans"/>
                <w:sz w:val="20"/>
                <w:szCs w:val="20"/>
              </w:rPr>
            </w:pPr>
            <w:del w:id="4360" w:author="Mr Richard P Williams" w:date="2016-10-03T22:42:00Z">
              <w:r w:rsidRPr="00307A4C" w:rsidDel="008F7B0C">
                <w:rPr>
                  <w:rFonts w:cs="Open Sans"/>
                  <w:sz w:val="20"/>
                  <w:szCs w:val="20"/>
                </w:rPr>
                <w:delText>varchar</w:delText>
              </w:r>
            </w:del>
          </w:p>
        </w:tc>
        <w:tc>
          <w:tcPr>
            <w:tcW w:w="1175" w:type="dxa"/>
            <w:noWrap/>
            <w:hideMark/>
          </w:tcPr>
          <w:p w14:paraId="486C0FB7" w14:textId="77777777" w:rsidR="001B0EBF" w:rsidRPr="00307A4C" w:rsidDel="008F7B0C" w:rsidRDefault="001B0EBF" w:rsidP="00307A4C">
            <w:pPr>
              <w:rPr>
                <w:del w:id="4361" w:author="Mr Richard P Williams" w:date="2016-10-03T22:42:00Z"/>
                <w:rFonts w:cs="Open Sans"/>
                <w:sz w:val="20"/>
                <w:szCs w:val="20"/>
              </w:rPr>
            </w:pPr>
            <w:del w:id="4362" w:author="Mr Richard P Williams" w:date="2016-10-03T22:42:00Z">
              <w:r w:rsidRPr="00307A4C" w:rsidDel="008F7B0C">
                <w:rPr>
                  <w:rFonts w:cs="Open Sans"/>
                  <w:sz w:val="20"/>
                  <w:szCs w:val="20"/>
                </w:rPr>
                <w:delText>8000</w:delText>
              </w:r>
            </w:del>
          </w:p>
        </w:tc>
        <w:tc>
          <w:tcPr>
            <w:tcW w:w="3990" w:type="dxa"/>
          </w:tcPr>
          <w:p w14:paraId="74A3AE3A" w14:textId="77777777" w:rsidR="001B0EBF" w:rsidRPr="00307A4C" w:rsidDel="008F7B0C" w:rsidRDefault="001B0EBF" w:rsidP="00307A4C">
            <w:pPr>
              <w:rPr>
                <w:del w:id="4363" w:author="Mr Richard P Williams" w:date="2016-10-03T22:42:00Z"/>
                <w:rFonts w:cs="Open Sans"/>
                <w:sz w:val="20"/>
                <w:szCs w:val="20"/>
              </w:rPr>
            </w:pPr>
          </w:p>
        </w:tc>
      </w:tr>
      <w:tr w:rsidR="001B0EBF" w:rsidRPr="00307A4C" w:rsidDel="008F7B0C" w14:paraId="1B3F5922" w14:textId="77777777" w:rsidTr="001B0EBF">
        <w:trPr>
          <w:trHeight w:val="300"/>
          <w:del w:id="4364" w:author="Mr Richard P Williams" w:date="2016-10-03T22:42:00Z"/>
        </w:trPr>
        <w:tc>
          <w:tcPr>
            <w:tcW w:w="3320" w:type="dxa"/>
            <w:noWrap/>
            <w:hideMark/>
          </w:tcPr>
          <w:p w14:paraId="67AB6096" w14:textId="77777777" w:rsidR="001B0EBF" w:rsidRPr="00307A4C" w:rsidDel="008F7B0C" w:rsidRDefault="001B0EBF">
            <w:pPr>
              <w:rPr>
                <w:del w:id="4365" w:author="Mr Richard P Williams" w:date="2016-10-03T22:42:00Z"/>
                <w:rFonts w:cs="Open Sans"/>
                <w:sz w:val="20"/>
                <w:szCs w:val="20"/>
              </w:rPr>
            </w:pPr>
            <w:del w:id="4366" w:author="Mr Richard P Williams" w:date="2016-10-03T22:42:00Z">
              <w:r w:rsidRPr="00307A4C" w:rsidDel="008F7B0C">
                <w:rPr>
                  <w:rFonts w:cs="Open Sans"/>
                  <w:sz w:val="20"/>
                  <w:szCs w:val="20"/>
                </w:rPr>
                <w:delText>Invoice</w:delText>
              </w:r>
              <w:r w:rsidR="00B80CD7" w:rsidDel="008F7B0C">
                <w:rPr>
                  <w:rFonts w:cs="Open Sans"/>
                  <w:sz w:val="20"/>
                  <w:szCs w:val="20"/>
                </w:rPr>
                <w:delText xml:space="preserve"> </w:delText>
              </w:r>
              <w:r w:rsidRPr="00307A4C" w:rsidDel="008F7B0C">
                <w:rPr>
                  <w:rFonts w:cs="Open Sans"/>
                  <w:sz w:val="20"/>
                  <w:szCs w:val="20"/>
                </w:rPr>
                <w:delText>No</w:delText>
              </w:r>
            </w:del>
          </w:p>
        </w:tc>
        <w:tc>
          <w:tcPr>
            <w:tcW w:w="960" w:type="dxa"/>
            <w:noWrap/>
            <w:hideMark/>
          </w:tcPr>
          <w:p w14:paraId="34A54BEF" w14:textId="77777777" w:rsidR="001B0EBF" w:rsidRPr="00307A4C" w:rsidDel="008F7B0C" w:rsidRDefault="001B0EBF">
            <w:pPr>
              <w:rPr>
                <w:del w:id="4367" w:author="Mr Richard P Williams" w:date="2016-10-03T22:42:00Z"/>
                <w:rFonts w:cs="Open Sans"/>
                <w:sz w:val="20"/>
                <w:szCs w:val="20"/>
              </w:rPr>
            </w:pPr>
            <w:del w:id="4368" w:author="Mr Richard P Williams" w:date="2016-10-03T22:42:00Z">
              <w:r w:rsidRPr="00307A4C" w:rsidDel="008F7B0C">
                <w:rPr>
                  <w:rFonts w:cs="Open Sans"/>
                  <w:sz w:val="20"/>
                  <w:szCs w:val="20"/>
                </w:rPr>
                <w:delText>bigint</w:delText>
              </w:r>
            </w:del>
          </w:p>
        </w:tc>
        <w:tc>
          <w:tcPr>
            <w:tcW w:w="1175" w:type="dxa"/>
            <w:noWrap/>
            <w:hideMark/>
          </w:tcPr>
          <w:p w14:paraId="445EE9D0" w14:textId="77777777" w:rsidR="001B0EBF" w:rsidRPr="00307A4C" w:rsidDel="008F7B0C" w:rsidRDefault="001B0EBF" w:rsidP="00307A4C">
            <w:pPr>
              <w:rPr>
                <w:del w:id="4369" w:author="Mr Richard P Williams" w:date="2016-10-03T22:42:00Z"/>
                <w:rFonts w:cs="Open Sans"/>
                <w:sz w:val="20"/>
                <w:szCs w:val="20"/>
              </w:rPr>
            </w:pPr>
            <w:del w:id="4370" w:author="Mr Richard P Williams" w:date="2016-10-03T22:42:00Z">
              <w:r w:rsidRPr="00307A4C" w:rsidDel="008F7B0C">
                <w:rPr>
                  <w:rFonts w:cs="Open Sans"/>
                  <w:sz w:val="20"/>
                  <w:szCs w:val="20"/>
                </w:rPr>
                <w:delText>8</w:delText>
              </w:r>
            </w:del>
          </w:p>
        </w:tc>
        <w:tc>
          <w:tcPr>
            <w:tcW w:w="3990" w:type="dxa"/>
          </w:tcPr>
          <w:p w14:paraId="083CB02D" w14:textId="77777777" w:rsidR="001B0EBF" w:rsidRPr="00307A4C" w:rsidDel="008F7B0C" w:rsidRDefault="001B0EBF" w:rsidP="00307A4C">
            <w:pPr>
              <w:rPr>
                <w:del w:id="4371" w:author="Mr Richard P Williams" w:date="2016-10-03T22:42:00Z"/>
                <w:rFonts w:cs="Open Sans"/>
                <w:sz w:val="20"/>
                <w:szCs w:val="20"/>
              </w:rPr>
            </w:pPr>
          </w:p>
        </w:tc>
      </w:tr>
      <w:tr w:rsidR="001B0EBF" w:rsidRPr="00307A4C" w:rsidDel="008F7B0C" w14:paraId="64F42832" w14:textId="77777777" w:rsidTr="001B0EBF">
        <w:trPr>
          <w:trHeight w:val="300"/>
          <w:del w:id="4372" w:author="Mr Richard P Williams" w:date="2016-10-03T22:42:00Z"/>
        </w:trPr>
        <w:tc>
          <w:tcPr>
            <w:tcW w:w="3320" w:type="dxa"/>
            <w:noWrap/>
            <w:hideMark/>
          </w:tcPr>
          <w:p w14:paraId="684B3C53" w14:textId="77777777" w:rsidR="001B0EBF" w:rsidRPr="00307A4C" w:rsidDel="008F7B0C" w:rsidRDefault="001B0EBF">
            <w:pPr>
              <w:rPr>
                <w:del w:id="4373" w:author="Mr Richard P Williams" w:date="2016-10-03T22:42:00Z"/>
                <w:rFonts w:cs="Open Sans"/>
                <w:sz w:val="20"/>
                <w:szCs w:val="20"/>
              </w:rPr>
            </w:pPr>
            <w:del w:id="4374" w:author="Mr Richard P Williams" w:date="2016-10-03T22:42:00Z">
              <w:r w:rsidRPr="00307A4C" w:rsidDel="008F7B0C">
                <w:rPr>
                  <w:rFonts w:cs="Open Sans"/>
                  <w:sz w:val="20"/>
                  <w:szCs w:val="20"/>
                </w:rPr>
                <w:delText>DeliveryDateTime</w:delText>
              </w:r>
            </w:del>
          </w:p>
        </w:tc>
        <w:tc>
          <w:tcPr>
            <w:tcW w:w="960" w:type="dxa"/>
            <w:noWrap/>
            <w:hideMark/>
          </w:tcPr>
          <w:p w14:paraId="2956273A" w14:textId="77777777" w:rsidR="001B0EBF" w:rsidRPr="00307A4C" w:rsidDel="008F7B0C" w:rsidRDefault="001B0EBF">
            <w:pPr>
              <w:rPr>
                <w:del w:id="4375" w:author="Mr Richard P Williams" w:date="2016-10-03T22:42:00Z"/>
                <w:rFonts w:cs="Open Sans"/>
                <w:sz w:val="20"/>
                <w:szCs w:val="20"/>
              </w:rPr>
            </w:pPr>
            <w:del w:id="4376" w:author="Mr Richard P Williams" w:date="2016-10-03T22:42:00Z">
              <w:r w:rsidRPr="00307A4C" w:rsidDel="008F7B0C">
                <w:rPr>
                  <w:rFonts w:cs="Open Sans"/>
                  <w:sz w:val="20"/>
                  <w:szCs w:val="20"/>
                </w:rPr>
                <w:delText>datetime</w:delText>
              </w:r>
            </w:del>
          </w:p>
        </w:tc>
        <w:tc>
          <w:tcPr>
            <w:tcW w:w="1175" w:type="dxa"/>
            <w:noWrap/>
            <w:hideMark/>
          </w:tcPr>
          <w:p w14:paraId="692BA533" w14:textId="77777777" w:rsidR="001B0EBF" w:rsidRPr="00307A4C" w:rsidDel="008F7B0C" w:rsidRDefault="001B0EBF" w:rsidP="00307A4C">
            <w:pPr>
              <w:rPr>
                <w:del w:id="4377" w:author="Mr Richard P Williams" w:date="2016-10-03T22:42:00Z"/>
                <w:rFonts w:cs="Open Sans"/>
                <w:sz w:val="20"/>
                <w:szCs w:val="20"/>
              </w:rPr>
            </w:pPr>
            <w:del w:id="4378" w:author="Mr Richard P Williams" w:date="2016-10-03T22:42:00Z">
              <w:r w:rsidRPr="00307A4C" w:rsidDel="008F7B0C">
                <w:rPr>
                  <w:rFonts w:cs="Open Sans"/>
                  <w:sz w:val="20"/>
                  <w:szCs w:val="20"/>
                </w:rPr>
                <w:delText>8</w:delText>
              </w:r>
            </w:del>
          </w:p>
        </w:tc>
        <w:tc>
          <w:tcPr>
            <w:tcW w:w="3990" w:type="dxa"/>
          </w:tcPr>
          <w:p w14:paraId="4A6D7A28" w14:textId="77777777" w:rsidR="001B0EBF" w:rsidRPr="00307A4C" w:rsidDel="008F7B0C" w:rsidRDefault="001B0EBF" w:rsidP="00307A4C">
            <w:pPr>
              <w:rPr>
                <w:del w:id="4379" w:author="Mr Richard P Williams" w:date="2016-10-03T22:42:00Z"/>
                <w:rFonts w:cs="Open Sans"/>
                <w:sz w:val="20"/>
                <w:szCs w:val="20"/>
              </w:rPr>
            </w:pPr>
          </w:p>
        </w:tc>
      </w:tr>
      <w:tr w:rsidR="001B0EBF" w:rsidRPr="00307A4C" w:rsidDel="008F7B0C" w14:paraId="5A815EAA" w14:textId="77777777" w:rsidTr="001B0EBF">
        <w:trPr>
          <w:trHeight w:val="300"/>
          <w:del w:id="4380" w:author="Mr Richard P Williams" w:date="2016-10-03T22:42:00Z"/>
        </w:trPr>
        <w:tc>
          <w:tcPr>
            <w:tcW w:w="3320" w:type="dxa"/>
            <w:noWrap/>
            <w:hideMark/>
          </w:tcPr>
          <w:p w14:paraId="05B6F3F0" w14:textId="77777777" w:rsidR="001B0EBF" w:rsidRPr="00307A4C" w:rsidDel="008F7B0C" w:rsidRDefault="001B0EBF">
            <w:pPr>
              <w:rPr>
                <w:del w:id="4381" w:author="Mr Richard P Williams" w:date="2016-10-03T22:42:00Z"/>
                <w:rFonts w:cs="Open Sans"/>
                <w:sz w:val="20"/>
                <w:szCs w:val="20"/>
              </w:rPr>
            </w:pPr>
            <w:del w:id="4382" w:author="Mr Richard P Williams" w:date="2016-10-03T22:42:00Z">
              <w:r w:rsidRPr="00307A4C" w:rsidDel="008F7B0C">
                <w:rPr>
                  <w:rFonts w:cs="Open Sans"/>
                  <w:sz w:val="20"/>
                  <w:szCs w:val="20"/>
                </w:rPr>
                <w:delText>DistributionCenterID</w:delText>
              </w:r>
            </w:del>
          </w:p>
        </w:tc>
        <w:tc>
          <w:tcPr>
            <w:tcW w:w="960" w:type="dxa"/>
            <w:noWrap/>
            <w:hideMark/>
          </w:tcPr>
          <w:p w14:paraId="56B8F5A2" w14:textId="77777777" w:rsidR="001B0EBF" w:rsidRPr="00307A4C" w:rsidDel="008F7B0C" w:rsidRDefault="001B0EBF">
            <w:pPr>
              <w:rPr>
                <w:del w:id="4383" w:author="Mr Richard P Williams" w:date="2016-10-03T22:42:00Z"/>
                <w:rFonts w:cs="Open Sans"/>
                <w:sz w:val="20"/>
                <w:szCs w:val="20"/>
              </w:rPr>
            </w:pPr>
            <w:del w:id="4384" w:author="Mr Richard P Williams" w:date="2016-10-03T22:42:00Z">
              <w:r w:rsidRPr="00307A4C" w:rsidDel="008F7B0C">
                <w:rPr>
                  <w:rFonts w:cs="Open Sans"/>
                  <w:sz w:val="20"/>
                  <w:szCs w:val="20"/>
                </w:rPr>
                <w:delText>int</w:delText>
              </w:r>
            </w:del>
          </w:p>
        </w:tc>
        <w:tc>
          <w:tcPr>
            <w:tcW w:w="1175" w:type="dxa"/>
            <w:noWrap/>
            <w:hideMark/>
          </w:tcPr>
          <w:p w14:paraId="10B43194" w14:textId="77777777" w:rsidR="001B0EBF" w:rsidRPr="00307A4C" w:rsidDel="008F7B0C" w:rsidRDefault="001B0EBF" w:rsidP="00307A4C">
            <w:pPr>
              <w:rPr>
                <w:del w:id="4385" w:author="Mr Richard P Williams" w:date="2016-10-03T22:42:00Z"/>
                <w:rFonts w:cs="Open Sans"/>
                <w:sz w:val="20"/>
                <w:szCs w:val="20"/>
              </w:rPr>
            </w:pPr>
            <w:del w:id="4386" w:author="Mr Richard P Williams" w:date="2016-10-03T22:42:00Z">
              <w:r w:rsidRPr="00307A4C" w:rsidDel="008F7B0C">
                <w:rPr>
                  <w:rFonts w:cs="Open Sans"/>
                  <w:sz w:val="20"/>
                  <w:szCs w:val="20"/>
                </w:rPr>
                <w:delText>4</w:delText>
              </w:r>
            </w:del>
          </w:p>
        </w:tc>
        <w:tc>
          <w:tcPr>
            <w:tcW w:w="3990" w:type="dxa"/>
          </w:tcPr>
          <w:p w14:paraId="6BDEB98E" w14:textId="77777777" w:rsidR="001B0EBF" w:rsidRPr="00307A4C" w:rsidDel="008F7B0C" w:rsidRDefault="001B0EBF" w:rsidP="00307A4C">
            <w:pPr>
              <w:rPr>
                <w:del w:id="4387" w:author="Mr Richard P Williams" w:date="2016-10-03T22:42:00Z"/>
                <w:rFonts w:cs="Open Sans"/>
                <w:sz w:val="20"/>
                <w:szCs w:val="20"/>
              </w:rPr>
            </w:pPr>
          </w:p>
        </w:tc>
      </w:tr>
      <w:tr w:rsidR="001B0EBF" w:rsidRPr="00307A4C" w:rsidDel="008F7B0C" w14:paraId="30389AFE" w14:textId="77777777" w:rsidTr="001B0EBF">
        <w:trPr>
          <w:trHeight w:val="300"/>
          <w:del w:id="4388" w:author="Mr Richard P Williams" w:date="2016-10-03T22:42:00Z"/>
        </w:trPr>
        <w:tc>
          <w:tcPr>
            <w:tcW w:w="3320" w:type="dxa"/>
            <w:noWrap/>
            <w:hideMark/>
          </w:tcPr>
          <w:p w14:paraId="3019971F" w14:textId="77777777" w:rsidR="001B0EBF" w:rsidRPr="00307A4C" w:rsidDel="008F7B0C" w:rsidRDefault="001B0EBF">
            <w:pPr>
              <w:rPr>
                <w:del w:id="4389" w:author="Mr Richard P Williams" w:date="2016-10-03T22:42:00Z"/>
                <w:rFonts w:cs="Open Sans"/>
                <w:sz w:val="20"/>
                <w:szCs w:val="20"/>
              </w:rPr>
            </w:pPr>
            <w:del w:id="4390" w:author="Mr Richard P Williams" w:date="2016-10-03T22:42:00Z">
              <w:r w:rsidRPr="00307A4C" w:rsidDel="008F7B0C">
                <w:rPr>
                  <w:rFonts w:cs="Open Sans"/>
                  <w:sz w:val="20"/>
                  <w:szCs w:val="20"/>
                </w:rPr>
                <w:delText>VendorNumber</w:delText>
              </w:r>
            </w:del>
          </w:p>
        </w:tc>
        <w:tc>
          <w:tcPr>
            <w:tcW w:w="960" w:type="dxa"/>
            <w:noWrap/>
            <w:hideMark/>
          </w:tcPr>
          <w:p w14:paraId="60C7414C" w14:textId="77777777" w:rsidR="001B0EBF" w:rsidRPr="00307A4C" w:rsidDel="008F7B0C" w:rsidRDefault="001B0EBF">
            <w:pPr>
              <w:rPr>
                <w:del w:id="4391" w:author="Mr Richard P Williams" w:date="2016-10-03T22:42:00Z"/>
                <w:rFonts w:cs="Open Sans"/>
                <w:sz w:val="20"/>
                <w:szCs w:val="20"/>
              </w:rPr>
            </w:pPr>
            <w:del w:id="4392" w:author="Mr Richard P Williams" w:date="2016-10-03T22:42:00Z">
              <w:r w:rsidRPr="00307A4C" w:rsidDel="008F7B0C">
                <w:rPr>
                  <w:rFonts w:cs="Open Sans"/>
                  <w:sz w:val="20"/>
                  <w:szCs w:val="20"/>
                </w:rPr>
                <w:delText>int</w:delText>
              </w:r>
            </w:del>
          </w:p>
        </w:tc>
        <w:tc>
          <w:tcPr>
            <w:tcW w:w="1175" w:type="dxa"/>
            <w:noWrap/>
            <w:hideMark/>
          </w:tcPr>
          <w:p w14:paraId="5720F3EC" w14:textId="77777777" w:rsidR="001B0EBF" w:rsidRPr="00307A4C" w:rsidDel="008F7B0C" w:rsidRDefault="001B0EBF" w:rsidP="00307A4C">
            <w:pPr>
              <w:rPr>
                <w:del w:id="4393" w:author="Mr Richard P Williams" w:date="2016-10-03T22:42:00Z"/>
                <w:rFonts w:cs="Open Sans"/>
                <w:sz w:val="20"/>
                <w:szCs w:val="20"/>
              </w:rPr>
            </w:pPr>
            <w:del w:id="4394" w:author="Mr Richard P Williams" w:date="2016-10-03T22:42:00Z">
              <w:r w:rsidRPr="00307A4C" w:rsidDel="008F7B0C">
                <w:rPr>
                  <w:rFonts w:cs="Open Sans"/>
                  <w:sz w:val="20"/>
                  <w:szCs w:val="20"/>
                </w:rPr>
                <w:delText>4</w:delText>
              </w:r>
            </w:del>
          </w:p>
        </w:tc>
        <w:tc>
          <w:tcPr>
            <w:tcW w:w="3990" w:type="dxa"/>
          </w:tcPr>
          <w:p w14:paraId="263A937B" w14:textId="77777777" w:rsidR="001B0EBF" w:rsidRPr="00307A4C" w:rsidDel="008F7B0C" w:rsidRDefault="001B0EBF" w:rsidP="00307A4C">
            <w:pPr>
              <w:rPr>
                <w:del w:id="4395" w:author="Mr Richard P Williams" w:date="2016-10-03T22:42:00Z"/>
                <w:rFonts w:cs="Open Sans"/>
                <w:sz w:val="20"/>
                <w:szCs w:val="20"/>
              </w:rPr>
            </w:pPr>
          </w:p>
        </w:tc>
      </w:tr>
      <w:tr w:rsidR="001B0EBF" w:rsidRPr="00307A4C" w:rsidDel="008F7B0C" w14:paraId="785D3FC4" w14:textId="77777777" w:rsidTr="001B0EBF">
        <w:trPr>
          <w:trHeight w:val="300"/>
          <w:del w:id="4396" w:author="Mr Richard P Williams" w:date="2016-10-03T22:42:00Z"/>
        </w:trPr>
        <w:tc>
          <w:tcPr>
            <w:tcW w:w="3320" w:type="dxa"/>
            <w:noWrap/>
            <w:hideMark/>
          </w:tcPr>
          <w:p w14:paraId="069EDCCA" w14:textId="77777777" w:rsidR="001B0EBF" w:rsidRPr="00307A4C" w:rsidDel="008F7B0C" w:rsidRDefault="001B0EBF">
            <w:pPr>
              <w:rPr>
                <w:del w:id="4397" w:author="Mr Richard P Williams" w:date="2016-10-03T22:42:00Z"/>
                <w:rFonts w:cs="Open Sans"/>
                <w:sz w:val="20"/>
                <w:szCs w:val="20"/>
              </w:rPr>
            </w:pPr>
            <w:del w:id="4398" w:author="Mr Richard P Williams" w:date="2016-10-03T22:42:00Z">
              <w:r w:rsidRPr="00307A4C" w:rsidDel="008F7B0C">
                <w:rPr>
                  <w:rFonts w:cs="Open Sans"/>
                  <w:sz w:val="20"/>
                  <w:szCs w:val="20"/>
                </w:rPr>
                <w:delText>OrderTypeCode</w:delText>
              </w:r>
            </w:del>
          </w:p>
        </w:tc>
        <w:tc>
          <w:tcPr>
            <w:tcW w:w="960" w:type="dxa"/>
            <w:noWrap/>
            <w:hideMark/>
          </w:tcPr>
          <w:p w14:paraId="1788F50C" w14:textId="77777777" w:rsidR="001B0EBF" w:rsidRPr="00307A4C" w:rsidDel="008F7B0C" w:rsidRDefault="001B0EBF">
            <w:pPr>
              <w:rPr>
                <w:del w:id="4399" w:author="Mr Richard P Williams" w:date="2016-10-03T22:42:00Z"/>
                <w:rFonts w:cs="Open Sans"/>
                <w:sz w:val="20"/>
                <w:szCs w:val="20"/>
              </w:rPr>
            </w:pPr>
            <w:del w:id="4400" w:author="Mr Richard P Williams" w:date="2016-10-03T22:42:00Z">
              <w:r w:rsidRPr="00307A4C" w:rsidDel="008F7B0C">
                <w:rPr>
                  <w:rFonts w:cs="Open Sans"/>
                  <w:sz w:val="20"/>
                  <w:szCs w:val="20"/>
                </w:rPr>
                <w:delText>varchar</w:delText>
              </w:r>
            </w:del>
          </w:p>
        </w:tc>
        <w:tc>
          <w:tcPr>
            <w:tcW w:w="1175" w:type="dxa"/>
            <w:noWrap/>
            <w:hideMark/>
          </w:tcPr>
          <w:p w14:paraId="7C2D81A8" w14:textId="77777777" w:rsidR="001B0EBF" w:rsidRPr="00307A4C" w:rsidDel="008F7B0C" w:rsidRDefault="001B0EBF" w:rsidP="00307A4C">
            <w:pPr>
              <w:rPr>
                <w:del w:id="4401" w:author="Mr Richard P Williams" w:date="2016-10-03T22:42:00Z"/>
                <w:rFonts w:cs="Open Sans"/>
                <w:sz w:val="20"/>
                <w:szCs w:val="20"/>
              </w:rPr>
            </w:pPr>
            <w:del w:id="4402" w:author="Mr Richard P Williams" w:date="2016-10-03T22:42:00Z">
              <w:r w:rsidRPr="00307A4C" w:rsidDel="008F7B0C">
                <w:rPr>
                  <w:rFonts w:cs="Open Sans"/>
                  <w:sz w:val="20"/>
                  <w:szCs w:val="20"/>
                </w:rPr>
                <w:delText>8000</w:delText>
              </w:r>
            </w:del>
          </w:p>
        </w:tc>
        <w:tc>
          <w:tcPr>
            <w:tcW w:w="3990" w:type="dxa"/>
          </w:tcPr>
          <w:p w14:paraId="78D401FD" w14:textId="77777777" w:rsidR="001B0EBF" w:rsidRPr="00307A4C" w:rsidDel="008F7B0C" w:rsidRDefault="001B0EBF" w:rsidP="00307A4C">
            <w:pPr>
              <w:rPr>
                <w:del w:id="4403" w:author="Mr Richard P Williams" w:date="2016-10-03T22:42:00Z"/>
                <w:rFonts w:cs="Open Sans"/>
                <w:sz w:val="20"/>
                <w:szCs w:val="20"/>
              </w:rPr>
            </w:pPr>
          </w:p>
        </w:tc>
      </w:tr>
      <w:tr w:rsidR="001B0EBF" w:rsidRPr="00307A4C" w:rsidDel="008F7B0C" w14:paraId="516DA198" w14:textId="77777777" w:rsidTr="001B0EBF">
        <w:trPr>
          <w:trHeight w:val="300"/>
          <w:del w:id="4404" w:author="Mr Richard P Williams" w:date="2016-10-03T22:42:00Z"/>
        </w:trPr>
        <w:tc>
          <w:tcPr>
            <w:tcW w:w="3320" w:type="dxa"/>
            <w:noWrap/>
            <w:hideMark/>
          </w:tcPr>
          <w:p w14:paraId="2C6441F5" w14:textId="77777777" w:rsidR="001B0EBF" w:rsidRPr="00307A4C" w:rsidDel="008F7B0C" w:rsidRDefault="001B0EBF">
            <w:pPr>
              <w:rPr>
                <w:del w:id="4405" w:author="Mr Richard P Williams" w:date="2016-10-03T22:42:00Z"/>
                <w:rFonts w:cs="Open Sans"/>
                <w:sz w:val="20"/>
                <w:szCs w:val="20"/>
              </w:rPr>
            </w:pPr>
            <w:del w:id="4406" w:author="Mr Richard P Williams" w:date="2016-10-03T22:42:00Z">
              <w:r w:rsidRPr="00307A4C" w:rsidDel="008F7B0C">
                <w:rPr>
                  <w:rFonts w:cs="Open Sans"/>
                  <w:sz w:val="20"/>
                  <w:szCs w:val="20"/>
                </w:rPr>
                <w:delText>HostSystemID</w:delText>
              </w:r>
            </w:del>
          </w:p>
        </w:tc>
        <w:tc>
          <w:tcPr>
            <w:tcW w:w="960" w:type="dxa"/>
            <w:noWrap/>
            <w:hideMark/>
          </w:tcPr>
          <w:p w14:paraId="1D43224E" w14:textId="77777777" w:rsidR="001B0EBF" w:rsidRPr="00307A4C" w:rsidDel="008F7B0C" w:rsidRDefault="001B0EBF">
            <w:pPr>
              <w:rPr>
                <w:del w:id="4407" w:author="Mr Richard P Williams" w:date="2016-10-03T22:42:00Z"/>
                <w:rFonts w:cs="Open Sans"/>
                <w:sz w:val="20"/>
                <w:szCs w:val="20"/>
              </w:rPr>
            </w:pPr>
            <w:del w:id="4408" w:author="Mr Richard P Williams" w:date="2016-10-03T22:42:00Z">
              <w:r w:rsidRPr="00307A4C" w:rsidDel="008F7B0C">
                <w:rPr>
                  <w:rFonts w:cs="Open Sans"/>
                  <w:sz w:val="20"/>
                  <w:szCs w:val="20"/>
                </w:rPr>
                <w:delText>int</w:delText>
              </w:r>
            </w:del>
          </w:p>
        </w:tc>
        <w:tc>
          <w:tcPr>
            <w:tcW w:w="1175" w:type="dxa"/>
            <w:noWrap/>
            <w:hideMark/>
          </w:tcPr>
          <w:p w14:paraId="3387DD0F" w14:textId="77777777" w:rsidR="001B0EBF" w:rsidRPr="00307A4C" w:rsidDel="008F7B0C" w:rsidRDefault="001B0EBF" w:rsidP="00307A4C">
            <w:pPr>
              <w:rPr>
                <w:del w:id="4409" w:author="Mr Richard P Williams" w:date="2016-10-03T22:42:00Z"/>
                <w:rFonts w:cs="Open Sans"/>
                <w:sz w:val="20"/>
                <w:szCs w:val="20"/>
              </w:rPr>
            </w:pPr>
            <w:del w:id="4410" w:author="Mr Richard P Williams" w:date="2016-10-03T22:42:00Z">
              <w:r w:rsidRPr="00307A4C" w:rsidDel="008F7B0C">
                <w:rPr>
                  <w:rFonts w:cs="Open Sans"/>
                  <w:sz w:val="20"/>
                  <w:szCs w:val="20"/>
                </w:rPr>
                <w:delText>4</w:delText>
              </w:r>
            </w:del>
          </w:p>
        </w:tc>
        <w:tc>
          <w:tcPr>
            <w:tcW w:w="3990" w:type="dxa"/>
          </w:tcPr>
          <w:p w14:paraId="7E38504D" w14:textId="77777777" w:rsidR="001B0EBF" w:rsidRPr="00307A4C" w:rsidDel="008F7B0C" w:rsidRDefault="001B0EBF" w:rsidP="00307A4C">
            <w:pPr>
              <w:rPr>
                <w:del w:id="4411" w:author="Mr Richard P Williams" w:date="2016-10-03T22:42:00Z"/>
                <w:rFonts w:cs="Open Sans"/>
                <w:sz w:val="20"/>
                <w:szCs w:val="20"/>
              </w:rPr>
            </w:pPr>
          </w:p>
        </w:tc>
      </w:tr>
      <w:tr w:rsidR="001B0EBF" w:rsidRPr="00307A4C" w:rsidDel="008F7B0C" w14:paraId="5DFD1EEC" w14:textId="77777777" w:rsidTr="001B0EBF">
        <w:trPr>
          <w:trHeight w:val="300"/>
          <w:del w:id="4412" w:author="Mr Richard P Williams" w:date="2016-10-03T22:42:00Z"/>
        </w:trPr>
        <w:tc>
          <w:tcPr>
            <w:tcW w:w="3320" w:type="dxa"/>
            <w:noWrap/>
            <w:hideMark/>
          </w:tcPr>
          <w:p w14:paraId="75DD155D" w14:textId="77777777" w:rsidR="001B0EBF" w:rsidRPr="00307A4C" w:rsidDel="008F7B0C" w:rsidRDefault="001B0EBF">
            <w:pPr>
              <w:rPr>
                <w:del w:id="4413" w:author="Mr Richard P Williams" w:date="2016-10-03T22:42:00Z"/>
                <w:rFonts w:cs="Open Sans"/>
                <w:sz w:val="20"/>
                <w:szCs w:val="20"/>
              </w:rPr>
            </w:pPr>
            <w:del w:id="4414" w:author="Mr Richard P Williams" w:date="2016-10-03T22:42:00Z">
              <w:r w:rsidRPr="00307A4C" w:rsidDel="008F7B0C">
                <w:rPr>
                  <w:rFonts w:cs="Open Sans"/>
                  <w:sz w:val="20"/>
                  <w:szCs w:val="20"/>
                </w:rPr>
                <w:delText>OutOfStockReasonID</w:delText>
              </w:r>
            </w:del>
          </w:p>
        </w:tc>
        <w:tc>
          <w:tcPr>
            <w:tcW w:w="960" w:type="dxa"/>
            <w:noWrap/>
            <w:hideMark/>
          </w:tcPr>
          <w:p w14:paraId="3D898620" w14:textId="77777777" w:rsidR="001B0EBF" w:rsidRPr="00307A4C" w:rsidDel="008F7B0C" w:rsidRDefault="001B0EBF">
            <w:pPr>
              <w:rPr>
                <w:del w:id="4415" w:author="Mr Richard P Williams" w:date="2016-10-03T22:42:00Z"/>
                <w:rFonts w:cs="Open Sans"/>
                <w:sz w:val="20"/>
                <w:szCs w:val="20"/>
              </w:rPr>
            </w:pPr>
            <w:del w:id="4416" w:author="Mr Richard P Williams" w:date="2016-10-03T22:42:00Z">
              <w:r w:rsidRPr="00307A4C" w:rsidDel="008F7B0C">
                <w:rPr>
                  <w:rFonts w:cs="Open Sans"/>
                  <w:sz w:val="20"/>
                  <w:szCs w:val="20"/>
                </w:rPr>
                <w:delText>int</w:delText>
              </w:r>
            </w:del>
          </w:p>
        </w:tc>
        <w:tc>
          <w:tcPr>
            <w:tcW w:w="1175" w:type="dxa"/>
            <w:noWrap/>
            <w:hideMark/>
          </w:tcPr>
          <w:p w14:paraId="5FEB3E7C" w14:textId="77777777" w:rsidR="001B0EBF" w:rsidRPr="00307A4C" w:rsidDel="008F7B0C" w:rsidRDefault="001B0EBF" w:rsidP="00307A4C">
            <w:pPr>
              <w:rPr>
                <w:del w:id="4417" w:author="Mr Richard P Williams" w:date="2016-10-03T22:42:00Z"/>
                <w:rFonts w:cs="Open Sans"/>
                <w:sz w:val="20"/>
                <w:szCs w:val="20"/>
              </w:rPr>
            </w:pPr>
            <w:del w:id="4418" w:author="Mr Richard P Williams" w:date="2016-10-03T22:42:00Z">
              <w:r w:rsidRPr="00307A4C" w:rsidDel="008F7B0C">
                <w:rPr>
                  <w:rFonts w:cs="Open Sans"/>
                  <w:sz w:val="20"/>
                  <w:szCs w:val="20"/>
                </w:rPr>
                <w:delText>4</w:delText>
              </w:r>
            </w:del>
          </w:p>
        </w:tc>
        <w:tc>
          <w:tcPr>
            <w:tcW w:w="3990" w:type="dxa"/>
          </w:tcPr>
          <w:p w14:paraId="5EC8F21D" w14:textId="77777777" w:rsidR="001B0EBF" w:rsidRPr="00307A4C" w:rsidDel="008F7B0C" w:rsidRDefault="001B0EBF" w:rsidP="00307A4C">
            <w:pPr>
              <w:rPr>
                <w:del w:id="4419" w:author="Mr Richard P Williams" w:date="2016-10-03T22:42:00Z"/>
                <w:rFonts w:cs="Open Sans"/>
                <w:sz w:val="20"/>
                <w:szCs w:val="20"/>
              </w:rPr>
            </w:pPr>
          </w:p>
        </w:tc>
      </w:tr>
      <w:tr w:rsidR="001B0EBF" w:rsidRPr="00307A4C" w:rsidDel="008F7B0C" w14:paraId="085A9CB4" w14:textId="77777777" w:rsidTr="001B0EBF">
        <w:trPr>
          <w:trHeight w:val="300"/>
          <w:del w:id="4420" w:author="Mr Richard P Williams" w:date="2016-10-03T22:42:00Z"/>
        </w:trPr>
        <w:tc>
          <w:tcPr>
            <w:tcW w:w="3320" w:type="dxa"/>
            <w:noWrap/>
            <w:hideMark/>
          </w:tcPr>
          <w:p w14:paraId="52981C26" w14:textId="77777777" w:rsidR="001B0EBF" w:rsidRPr="00307A4C" w:rsidDel="008F7B0C" w:rsidRDefault="001B0EBF">
            <w:pPr>
              <w:rPr>
                <w:del w:id="4421" w:author="Mr Richard P Williams" w:date="2016-10-03T22:42:00Z"/>
                <w:rFonts w:cs="Open Sans"/>
                <w:sz w:val="20"/>
                <w:szCs w:val="20"/>
              </w:rPr>
            </w:pPr>
            <w:del w:id="4422" w:author="Mr Richard P Williams" w:date="2016-10-03T22:42:00Z">
              <w:r w:rsidRPr="00307A4C" w:rsidDel="008F7B0C">
                <w:rPr>
                  <w:rFonts w:cs="Open Sans"/>
                  <w:sz w:val="20"/>
                  <w:szCs w:val="20"/>
                </w:rPr>
                <w:delText>UnitTypeCode</w:delText>
              </w:r>
            </w:del>
          </w:p>
        </w:tc>
        <w:tc>
          <w:tcPr>
            <w:tcW w:w="960" w:type="dxa"/>
            <w:noWrap/>
            <w:hideMark/>
          </w:tcPr>
          <w:p w14:paraId="307CC488" w14:textId="77777777" w:rsidR="001B0EBF" w:rsidRPr="00307A4C" w:rsidDel="008F7B0C" w:rsidRDefault="001B0EBF">
            <w:pPr>
              <w:rPr>
                <w:del w:id="4423" w:author="Mr Richard P Williams" w:date="2016-10-03T22:42:00Z"/>
                <w:rFonts w:cs="Open Sans"/>
                <w:sz w:val="20"/>
                <w:szCs w:val="20"/>
              </w:rPr>
            </w:pPr>
            <w:del w:id="4424" w:author="Mr Richard P Williams" w:date="2016-10-03T22:42:00Z">
              <w:r w:rsidRPr="00307A4C" w:rsidDel="008F7B0C">
                <w:rPr>
                  <w:rFonts w:cs="Open Sans"/>
                  <w:sz w:val="20"/>
                  <w:szCs w:val="20"/>
                </w:rPr>
                <w:delText>varchar</w:delText>
              </w:r>
            </w:del>
          </w:p>
        </w:tc>
        <w:tc>
          <w:tcPr>
            <w:tcW w:w="1175" w:type="dxa"/>
            <w:noWrap/>
            <w:hideMark/>
          </w:tcPr>
          <w:p w14:paraId="3D8C705F" w14:textId="77777777" w:rsidR="001B0EBF" w:rsidRPr="00307A4C" w:rsidDel="008F7B0C" w:rsidRDefault="001B0EBF" w:rsidP="00307A4C">
            <w:pPr>
              <w:rPr>
                <w:del w:id="4425" w:author="Mr Richard P Williams" w:date="2016-10-03T22:42:00Z"/>
                <w:rFonts w:cs="Open Sans"/>
                <w:sz w:val="20"/>
                <w:szCs w:val="20"/>
              </w:rPr>
            </w:pPr>
            <w:del w:id="4426" w:author="Mr Richard P Williams" w:date="2016-10-03T22:42:00Z">
              <w:r w:rsidRPr="00307A4C" w:rsidDel="008F7B0C">
                <w:rPr>
                  <w:rFonts w:cs="Open Sans"/>
                  <w:sz w:val="20"/>
                  <w:szCs w:val="20"/>
                </w:rPr>
                <w:delText>8000</w:delText>
              </w:r>
            </w:del>
          </w:p>
        </w:tc>
        <w:tc>
          <w:tcPr>
            <w:tcW w:w="3990" w:type="dxa"/>
          </w:tcPr>
          <w:p w14:paraId="4FBFB39E" w14:textId="77777777" w:rsidR="001B0EBF" w:rsidRPr="00307A4C" w:rsidDel="008F7B0C" w:rsidRDefault="001B0EBF" w:rsidP="00307A4C">
            <w:pPr>
              <w:rPr>
                <w:del w:id="4427" w:author="Mr Richard P Williams" w:date="2016-10-03T22:42:00Z"/>
                <w:rFonts w:cs="Open Sans"/>
                <w:sz w:val="20"/>
                <w:szCs w:val="20"/>
              </w:rPr>
            </w:pPr>
          </w:p>
        </w:tc>
      </w:tr>
      <w:tr w:rsidR="001B0EBF" w:rsidRPr="00307A4C" w:rsidDel="008F7B0C" w14:paraId="5934E06B" w14:textId="77777777" w:rsidTr="001B0EBF">
        <w:trPr>
          <w:trHeight w:val="300"/>
          <w:del w:id="4428" w:author="Mr Richard P Williams" w:date="2016-10-03T22:42:00Z"/>
        </w:trPr>
        <w:tc>
          <w:tcPr>
            <w:tcW w:w="3320" w:type="dxa"/>
            <w:noWrap/>
            <w:hideMark/>
          </w:tcPr>
          <w:p w14:paraId="173A52E0" w14:textId="77777777" w:rsidR="001B0EBF" w:rsidRPr="00307A4C" w:rsidDel="008F7B0C" w:rsidRDefault="001B0EBF">
            <w:pPr>
              <w:rPr>
                <w:del w:id="4429" w:author="Mr Richard P Williams" w:date="2016-10-03T22:42:00Z"/>
                <w:rFonts w:cs="Open Sans"/>
                <w:sz w:val="20"/>
                <w:szCs w:val="20"/>
              </w:rPr>
            </w:pPr>
            <w:del w:id="4430" w:author="Mr Richard P Williams" w:date="2016-10-03T22:42:00Z">
              <w:r w:rsidRPr="00307A4C" w:rsidDel="008F7B0C">
                <w:rPr>
                  <w:rFonts w:cs="Open Sans"/>
                  <w:sz w:val="20"/>
                  <w:szCs w:val="20"/>
                </w:rPr>
                <w:delText>ShippingWeight</w:delText>
              </w:r>
            </w:del>
          </w:p>
        </w:tc>
        <w:tc>
          <w:tcPr>
            <w:tcW w:w="960" w:type="dxa"/>
            <w:noWrap/>
            <w:hideMark/>
          </w:tcPr>
          <w:p w14:paraId="338A18AB" w14:textId="77777777" w:rsidR="001B0EBF" w:rsidRPr="00307A4C" w:rsidDel="008F7B0C" w:rsidRDefault="001B0EBF">
            <w:pPr>
              <w:rPr>
                <w:del w:id="4431" w:author="Mr Richard P Williams" w:date="2016-10-03T22:42:00Z"/>
                <w:rFonts w:cs="Open Sans"/>
                <w:sz w:val="20"/>
                <w:szCs w:val="20"/>
              </w:rPr>
            </w:pPr>
            <w:del w:id="4432" w:author="Mr Richard P Williams" w:date="2016-10-03T22:42:00Z">
              <w:r w:rsidRPr="00307A4C" w:rsidDel="008F7B0C">
                <w:rPr>
                  <w:rFonts w:cs="Open Sans"/>
                  <w:sz w:val="20"/>
                  <w:szCs w:val="20"/>
                </w:rPr>
                <w:delText>decimal</w:delText>
              </w:r>
            </w:del>
          </w:p>
        </w:tc>
        <w:tc>
          <w:tcPr>
            <w:tcW w:w="1175" w:type="dxa"/>
            <w:noWrap/>
            <w:hideMark/>
          </w:tcPr>
          <w:p w14:paraId="53E121ED" w14:textId="77777777" w:rsidR="001B0EBF" w:rsidRPr="00307A4C" w:rsidDel="008F7B0C" w:rsidRDefault="001B0EBF" w:rsidP="00307A4C">
            <w:pPr>
              <w:rPr>
                <w:del w:id="4433" w:author="Mr Richard P Williams" w:date="2016-10-03T22:42:00Z"/>
                <w:rFonts w:cs="Open Sans"/>
                <w:sz w:val="20"/>
                <w:szCs w:val="20"/>
              </w:rPr>
            </w:pPr>
            <w:del w:id="4434" w:author="Mr Richard P Williams" w:date="2016-10-03T22:42:00Z">
              <w:r w:rsidRPr="00307A4C" w:rsidDel="008F7B0C">
                <w:rPr>
                  <w:rFonts w:cs="Open Sans"/>
                  <w:sz w:val="20"/>
                  <w:szCs w:val="20"/>
                </w:rPr>
                <w:delText>17</w:delText>
              </w:r>
            </w:del>
          </w:p>
        </w:tc>
        <w:tc>
          <w:tcPr>
            <w:tcW w:w="3990" w:type="dxa"/>
          </w:tcPr>
          <w:p w14:paraId="7EDF57B6" w14:textId="77777777" w:rsidR="001B0EBF" w:rsidRPr="00307A4C" w:rsidDel="008F7B0C" w:rsidRDefault="001B0EBF" w:rsidP="00307A4C">
            <w:pPr>
              <w:rPr>
                <w:del w:id="4435" w:author="Mr Richard P Williams" w:date="2016-10-03T22:42:00Z"/>
                <w:rFonts w:cs="Open Sans"/>
                <w:sz w:val="20"/>
                <w:szCs w:val="20"/>
              </w:rPr>
            </w:pPr>
          </w:p>
        </w:tc>
      </w:tr>
      <w:tr w:rsidR="001B0EBF" w:rsidRPr="00307A4C" w:rsidDel="008F7B0C" w14:paraId="625D5A48" w14:textId="77777777" w:rsidTr="001B0EBF">
        <w:trPr>
          <w:trHeight w:val="300"/>
          <w:del w:id="4436" w:author="Mr Richard P Williams" w:date="2016-10-03T22:42:00Z"/>
        </w:trPr>
        <w:tc>
          <w:tcPr>
            <w:tcW w:w="3320" w:type="dxa"/>
            <w:noWrap/>
            <w:hideMark/>
          </w:tcPr>
          <w:p w14:paraId="5C925A16" w14:textId="77777777" w:rsidR="001B0EBF" w:rsidRPr="00307A4C" w:rsidDel="008F7B0C" w:rsidRDefault="001B0EBF">
            <w:pPr>
              <w:rPr>
                <w:del w:id="4437" w:author="Mr Richard P Williams" w:date="2016-10-03T22:42:00Z"/>
                <w:rFonts w:cs="Open Sans"/>
                <w:sz w:val="20"/>
                <w:szCs w:val="20"/>
              </w:rPr>
            </w:pPr>
            <w:del w:id="4438" w:author="Mr Richard P Williams" w:date="2016-10-03T22:42:00Z">
              <w:r w:rsidRPr="00307A4C" w:rsidDel="008F7B0C">
                <w:rPr>
                  <w:rFonts w:cs="Open Sans"/>
                  <w:sz w:val="20"/>
                  <w:szCs w:val="20"/>
                </w:rPr>
                <w:delText>ShippingAvgWeight</w:delText>
              </w:r>
            </w:del>
          </w:p>
        </w:tc>
        <w:tc>
          <w:tcPr>
            <w:tcW w:w="960" w:type="dxa"/>
            <w:noWrap/>
            <w:hideMark/>
          </w:tcPr>
          <w:p w14:paraId="7596E970" w14:textId="77777777" w:rsidR="001B0EBF" w:rsidRPr="00307A4C" w:rsidDel="008F7B0C" w:rsidRDefault="001B0EBF">
            <w:pPr>
              <w:rPr>
                <w:del w:id="4439" w:author="Mr Richard P Williams" w:date="2016-10-03T22:42:00Z"/>
                <w:rFonts w:cs="Open Sans"/>
                <w:sz w:val="20"/>
                <w:szCs w:val="20"/>
              </w:rPr>
            </w:pPr>
            <w:del w:id="4440" w:author="Mr Richard P Williams" w:date="2016-10-03T22:42:00Z">
              <w:r w:rsidRPr="00307A4C" w:rsidDel="008F7B0C">
                <w:rPr>
                  <w:rFonts w:cs="Open Sans"/>
                  <w:sz w:val="20"/>
                  <w:szCs w:val="20"/>
                </w:rPr>
                <w:delText>decimal</w:delText>
              </w:r>
            </w:del>
          </w:p>
        </w:tc>
        <w:tc>
          <w:tcPr>
            <w:tcW w:w="1175" w:type="dxa"/>
            <w:noWrap/>
            <w:hideMark/>
          </w:tcPr>
          <w:p w14:paraId="398659A9" w14:textId="77777777" w:rsidR="001B0EBF" w:rsidRPr="00307A4C" w:rsidDel="008F7B0C" w:rsidRDefault="001B0EBF" w:rsidP="00307A4C">
            <w:pPr>
              <w:rPr>
                <w:del w:id="4441" w:author="Mr Richard P Williams" w:date="2016-10-03T22:42:00Z"/>
                <w:rFonts w:cs="Open Sans"/>
                <w:sz w:val="20"/>
                <w:szCs w:val="20"/>
              </w:rPr>
            </w:pPr>
            <w:del w:id="4442" w:author="Mr Richard P Williams" w:date="2016-10-03T22:42:00Z">
              <w:r w:rsidRPr="00307A4C" w:rsidDel="008F7B0C">
                <w:rPr>
                  <w:rFonts w:cs="Open Sans"/>
                  <w:sz w:val="20"/>
                  <w:szCs w:val="20"/>
                </w:rPr>
                <w:delText>17</w:delText>
              </w:r>
            </w:del>
          </w:p>
        </w:tc>
        <w:tc>
          <w:tcPr>
            <w:tcW w:w="3990" w:type="dxa"/>
          </w:tcPr>
          <w:p w14:paraId="722A787D" w14:textId="77777777" w:rsidR="001B0EBF" w:rsidRPr="00307A4C" w:rsidDel="008F7B0C" w:rsidRDefault="001B0EBF" w:rsidP="00307A4C">
            <w:pPr>
              <w:rPr>
                <w:del w:id="4443" w:author="Mr Richard P Williams" w:date="2016-10-03T22:42:00Z"/>
                <w:rFonts w:cs="Open Sans"/>
                <w:sz w:val="20"/>
                <w:szCs w:val="20"/>
              </w:rPr>
            </w:pPr>
          </w:p>
        </w:tc>
      </w:tr>
      <w:tr w:rsidR="001B0EBF" w:rsidRPr="00307A4C" w:rsidDel="008F7B0C" w14:paraId="546CEC06" w14:textId="77777777" w:rsidTr="001B0EBF">
        <w:trPr>
          <w:trHeight w:val="300"/>
          <w:del w:id="4444" w:author="Mr Richard P Williams" w:date="2016-10-03T22:42:00Z"/>
        </w:trPr>
        <w:tc>
          <w:tcPr>
            <w:tcW w:w="3320" w:type="dxa"/>
            <w:noWrap/>
            <w:hideMark/>
          </w:tcPr>
          <w:p w14:paraId="325D5433" w14:textId="77777777" w:rsidR="001B0EBF" w:rsidRPr="00307A4C" w:rsidDel="008F7B0C" w:rsidRDefault="001B0EBF">
            <w:pPr>
              <w:rPr>
                <w:del w:id="4445" w:author="Mr Richard P Williams" w:date="2016-10-03T22:42:00Z"/>
                <w:rFonts w:cs="Open Sans"/>
                <w:sz w:val="20"/>
                <w:szCs w:val="20"/>
              </w:rPr>
            </w:pPr>
            <w:del w:id="4446" w:author="Mr Richard P Williams" w:date="2016-10-03T22:42:00Z">
              <w:r w:rsidRPr="00307A4C" w:rsidDel="008F7B0C">
                <w:rPr>
                  <w:rFonts w:cs="Open Sans"/>
                  <w:sz w:val="20"/>
                  <w:szCs w:val="20"/>
                </w:rPr>
                <w:delText>WarehouseSwellPercent</w:delText>
              </w:r>
            </w:del>
          </w:p>
        </w:tc>
        <w:tc>
          <w:tcPr>
            <w:tcW w:w="960" w:type="dxa"/>
            <w:noWrap/>
            <w:hideMark/>
          </w:tcPr>
          <w:p w14:paraId="4173EC6A" w14:textId="77777777" w:rsidR="001B0EBF" w:rsidRPr="00307A4C" w:rsidDel="008F7B0C" w:rsidRDefault="001B0EBF">
            <w:pPr>
              <w:rPr>
                <w:del w:id="4447" w:author="Mr Richard P Williams" w:date="2016-10-03T22:42:00Z"/>
                <w:rFonts w:cs="Open Sans"/>
                <w:sz w:val="20"/>
                <w:szCs w:val="20"/>
              </w:rPr>
            </w:pPr>
            <w:del w:id="4448" w:author="Mr Richard P Williams" w:date="2016-10-03T22:42:00Z">
              <w:r w:rsidRPr="00307A4C" w:rsidDel="008F7B0C">
                <w:rPr>
                  <w:rFonts w:cs="Open Sans"/>
                  <w:sz w:val="20"/>
                  <w:szCs w:val="20"/>
                </w:rPr>
                <w:delText>decimal</w:delText>
              </w:r>
            </w:del>
          </w:p>
        </w:tc>
        <w:tc>
          <w:tcPr>
            <w:tcW w:w="1175" w:type="dxa"/>
            <w:noWrap/>
            <w:hideMark/>
          </w:tcPr>
          <w:p w14:paraId="174167B7" w14:textId="77777777" w:rsidR="001B0EBF" w:rsidRPr="00307A4C" w:rsidDel="008F7B0C" w:rsidRDefault="001B0EBF" w:rsidP="00307A4C">
            <w:pPr>
              <w:rPr>
                <w:del w:id="4449" w:author="Mr Richard P Williams" w:date="2016-10-03T22:42:00Z"/>
                <w:rFonts w:cs="Open Sans"/>
                <w:sz w:val="20"/>
                <w:szCs w:val="20"/>
              </w:rPr>
            </w:pPr>
            <w:del w:id="4450" w:author="Mr Richard P Williams" w:date="2016-10-03T22:42:00Z">
              <w:r w:rsidRPr="00307A4C" w:rsidDel="008F7B0C">
                <w:rPr>
                  <w:rFonts w:cs="Open Sans"/>
                  <w:sz w:val="20"/>
                  <w:szCs w:val="20"/>
                </w:rPr>
                <w:delText>17</w:delText>
              </w:r>
            </w:del>
          </w:p>
        </w:tc>
        <w:tc>
          <w:tcPr>
            <w:tcW w:w="3990" w:type="dxa"/>
          </w:tcPr>
          <w:p w14:paraId="43349CB7" w14:textId="77777777" w:rsidR="001B0EBF" w:rsidRPr="00307A4C" w:rsidDel="008F7B0C" w:rsidRDefault="001B0EBF" w:rsidP="00307A4C">
            <w:pPr>
              <w:rPr>
                <w:del w:id="4451" w:author="Mr Richard P Williams" w:date="2016-10-03T22:42:00Z"/>
                <w:rFonts w:cs="Open Sans"/>
                <w:sz w:val="20"/>
                <w:szCs w:val="20"/>
              </w:rPr>
            </w:pPr>
          </w:p>
        </w:tc>
      </w:tr>
      <w:tr w:rsidR="001B0EBF" w:rsidRPr="00307A4C" w:rsidDel="008F7B0C" w14:paraId="3AA0F8AB" w14:textId="77777777" w:rsidTr="001B0EBF">
        <w:trPr>
          <w:trHeight w:val="300"/>
          <w:del w:id="4452" w:author="Mr Richard P Williams" w:date="2016-10-03T22:42:00Z"/>
        </w:trPr>
        <w:tc>
          <w:tcPr>
            <w:tcW w:w="3320" w:type="dxa"/>
            <w:noWrap/>
            <w:hideMark/>
          </w:tcPr>
          <w:p w14:paraId="71A79052" w14:textId="77777777" w:rsidR="001B0EBF" w:rsidRPr="00307A4C" w:rsidDel="008F7B0C" w:rsidRDefault="001B0EBF">
            <w:pPr>
              <w:rPr>
                <w:del w:id="4453" w:author="Mr Richard P Williams" w:date="2016-10-03T22:42:00Z"/>
                <w:rFonts w:cs="Open Sans"/>
                <w:sz w:val="20"/>
                <w:szCs w:val="20"/>
              </w:rPr>
            </w:pPr>
            <w:del w:id="4454" w:author="Mr Richard P Williams" w:date="2016-10-03T22:42:00Z">
              <w:r w:rsidRPr="00307A4C" w:rsidDel="008F7B0C">
                <w:rPr>
                  <w:rFonts w:cs="Open Sans"/>
                  <w:sz w:val="20"/>
                  <w:szCs w:val="20"/>
                </w:rPr>
                <w:delText>WarehouseSwellAmt</w:delText>
              </w:r>
            </w:del>
          </w:p>
        </w:tc>
        <w:tc>
          <w:tcPr>
            <w:tcW w:w="960" w:type="dxa"/>
            <w:noWrap/>
            <w:hideMark/>
          </w:tcPr>
          <w:p w14:paraId="44589A71" w14:textId="77777777" w:rsidR="001B0EBF" w:rsidRPr="00307A4C" w:rsidDel="008F7B0C" w:rsidRDefault="001B0EBF">
            <w:pPr>
              <w:rPr>
                <w:del w:id="4455" w:author="Mr Richard P Williams" w:date="2016-10-03T22:42:00Z"/>
                <w:rFonts w:cs="Open Sans"/>
                <w:sz w:val="20"/>
                <w:szCs w:val="20"/>
              </w:rPr>
            </w:pPr>
            <w:del w:id="4456" w:author="Mr Richard P Williams" w:date="2016-10-03T22:42:00Z">
              <w:r w:rsidRPr="00307A4C" w:rsidDel="008F7B0C">
                <w:rPr>
                  <w:rFonts w:cs="Open Sans"/>
                  <w:sz w:val="20"/>
                  <w:szCs w:val="20"/>
                </w:rPr>
                <w:delText>money</w:delText>
              </w:r>
            </w:del>
          </w:p>
        </w:tc>
        <w:tc>
          <w:tcPr>
            <w:tcW w:w="1175" w:type="dxa"/>
            <w:noWrap/>
            <w:hideMark/>
          </w:tcPr>
          <w:p w14:paraId="1629B63F" w14:textId="77777777" w:rsidR="001B0EBF" w:rsidRPr="00307A4C" w:rsidDel="008F7B0C" w:rsidRDefault="001B0EBF" w:rsidP="00307A4C">
            <w:pPr>
              <w:rPr>
                <w:del w:id="4457" w:author="Mr Richard P Williams" w:date="2016-10-03T22:42:00Z"/>
                <w:rFonts w:cs="Open Sans"/>
                <w:sz w:val="20"/>
                <w:szCs w:val="20"/>
              </w:rPr>
            </w:pPr>
            <w:del w:id="4458" w:author="Mr Richard P Williams" w:date="2016-10-03T22:42:00Z">
              <w:r w:rsidRPr="00307A4C" w:rsidDel="008F7B0C">
                <w:rPr>
                  <w:rFonts w:cs="Open Sans"/>
                  <w:sz w:val="20"/>
                  <w:szCs w:val="20"/>
                </w:rPr>
                <w:delText>8</w:delText>
              </w:r>
            </w:del>
          </w:p>
        </w:tc>
        <w:tc>
          <w:tcPr>
            <w:tcW w:w="3990" w:type="dxa"/>
          </w:tcPr>
          <w:p w14:paraId="59415684" w14:textId="77777777" w:rsidR="001B0EBF" w:rsidRPr="00307A4C" w:rsidDel="008F7B0C" w:rsidRDefault="001B0EBF" w:rsidP="00307A4C">
            <w:pPr>
              <w:rPr>
                <w:del w:id="4459" w:author="Mr Richard P Williams" w:date="2016-10-03T22:42:00Z"/>
                <w:rFonts w:cs="Open Sans"/>
                <w:sz w:val="20"/>
                <w:szCs w:val="20"/>
              </w:rPr>
            </w:pPr>
          </w:p>
        </w:tc>
      </w:tr>
      <w:tr w:rsidR="001B0EBF" w:rsidRPr="00307A4C" w:rsidDel="008F7B0C" w14:paraId="543CFCE0" w14:textId="77777777" w:rsidTr="001B0EBF">
        <w:trPr>
          <w:trHeight w:val="300"/>
          <w:del w:id="4460" w:author="Mr Richard P Williams" w:date="2016-10-03T22:42:00Z"/>
        </w:trPr>
        <w:tc>
          <w:tcPr>
            <w:tcW w:w="3320" w:type="dxa"/>
            <w:noWrap/>
            <w:hideMark/>
          </w:tcPr>
          <w:p w14:paraId="4C70957B" w14:textId="77777777" w:rsidR="001B0EBF" w:rsidRPr="00307A4C" w:rsidDel="008F7B0C" w:rsidRDefault="001B0EBF">
            <w:pPr>
              <w:rPr>
                <w:del w:id="4461" w:author="Mr Richard P Williams" w:date="2016-10-03T22:42:00Z"/>
                <w:rFonts w:cs="Open Sans"/>
                <w:sz w:val="20"/>
                <w:szCs w:val="20"/>
              </w:rPr>
            </w:pPr>
            <w:del w:id="4462" w:author="Mr Richard P Williams" w:date="2016-10-03T22:42:00Z">
              <w:r w:rsidRPr="00307A4C" w:rsidDel="008F7B0C">
                <w:rPr>
                  <w:rFonts w:cs="Open Sans"/>
                  <w:sz w:val="20"/>
                  <w:szCs w:val="20"/>
                </w:rPr>
                <w:delText>UnitRetailPriceQty</w:delText>
              </w:r>
            </w:del>
          </w:p>
        </w:tc>
        <w:tc>
          <w:tcPr>
            <w:tcW w:w="960" w:type="dxa"/>
            <w:noWrap/>
            <w:hideMark/>
          </w:tcPr>
          <w:p w14:paraId="162375F7" w14:textId="77777777" w:rsidR="001B0EBF" w:rsidRPr="00307A4C" w:rsidDel="008F7B0C" w:rsidRDefault="001B0EBF">
            <w:pPr>
              <w:rPr>
                <w:del w:id="4463" w:author="Mr Richard P Williams" w:date="2016-10-03T22:42:00Z"/>
                <w:rFonts w:cs="Open Sans"/>
                <w:sz w:val="20"/>
                <w:szCs w:val="20"/>
              </w:rPr>
            </w:pPr>
            <w:del w:id="4464" w:author="Mr Richard P Williams" w:date="2016-10-03T22:42:00Z">
              <w:r w:rsidRPr="00307A4C" w:rsidDel="008F7B0C">
                <w:rPr>
                  <w:rFonts w:cs="Open Sans"/>
                  <w:sz w:val="20"/>
                  <w:szCs w:val="20"/>
                </w:rPr>
                <w:delText>decimal</w:delText>
              </w:r>
            </w:del>
          </w:p>
        </w:tc>
        <w:tc>
          <w:tcPr>
            <w:tcW w:w="1175" w:type="dxa"/>
            <w:noWrap/>
            <w:hideMark/>
          </w:tcPr>
          <w:p w14:paraId="697135E2" w14:textId="77777777" w:rsidR="001B0EBF" w:rsidRPr="00307A4C" w:rsidDel="008F7B0C" w:rsidRDefault="001B0EBF" w:rsidP="00307A4C">
            <w:pPr>
              <w:rPr>
                <w:del w:id="4465" w:author="Mr Richard P Williams" w:date="2016-10-03T22:42:00Z"/>
                <w:rFonts w:cs="Open Sans"/>
                <w:sz w:val="20"/>
                <w:szCs w:val="20"/>
              </w:rPr>
            </w:pPr>
            <w:del w:id="4466" w:author="Mr Richard P Williams" w:date="2016-10-03T22:42:00Z">
              <w:r w:rsidRPr="00307A4C" w:rsidDel="008F7B0C">
                <w:rPr>
                  <w:rFonts w:cs="Open Sans"/>
                  <w:sz w:val="20"/>
                  <w:szCs w:val="20"/>
                </w:rPr>
                <w:delText>17</w:delText>
              </w:r>
            </w:del>
          </w:p>
        </w:tc>
        <w:tc>
          <w:tcPr>
            <w:tcW w:w="3990" w:type="dxa"/>
          </w:tcPr>
          <w:p w14:paraId="372CFEF0" w14:textId="77777777" w:rsidR="001B0EBF" w:rsidRPr="00307A4C" w:rsidDel="008F7B0C" w:rsidRDefault="001B0EBF" w:rsidP="00307A4C">
            <w:pPr>
              <w:rPr>
                <w:del w:id="4467" w:author="Mr Richard P Williams" w:date="2016-10-03T22:42:00Z"/>
                <w:rFonts w:cs="Open Sans"/>
                <w:sz w:val="20"/>
                <w:szCs w:val="20"/>
              </w:rPr>
            </w:pPr>
          </w:p>
        </w:tc>
      </w:tr>
      <w:tr w:rsidR="001B0EBF" w:rsidRPr="00307A4C" w:rsidDel="008F7B0C" w14:paraId="712C3422" w14:textId="77777777" w:rsidTr="001B0EBF">
        <w:trPr>
          <w:trHeight w:val="300"/>
          <w:del w:id="4468" w:author="Mr Richard P Williams" w:date="2016-10-03T22:42:00Z"/>
        </w:trPr>
        <w:tc>
          <w:tcPr>
            <w:tcW w:w="3320" w:type="dxa"/>
            <w:noWrap/>
            <w:hideMark/>
          </w:tcPr>
          <w:p w14:paraId="42BE065A" w14:textId="77777777" w:rsidR="001B0EBF" w:rsidRPr="00307A4C" w:rsidDel="008F7B0C" w:rsidRDefault="001B0EBF">
            <w:pPr>
              <w:rPr>
                <w:del w:id="4469" w:author="Mr Richard P Williams" w:date="2016-10-03T22:42:00Z"/>
                <w:rFonts w:cs="Open Sans"/>
                <w:sz w:val="20"/>
                <w:szCs w:val="20"/>
              </w:rPr>
            </w:pPr>
            <w:del w:id="4470" w:author="Mr Richard P Williams" w:date="2016-10-03T22:42:00Z">
              <w:r w:rsidRPr="00307A4C" w:rsidDel="008F7B0C">
                <w:rPr>
                  <w:rFonts w:cs="Open Sans"/>
                  <w:sz w:val="20"/>
                  <w:szCs w:val="20"/>
                </w:rPr>
                <w:delText>VendorSwellAmt</w:delText>
              </w:r>
            </w:del>
          </w:p>
        </w:tc>
        <w:tc>
          <w:tcPr>
            <w:tcW w:w="960" w:type="dxa"/>
            <w:noWrap/>
            <w:hideMark/>
          </w:tcPr>
          <w:p w14:paraId="0F067088" w14:textId="77777777" w:rsidR="001B0EBF" w:rsidRPr="00307A4C" w:rsidDel="008F7B0C" w:rsidRDefault="001B0EBF">
            <w:pPr>
              <w:rPr>
                <w:del w:id="4471" w:author="Mr Richard P Williams" w:date="2016-10-03T22:42:00Z"/>
                <w:rFonts w:cs="Open Sans"/>
                <w:sz w:val="20"/>
                <w:szCs w:val="20"/>
              </w:rPr>
            </w:pPr>
            <w:del w:id="4472" w:author="Mr Richard P Williams" w:date="2016-10-03T22:42:00Z">
              <w:r w:rsidRPr="00307A4C" w:rsidDel="008F7B0C">
                <w:rPr>
                  <w:rFonts w:cs="Open Sans"/>
                  <w:sz w:val="20"/>
                  <w:szCs w:val="20"/>
                </w:rPr>
                <w:delText>money</w:delText>
              </w:r>
            </w:del>
          </w:p>
        </w:tc>
        <w:tc>
          <w:tcPr>
            <w:tcW w:w="1175" w:type="dxa"/>
            <w:noWrap/>
            <w:hideMark/>
          </w:tcPr>
          <w:p w14:paraId="0517CFFA" w14:textId="77777777" w:rsidR="001B0EBF" w:rsidRPr="00307A4C" w:rsidDel="008F7B0C" w:rsidRDefault="001B0EBF" w:rsidP="00307A4C">
            <w:pPr>
              <w:rPr>
                <w:del w:id="4473" w:author="Mr Richard P Williams" w:date="2016-10-03T22:42:00Z"/>
                <w:rFonts w:cs="Open Sans"/>
                <w:sz w:val="20"/>
                <w:szCs w:val="20"/>
              </w:rPr>
            </w:pPr>
            <w:del w:id="4474" w:author="Mr Richard P Williams" w:date="2016-10-03T22:42:00Z">
              <w:r w:rsidRPr="00307A4C" w:rsidDel="008F7B0C">
                <w:rPr>
                  <w:rFonts w:cs="Open Sans"/>
                  <w:sz w:val="20"/>
                  <w:szCs w:val="20"/>
                </w:rPr>
                <w:delText>8</w:delText>
              </w:r>
            </w:del>
          </w:p>
        </w:tc>
        <w:tc>
          <w:tcPr>
            <w:tcW w:w="3990" w:type="dxa"/>
          </w:tcPr>
          <w:p w14:paraId="7D9250A1" w14:textId="77777777" w:rsidR="001B0EBF" w:rsidRPr="00307A4C" w:rsidDel="008F7B0C" w:rsidRDefault="001B0EBF" w:rsidP="00307A4C">
            <w:pPr>
              <w:rPr>
                <w:del w:id="4475" w:author="Mr Richard P Williams" w:date="2016-10-03T22:42:00Z"/>
                <w:rFonts w:cs="Open Sans"/>
                <w:sz w:val="20"/>
                <w:szCs w:val="20"/>
              </w:rPr>
            </w:pPr>
          </w:p>
        </w:tc>
      </w:tr>
      <w:tr w:rsidR="001B0EBF" w:rsidRPr="00307A4C" w:rsidDel="008F7B0C" w14:paraId="2CA23223" w14:textId="77777777" w:rsidTr="001B0EBF">
        <w:trPr>
          <w:trHeight w:val="300"/>
          <w:del w:id="4476" w:author="Mr Richard P Williams" w:date="2016-10-03T22:42:00Z"/>
        </w:trPr>
        <w:tc>
          <w:tcPr>
            <w:tcW w:w="3320" w:type="dxa"/>
            <w:noWrap/>
            <w:hideMark/>
          </w:tcPr>
          <w:p w14:paraId="47D90219" w14:textId="77777777" w:rsidR="001B0EBF" w:rsidRPr="00307A4C" w:rsidDel="008F7B0C" w:rsidRDefault="001B0EBF">
            <w:pPr>
              <w:rPr>
                <w:del w:id="4477" w:author="Mr Richard P Williams" w:date="2016-10-03T22:42:00Z"/>
                <w:rFonts w:cs="Open Sans"/>
                <w:sz w:val="20"/>
                <w:szCs w:val="20"/>
              </w:rPr>
            </w:pPr>
            <w:del w:id="4478" w:author="Mr Richard P Williams" w:date="2016-10-03T22:42:00Z">
              <w:r w:rsidRPr="00307A4C" w:rsidDel="008F7B0C">
                <w:rPr>
                  <w:rFonts w:cs="Open Sans"/>
                  <w:sz w:val="20"/>
                  <w:szCs w:val="20"/>
                </w:rPr>
                <w:delText>ShippingCostAmt</w:delText>
              </w:r>
            </w:del>
          </w:p>
        </w:tc>
        <w:tc>
          <w:tcPr>
            <w:tcW w:w="960" w:type="dxa"/>
            <w:noWrap/>
            <w:hideMark/>
          </w:tcPr>
          <w:p w14:paraId="6B325BC3" w14:textId="77777777" w:rsidR="001B0EBF" w:rsidRPr="00307A4C" w:rsidDel="008F7B0C" w:rsidRDefault="001B0EBF">
            <w:pPr>
              <w:rPr>
                <w:del w:id="4479" w:author="Mr Richard P Williams" w:date="2016-10-03T22:42:00Z"/>
                <w:rFonts w:cs="Open Sans"/>
                <w:sz w:val="20"/>
                <w:szCs w:val="20"/>
              </w:rPr>
            </w:pPr>
            <w:del w:id="4480" w:author="Mr Richard P Williams" w:date="2016-10-03T22:42:00Z">
              <w:r w:rsidRPr="00307A4C" w:rsidDel="008F7B0C">
                <w:rPr>
                  <w:rFonts w:cs="Open Sans"/>
                  <w:sz w:val="20"/>
                  <w:szCs w:val="20"/>
                </w:rPr>
                <w:delText>money</w:delText>
              </w:r>
            </w:del>
          </w:p>
        </w:tc>
        <w:tc>
          <w:tcPr>
            <w:tcW w:w="1175" w:type="dxa"/>
            <w:noWrap/>
            <w:hideMark/>
          </w:tcPr>
          <w:p w14:paraId="05F72A26" w14:textId="77777777" w:rsidR="001B0EBF" w:rsidRPr="00307A4C" w:rsidDel="008F7B0C" w:rsidRDefault="001B0EBF" w:rsidP="00307A4C">
            <w:pPr>
              <w:rPr>
                <w:del w:id="4481" w:author="Mr Richard P Williams" w:date="2016-10-03T22:42:00Z"/>
                <w:rFonts w:cs="Open Sans"/>
                <w:sz w:val="20"/>
                <w:szCs w:val="20"/>
              </w:rPr>
            </w:pPr>
            <w:del w:id="4482" w:author="Mr Richard P Williams" w:date="2016-10-03T22:42:00Z">
              <w:r w:rsidRPr="00307A4C" w:rsidDel="008F7B0C">
                <w:rPr>
                  <w:rFonts w:cs="Open Sans"/>
                  <w:sz w:val="20"/>
                  <w:szCs w:val="20"/>
                </w:rPr>
                <w:delText>8</w:delText>
              </w:r>
            </w:del>
          </w:p>
        </w:tc>
        <w:tc>
          <w:tcPr>
            <w:tcW w:w="3990" w:type="dxa"/>
          </w:tcPr>
          <w:p w14:paraId="7618B344" w14:textId="77777777" w:rsidR="001B0EBF" w:rsidRPr="00307A4C" w:rsidDel="008F7B0C" w:rsidRDefault="001B0EBF" w:rsidP="00307A4C">
            <w:pPr>
              <w:rPr>
                <w:del w:id="4483" w:author="Mr Richard P Williams" w:date="2016-10-03T22:42:00Z"/>
                <w:rFonts w:cs="Open Sans"/>
                <w:sz w:val="20"/>
                <w:szCs w:val="20"/>
              </w:rPr>
            </w:pPr>
          </w:p>
        </w:tc>
      </w:tr>
      <w:tr w:rsidR="001B0EBF" w:rsidRPr="00307A4C" w:rsidDel="008F7B0C" w14:paraId="7EC7A5B9" w14:textId="77777777" w:rsidTr="001B0EBF">
        <w:trPr>
          <w:trHeight w:val="300"/>
          <w:del w:id="4484" w:author="Mr Richard P Williams" w:date="2016-10-03T22:42:00Z"/>
        </w:trPr>
        <w:tc>
          <w:tcPr>
            <w:tcW w:w="3320" w:type="dxa"/>
            <w:noWrap/>
            <w:hideMark/>
          </w:tcPr>
          <w:p w14:paraId="656A3B0F" w14:textId="77777777" w:rsidR="001B0EBF" w:rsidRPr="00307A4C" w:rsidDel="008F7B0C" w:rsidRDefault="001B0EBF">
            <w:pPr>
              <w:rPr>
                <w:del w:id="4485" w:author="Mr Richard P Williams" w:date="2016-10-03T22:42:00Z"/>
                <w:rFonts w:cs="Open Sans"/>
                <w:sz w:val="20"/>
                <w:szCs w:val="20"/>
              </w:rPr>
            </w:pPr>
            <w:del w:id="4486" w:author="Mr Richard P Williams" w:date="2016-10-03T22:42:00Z">
              <w:r w:rsidRPr="00307A4C" w:rsidDel="008F7B0C">
                <w:rPr>
                  <w:rFonts w:cs="Open Sans"/>
                  <w:sz w:val="20"/>
                  <w:szCs w:val="20"/>
                </w:rPr>
                <w:delText>WarehouseCostAmt</w:delText>
              </w:r>
            </w:del>
          </w:p>
        </w:tc>
        <w:tc>
          <w:tcPr>
            <w:tcW w:w="960" w:type="dxa"/>
            <w:noWrap/>
            <w:hideMark/>
          </w:tcPr>
          <w:p w14:paraId="3768A031" w14:textId="77777777" w:rsidR="001B0EBF" w:rsidRPr="00307A4C" w:rsidDel="008F7B0C" w:rsidRDefault="001B0EBF">
            <w:pPr>
              <w:rPr>
                <w:del w:id="4487" w:author="Mr Richard P Williams" w:date="2016-10-03T22:42:00Z"/>
                <w:rFonts w:cs="Open Sans"/>
                <w:sz w:val="20"/>
                <w:szCs w:val="20"/>
              </w:rPr>
            </w:pPr>
            <w:del w:id="4488" w:author="Mr Richard P Williams" w:date="2016-10-03T22:42:00Z">
              <w:r w:rsidRPr="00307A4C" w:rsidDel="008F7B0C">
                <w:rPr>
                  <w:rFonts w:cs="Open Sans"/>
                  <w:sz w:val="20"/>
                  <w:szCs w:val="20"/>
                </w:rPr>
                <w:delText>money</w:delText>
              </w:r>
            </w:del>
          </w:p>
        </w:tc>
        <w:tc>
          <w:tcPr>
            <w:tcW w:w="1175" w:type="dxa"/>
            <w:noWrap/>
            <w:hideMark/>
          </w:tcPr>
          <w:p w14:paraId="43D6474D" w14:textId="77777777" w:rsidR="001B0EBF" w:rsidRPr="00307A4C" w:rsidDel="008F7B0C" w:rsidRDefault="001B0EBF" w:rsidP="00307A4C">
            <w:pPr>
              <w:rPr>
                <w:del w:id="4489" w:author="Mr Richard P Williams" w:date="2016-10-03T22:42:00Z"/>
                <w:rFonts w:cs="Open Sans"/>
                <w:sz w:val="20"/>
                <w:szCs w:val="20"/>
              </w:rPr>
            </w:pPr>
            <w:del w:id="4490" w:author="Mr Richard P Williams" w:date="2016-10-03T22:42:00Z">
              <w:r w:rsidRPr="00307A4C" w:rsidDel="008F7B0C">
                <w:rPr>
                  <w:rFonts w:cs="Open Sans"/>
                  <w:sz w:val="20"/>
                  <w:szCs w:val="20"/>
                </w:rPr>
                <w:delText>8</w:delText>
              </w:r>
            </w:del>
          </w:p>
        </w:tc>
        <w:tc>
          <w:tcPr>
            <w:tcW w:w="3990" w:type="dxa"/>
          </w:tcPr>
          <w:p w14:paraId="0E7A241A" w14:textId="77777777" w:rsidR="001B0EBF" w:rsidRPr="00307A4C" w:rsidDel="008F7B0C" w:rsidRDefault="001B0EBF" w:rsidP="00307A4C">
            <w:pPr>
              <w:rPr>
                <w:del w:id="4491" w:author="Mr Richard P Williams" w:date="2016-10-03T22:42:00Z"/>
                <w:rFonts w:cs="Open Sans"/>
                <w:sz w:val="20"/>
                <w:szCs w:val="20"/>
              </w:rPr>
            </w:pPr>
          </w:p>
        </w:tc>
      </w:tr>
      <w:tr w:rsidR="001B0EBF" w:rsidRPr="00307A4C" w:rsidDel="008F7B0C" w14:paraId="33DBE4E1" w14:textId="77777777" w:rsidTr="001B0EBF">
        <w:trPr>
          <w:trHeight w:val="300"/>
          <w:del w:id="4492" w:author="Mr Richard P Williams" w:date="2016-10-03T22:42:00Z"/>
        </w:trPr>
        <w:tc>
          <w:tcPr>
            <w:tcW w:w="3320" w:type="dxa"/>
            <w:noWrap/>
            <w:hideMark/>
          </w:tcPr>
          <w:p w14:paraId="4C2DB7D2" w14:textId="77777777" w:rsidR="001B0EBF" w:rsidRPr="00307A4C" w:rsidDel="008F7B0C" w:rsidRDefault="001B0EBF">
            <w:pPr>
              <w:rPr>
                <w:del w:id="4493" w:author="Mr Richard P Williams" w:date="2016-10-03T22:42:00Z"/>
                <w:rFonts w:cs="Open Sans"/>
                <w:sz w:val="20"/>
                <w:szCs w:val="20"/>
              </w:rPr>
            </w:pPr>
            <w:del w:id="4494" w:author="Mr Richard P Williams" w:date="2016-10-03T22:42:00Z">
              <w:r w:rsidRPr="00307A4C" w:rsidDel="008F7B0C">
                <w:rPr>
                  <w:rFonts w:cs="Open Sans"/>
                  <w:sz w:val="20"/>
                  <w:szCs w:val="20"/>
                </w:rPr>
                <w:delText>RetailCostAmt</w:delText>
              </w:r>
            </w:del>
          </w:p>
        </w:tc>
        <w:tc>
          <w:tcPr>
            <w:tcW w:w="960" w:type="dxa"/>
            <w:noWrap/>
            <w:hideMark/>
          </w:tcPr>
          <w:p w14:paraId="10F1D8D2" w14:textId="77777777" w:rsidR="001B0EBF" w:rsidRPr="00307A4C" w:rsidDel="008F7B0C" w:rsidRDefault="001B0EBF">
            <w:pPr>
              <w:rPr>
                <w:del w:id="4495" w:author="Mr Richard P Williams" w:date="2016-10-03T22:42:00Z"/>
                <w:rFonts w:cs="Open Sans"/>
                <w:sz w:val="20"/>
                <w:szCs w:val="20"/>
              </w:rPr>
            </w:pPr>
            <w:del w:id="4496" w:author="Mr Richard P Williams" w:date="2016-10-03T22:42:00Z">
              <w:r w:rsidRPr="00307A4C" w:rsidDel="008F7B0C">
                <w:rPr>
                  <w:rFonts w:cs="Open Sans"/>
                  <w:sz w:val="20"/>
                  <w:szCs w:val="20"/>
                </w:rPr>
                <w:delText>money</w:delText>
              </w:r>
            </w:del>
          </w:p>
        </w:tc>
        <w:tc>
          <w:tcPr>
            <w:tcW w:w="1175" w:type="dxa"/>
            <w:noWrap/>
            <w:hideMark/>
          </w:tcPr>
          <w:p w14:paraId="2917A87D" w14:textId="77777777" w:rsidR="001B0EBF" w:rsidRPr="00307A4C" w:rsidDel="008F7B0C" w:rsidRDefault="001B0EBF" w:rsidP="00307A4C">
            <w:pPr>
              <w:rPr>
                <w:del w:id="4497" w:author="Mr Richard P Williams" w:date="2016-10-03T22:42:00Z"/>
                <w:rFonts w:cs="Open Sans"/>
                <w:sz w:val="20"/>
                <w:szCs w:val="20"/>
              </w:rPr>
            </w:pPr>
            <w:del w:id="4498" w:author="Mr Richard P Williams" w:date="2016-10-03T22:42:00Z">
              <w:r w:rsidRPr="00307A4C" w:rsidDel="008F7B0C">
                <w:rPr>
                  <w:rFonts w:cs="Open Sans"/>
                  <w:sz w:val="20"/>
                  <w:szCs w:val="20"/>
                </w:rPr>
                <w:delText>8</w:delText>
              </w:r>
            </w:del>
          </w:p>
        </w:tc>
        <w:tc>
          <w:tcPr>
            <w:tcW w:w="3990" w:type="dxa"/>
          </w:tcPr>
          <w:p w14:paraId="0BA77FBB" w14:textId="77777777" w:rsidR="001B0EBF" w:rsidRPr="00307A4C" w:rsidDel="008F7B0C" w:rsidRDefault="001B0EBF" w:rsidP="00307A4C">
            <w:pPr>
              <w:rPr>
                <w:del w:id="4499" w:author="Mr Richard P Williams" w:date="2016-10-03T22:42:00Z"/>
                <w:rFonts w:cs="Open Sans"/>
                <w:sz w:val="20"/>
                <w:szCs w:val="20"/>
              </w:rPr>
            </w:pPr>
          </w:p>
        </w:tc>
      </w:tr>
      <w:tr w:rsidR="001B0EBF" w:rsidRPr="00307A4C" w:rsidDel="008F7B0C" w14:paraId="4345A6A4" w14:textId="77777777" w:rsidTr="001B0EBF">
        <w:trPr>
          <w:trHeight w:val="300"/>
          <w:del w:id="4500" w:author="Mr Richard P Williams" w:date="2016-10-03T22:42:00Z"/>
        </w:trPr>
        <w:tc>
          <w:tcPr>
            <w:tcW w:w="3320" w:type="dxa"/>
            <w:noWrap/>
            <w:hideMark/>
          </w:tcPr>
          <w:p w14:paraId="15E84B35" w14:textId="77777777" w:rsidR="001B0EBF" w:rsidRPr="00307A4C" w:rsidDel="008F7B0C" w:rsidRDefault="001B0EBF">
            <w:pPr>
              <w:rPr>
                <w:del w:id="4501" w:author="Mr Richard P Williams" w:date="2016-10-03T22:42:00Z"/>
                <w:rFonts w:cs="Open Sans"/>
                <w:sz w:val="20"/>
                <w:szCs w:val="20"/>
              </w:rPr>
            </w:pPr>
            <w:del w:id="4502" w:author="Mr Richard P Williams" w:date="2016-10-03T22:42:00Z">
              <w:r w:rsidRPr="00307A4C" w:rsidDel="008F7B0C">
                <w:rPr>
                  <w:rFonts w:cs="Open Sans"/>
                  <w:sz w:val="20"/>
                  <w:szCs w:val="20"/>
                </w:rPr>
                <w:delText>ShippingModeCode</w:delText>
              </w:r>
            </w:del>
          </w:p>
        </w:tc>
        <w:tc>
          <w:tcPr>
            <w:tcW w:w="960" w:type="dxa"/>
            <w:noWrap/>
            <w:hideMark/>
          </w:tcPr>
          <w:p w14:paraId="0B99DDF7" w14:textId="77777777" w:rsidR="001B0EBF" w:rsidRPr="00307A4C" w:rsidDel="008F7B0C" w:rsidRDefault="001B0EBF">
            <w:pPr>
              <w:rPr>
                <w:del w:id="4503" w:author="Mr Richard P Williams" w:date="2016-10-03T22:42:00Z"/>
                <w:rFonts w:cs="Open Sans"/>
                <w:sz w:val="20"/>
                <w:szCs w:val="20"/>
              </w:rPr>
            </w:pPr>
            <w:del w:id="4504" w:author="Mr Richard P Williams" w:date="2016-10-03T22:42:00Z">
              <w:r w:rsidRPr="00307A4C" w:rsidDel="008F7B0C">
                <w:rPr>
                  <w:rFonts w:cs="Open Sans"/>
                  <w:sz w:val="20"/>
                  <w:szCs w:val="20"/>
                </w:rPr>
                <w:delText>varchar</w:delText>
              </w:r>
            </w:del>
          </w:p>
        </w:tc>
        <w:tc>
          <w:tcPr>
            <w:tcW w:w="1175" w:type="dxa"/>
            <w:noWrap/>
            <w:hideMark/>
          </w:tcPr>
          <w:p w14:paraId="28E4F891" w14:textId="77777777" w:rsidR="001B0EBF" w:rsidRPr="00307A4C" w:rsidDel="008F7B0C" w:rsidRDefault="001B0EBF" w:rsidP="00307A4C">
            <w:pPr>
              <w:rPr>
                <w:del w:id="4505" w:author="Mr Richard P Williams" w:date="2016-10-03T22:42:00Z"/>
                <w:rFonts w:cs="Open Sans"/>
                <w:sz w:val="20"/>
                <w:szCs w:val="20"/>
              </w:rPr>
            </w:pPr>
            <w:del w:id="4506" w:author="Mr Richard P Williams" w:date="2016-10-03T22:42:00Z">
              <w:r w:rsidRPr="00307A4C" w:rsidDel="008F7B0C">
                <w:rPr>
                  <w:rFonts w:cs="Open Sans"/>
                  <w:sz w:val="20"/>
                  <w:szCs w:val="20"/>
                </w:rPr>
                <w:delText>8000</w:delText>
              </w:r>
            </w:del>
          </w:p>
        </w:tc>
        <w:tc>
          <w:tcPr>
            <w:tcW w:w="3990" w:type="dxa"/>
          </w:tcPr>
          <w:p w14:paraId="7320901D" w14:textId="77777777" w:rsidR="001B0EBF" w:rsidRPr="00307A4C" w:rsidDel="008F7B0C" w:rsidRDefault="001B0EBF" w:rsidP="00307A4C">
            <w:pPr>
              <w:rPr>
                <w:del w:id="4507" w:author="Mr Richard P Williams" w:date="2016-10-03T22:42:00Z"/>
                <w:rFonts w:cs="Open Sans"/>
                <w:sz w:val="20"/>
                <w:szCs w:val="20"/>
              </w:rPr>
            </w:pPr>
          </w:p>
        </w:tc>
      </w:tr>
      <w:tr w:rsidR="001B0EBF" w:rsidRPr="00307A4C" w:rsidDel="008F7B0C" w14:paraId="15AB7DF8" w14:textId="77777777" w:rsidTr="001B0EBF">
        <w:trPr>
          <w:trHeight w:val="300"/>
          <w:del w:id="4508" w:author="Mr Richard P Williams" w:date="2016-10-03T22:42:00Z"/>
        </w:trPr>
        <w:tc>
          <w:tcPr>
            <w:tcW w:w="3320" w:type="dxa"/>
            <w:noWrap/>
            <w:hideMark/>
          </w:tcPr>
          <w:p w14:paraId="6216B007" w14:textId="77777777" w:rsidR="001B0EBF" w:rsidRPr="00307A4C" w:rsidDel="008F7B0C" w:rsidRDefault="001B0EBF">
            <w:pPr>
              <w:rPr>
                <w:del w:id="4509" w:author="Mr Richard P Williams" w:date="2016-10-03T22:42:00Z"/>
                <w:rFonts w:cs="Open Sans"/>
                <w:sz w:val="20"/>
                <w:szCs w:val="20"/>
              </w:rPr>
            </w:pPr>
            <w:del w:id="4510" w:author="Mr Richard P Williams" w:date="2016-10-03T22:42:00Z">
              <w:r w:rsidRPr="00307A4C" w:rsidDel="008F7B0C">
                <w:rPr>
                  <w:rFonts w:cs="Open Sans"/>
                  <w:sz w:val="20"/>
                  <w:szCs w:val="20"/>
                </w:rPr>
                <w:delText>OriginalItemCode</w:delText>
              </w:r>
            </w:del>
          </w:p>
        </w:tc>
        <w:tc>
          <w:tcPr>
            <w:tcW w:w="960" w:type="dxa"/>
            <w:noWrap/>
            <w:hideMark/>
          </w:tcPr>
          <w:p w14:paraId="1B6BDD34" w14:textId="77777777" w:rsidR="001B0EBF" w:rsidRPr="00307A4C" w:rsidDel="008F7B0C" w:rsidRDefault="001B0EBF">
            <w:pPr>
              <w:rPr>
                <w:del w:id="4511" w:author="Mr Richard P Williams" w:date="2016-10-03T22:42:00Z"/>
                <w:rFonts w:cs="Open Sans"/>
                <w:sz w:val="20"/>
                <w:szCs w:val="20"/>
              </w:rPr>
            </w:pPr>
            <w:del w:id="4512" w:author="Mr Richard P Williams" w:date="2016-10-03T22:42:00Z">
              <w:r w:rsidRPr="00307A4C" w:rsidDel="008F7B0C">
                <w:rPr>
                  <w:rFonts w:cs="Open Sans"/>
                  <w:sz w:val="20"/>
                  <w:szCs w:val="20"/>
                </w:rPr>
                <w:delText>varchar</w:delText>
              </w:r>
            </w:del>
          </w:p>
        </w:tc>
        <w:tc>
          <w:tcPr>
            <w:tcW w:w="1175" w:type="dxa"/>
            <w:noWrap/>
            <w:hideMark/>
          </w:tcPr>
          <w:p w14:paraId="1411D382" w14:textId="77777777" w:rsidR="001B0EBF" w:rsidRPr="00307A4C" w:rsidDel="008F7B0C" w:rsidRDefault="001B0EBF" w:rsidP="00307A4C">
            <w:pPr>
              <w:rPr>
                <w:del w:id="4513" w:author="Mr Richard P Williams" w:date="2016-10-03T22:42:00Z"/>
                <w:rFonts w:cs="Open Sans"/>
                <w:sz w:val="20"/>
                <w:szCs w:val="20"/>
              </w:rPr>
            </w:pPr>
            <w:del w:id="4514" w:author="Mr Richard P Williams" w:date="2016-10-03T22:42:00Z">
              <w:r w:rsidRPr="00307A4C" w:rsidDel="008F7B0C">
                <w:rPr>
                  <w:rFonts w:cs="Open Sans"/>
                  <w:sz w:val="20"/>
                  <w:szCs w:val="20"/>
                </w:rPr>
                <w:delText>8000</w:delText>
              </w:r>
            </w:del>
          </w:p>
        </w:tc>
        <w:tc>
          <w:tcPr>
            <w:tcW w:w="3990" w:type="dxa"/>
          </w:tcPr>
          <w:p w14:paraId="0AEBDDE0" w14:textId="77777777" w:rsidR="001B0EBF" w:rsidRPr="00307A4C" w:rsidDel="008F7B0C" w:rsidRDefault="001B0EBF" w:rsidP="00307A4C">
            <w:pPr>
              <w:rPr>
                <w:del w:id="4515" w:author="Mr Richard P Williams" w:date="2016-10-03T22:42:00Z"/>
                <w:rFonts w:cs="Open Sans"/>
                <w:sz w:val="20"/>
                <w:szCs w:val="20"/>
              </w:rPr>
            </w:pPr>
          </w:p>
        </w:tc>
      </w:tr>
      <w:tr w:rsidR="001B0EBF" w:rsidRPr="00307A4C" w:rsidDel="008F7B0C" w14:paraId="271D618D" w14:textId="77777777" w:rsidTr="001B0EBF">
        <w:trPr>
          <w:trHeight w:val="300"/>
          <w:del w:id="4516" w:author="Mr Richard P Williams" w:date="2016-10-03T22:42:00Z"/>
        </w:trPr>
        <w:tc>
          <w:tcPr>
            <w:tcW w:w="3320" w:type="dxa"/>
            <w:noWrap/>
            <w:hideMark/>
          </w:tcPr>
          <w:p w14:paraId="6F0C5148" w14:textId="77777777" w:rsidR="001B0EBF" w:rsidRPr="00307A4C" w:rsidDel="008F7B0C" w:rsidRDefault="001B0EBF">
            <w:pPr>
              <w:rPr>
                <w:del w:id="4517" w:author="Mr Richard P Williams" w:date="2016-10-03T22:42:00Z"/>
                <w:rFonts w:cs="Open Sans"/>
                <w:sz w:val="20"/>
                <w:szCs w:val="20"/>
              </w:rPr>
            </w:pPr>
            <w:del w:id="4518" w:author="Mr Richard P Williams" w:date="2016-10-03T22:42:00Z">
              <w:r w:rsidRPr="00307A4C" w:rsidDel="008F7B0C">
                <w:rPr>
                  <w:rFonts w:cs="Open Sans"/>
                  <w:sz w:val="20"/>
                  <w:szCs w:val="20"/>
                </w:rPr>
                <w:delText>SubstitutionReasonCode</w:delText>
              </w:r>
            </w:del>
          </w:p>
        </w:tc>
        <w:tc>
          <w:tcPr>
            <w:tcW w:w="960" w:type="dxa"/>
            <w:noWrap/>
            <w:hideMark/>
          </w:tcPr>
          <w:p w14:paraId="46972E38" w14:textId="77777777" w:rsidR="001B0EBF" w:rsidRPr="00307A4C" w:rsidDel="008F7B0C" w:rsidRDefault="001B0EBF">
            <w:pPr>
              <w:rPr>
                <w:del w:id="4519" w:author="Mr Richard P Williams" w:date="2016-10-03T22:42:00Z"/>
                <w:rFonts w:cs="Open Sans"/>
                <w:sz w:val="20"/>
                <w:szCs w:val="20"/>
              </w:rPr>
            </w:pPr>
            <w:del w:id="4520" w:author="Mr Richard P Williams" w:date="2016-10-03T22:42:00Z">
              <w:r w:rsidRPr="00307A4C" w:rsidDel="008F7B0C">
                <w:rPr>
                  <w:rFonts w:cs="Open Sans"/>
                  <w:sz w:val="20"/>
                  <w:szCs w:val="20"/>
                </w:rPr>
                <w:delText>varchar</w:delText>
              </w:r>
            </w:del>
          </w:p>
        </w:tc>
        <w:tc>
          <w:tcPr>
            <w:tcW w:w="1175" w:type="dxa"/>
            <w:noWrap/>
            <w:hideMark/>
          </w:tcPr>
          <w:p w14:paraId="30D4E5F3" w14:textId="77777777" w:rsidR="001B0EBF" w:rsidRPr="00307A4C" w:rsidDel="008F7B0C" w:rsidRDefault="001B0EBF" w:rsidP="00307A4C">
            <w:pPr>
              <w:rPr>
                <w:del w:id="4521" w:author="Mr Richard P Williams" w:date="2016-10-03T22:42:00Z"/>
                <w:rFonts w:cs="Open Sans"/>
                <w:sz w:val="20"/>
                <w:szCs w:val="20"/>
              </w:rPr>
            </w:pPr>
            <w:del w:id="4522" w:author="Mr Richard P Williams" w:date="2016-10-03T22:42:00Z">
              <w:r w:rsidRPr="00307A4C" w:rsidDel="008F7B0C">
                <w:rPr>
                  <w:rFonts w:cs="Open Sans"/>
                  <w:sz w:val="20"/>
                  <w:szCs w:val="20"/>
                </w:rPr>
                <w:delText>8000</w:delText>
              </w:r>
            </w:del>
          </w:p>
        </w:tc>
        <w:tc>
          <w:tcPr>
            <w:tcW w:w="3990" w:type="dxa"/>
          </w:tcPr>
          <w:p w14:paraId="72865951" w14:textId="77777777" w:rsidR="001B0EBF" w:rsidRPr="00307A4C" w:rsidDel="008F7B0C" w:rsidRDefault="001B0EBF" w:rsidP="00307A4C">
            <w:pPr>
              <w:rPr>
                <w:del w:id="4523" w:author="Mr Richard P Williams" w:date="2016-10-03T22:42:00Z"/>
                <w:rFonts w:cs="Open Sans"/>
                <w:sz w:val="20"/>
                <w:szCs w:val="20"/>
              </w:rPr>
            </w:pPr>
          </w:p>
        </w:tc>
      </w:tr>
      <w:tr w:rsidR="001B0EBF" w:rsidRPr="00307A4C" w:rsidDel="008F7B0C" w14:paraId="0241363F" w14:textId="77777777" w:rsidTr="001B0EBF">
        <w:trPr>
          <w:trHeight w:val="300"/>
          <w:del w:id="4524" w:author="Mr Richard P Williams" w:date="2016-10-03T22:42:00Z"/>
        </w:trPr>
        <w:tc>
          <w:tcPr>
            <w:tcW w:w="3320" w:type="dxa"/>
            <w:noWrap/>
            <w:hideMark/>
          </w:tcPr>
          <w:p w14:paraId="2D343212" w14:textId="77777777" w:rsidR="001B0EBF" w:rsidRPr="00307A4C" w:rsidDel="008F7B0C" w:rsidRDefault="001B0EBF">
            <w:pPr>
              <w:rPr>
                <w:del w:id="4525" w:author="Mr Richard P Williams" w:date="2016-10-03T22:42:00Z"/>
                <w:rFonts w:cs="Open Sans"/>
                <w:sz w:val="20"/>
                <w:szCs w:val="20"/>
              </w:rPr>
            </w:pPr>
            <w:del w:id="4526" w:author="Mr Richard P Williams" w:date="2016-10-03T22:42:00Z">
              <w:r w:rsidRPr="00307A4C" w:rsidDel="008F7B0C">
                <w:rPr>
                  <w:rFonts w:cs="Open Sans"/>
                  <w:sz w:val="20"/>
                  <w:szCs w:val="20"/>
                </w:rPr>
                <w:delText>OriginalOrderQty</w:delText>
              </w:r>
            </w:del>
          </w:p>
        </w:tc>
        <w:tc>
          <w:tcPr>
            <w:tcW w:w="960" w:type="dxa"/>
            <w:noWrap/>
            <w:hideMark/>
          </w:tcPr>
          <w:p w14:paraId="467199D5" w14:textId="77777777" w:rsidR="001B0EBF" w:rsidRPr="00307A4C" w:rsidDel="008F7B0C" w:rsidRDefault="001B0EBF">
            <w:pPr>
              <w:rPr>
                <w:del w:id="4527" w:author="Mr Richard P Williams" w:date="2016-10-03T22:42:00Z"/>
                <w:rFonts w:cs="Open Sans"/>
                <w:sz w:val="20"/>
                <w:szCs w:val="20"/>
              </w:rPr>
            </w:pPr>
            <w:del w:id="4528" w:author="Mr Richard P Williams" w:date="2016-10-03T22:42:00Z">
              <w:r w:rsidRPr="00307A4C" w:rsidDel="008F7B0C">
                <w:rPr>
                  <w:rFonts w:cs="Open Sans"/>
                  <w:sz w:val="20"/>
                  <w:szCs w:val="20"/>
                </w:rPr>
                <w:delText>int</w:delText>
              </w:r>
            </w:del>
          </w:p>
        </w:tc>
        <w:tc>
          <w:tcPr>
            <w:tcW w:w="1175" w:type="dxa"/>
            <w:noWrap/>
            <w:hideMark/>
          </w:tcPr>
          <w:p w14:paraId="0F274A30" w14:textId="77777777" w:rsidR="001B0EBF" w:rsidRPr="00307A4C" w:rsidDel="008F7B0C" w:rsidRDefault="001B0EBF" w:rsidP="00307A4C">
            <w:pPr>
              <w:rPr>
                <w:del w:id="4529" w:author="Mr Richard P Williams" w:date="2016-10-03T22:42:00Z"/>
                <w:rFonts w:cs="Open Sans"/>
                <w:sz w:val="20"/>
                <w:szCs w:val="20"/>
              </w:rPr>
            </w:pPr>
            <w:del w:id="4530" w:author="Mr Richard P Williams" w:date="2016-10-03T22:42:00Z">
              <w:r w:rsidRPr="00307A4C" w:rsidDel="008F7B0C">
                <w:rPr>
                  <w:rFonts w:cs="Open Sans"/>
                  <w:sz w:val="20"/>
                  <w:szCs w:val="20"/>
                </w:rPr>
                <w:delText>4</w:delText>
              </w:r>
            </w:del>
          </w:p>
        </w:tc>
        <w:tc>
          <w:tcPr>
            <w:tcW w:w="3990" w:type="dxa"/>
          </w:tcPr>
          <w:p w14:paraId="7155C3B0" w14:textId="77777777" w:rsidR="001B0EBF" w:rsidRPr="00307A4C" w:rsidDel="008F7B0C" w:rsidRDefault="001B0EBF" w:rsidP="00307A4C">
            <w:pPr>
              <w:rPr>
                <w:del w:id="4531" w:author="Mr Richard P Williams" w:date="2016-10-03T22:42:00Z"/>
                <w:rFonts w:cs="Open Sans"/>
                <w:sz w:val="20"/>
                <w:szCs w:val="20"/>
              </w:rPr>
            </w:pPr>
          </w:p>
        </w:tc>
      </w:tr>
      <w:tr w:rsidR="001B0EBF" w:rsidRPr="00307A4C" w:rsidDel="008F7B0C" w14:paraId="56F92242" w14:textId="77777777" w:rsidTr="001B0EBF">
        <w:trPr>
          <w:trHeight w:val="300"/>
          <w:del w:id="4532" w:author="Mr Richard P Williams" w:date="2016-10-03T22:42:00Z"/>
        </w:trPr>
        <w:tc>
          <w:tcPr>
            <w:tcW w:w="3320" w:type="dxa"/>
            <w:noWrap/>
            <w:hideMark/>
          </w:tcPr>
          <w:p w14:paraId="1ACAB361" w14:textId="77777777" w:rsidR="001B0EBF" w:rsidRPr="00307A4C" w:rsidDel="008F7B0C" w:rsidRDefault="001B0EBF">
            <w:pPr>
              <w:rPr>
                <w:del w:id="4533" w:author="Mr Richard P Williams" w:date="2016-10-03T22:42:00Z"/>
                <w:rFonts w:cs="Open Sans"/>
                <w:sz w:val="20"/>
                <w:szCs w:val="20"/>
              </w:rPr>
            </w:pPr>
            <w:del w:id="4534" w:author="Mr Richard P Williams" w:date="2016-10-03T22:42:00Z">
              <w:r w:rsidRPr="00307A4C" w:rsidDel="008F7B0C">
                <w:rPr>
                  <w:rFonts w:cs="Open Sans"/>
                  <w:sz w:val="20"/>
                  <w:szCs w:val="20"/>
                </w:rPr>
                <w:delText>InventoryTypeCode</w:delText>
              </w:r>
            </w:del>
          </w:p>
        </w:tc>
        <w:tc>
          <w:tcPr>
            <w:tcW w:w="960" w:type="dxa"/>
            <w:noWrap/>
            <w:hideMark/>
          </w:tcPr>
          <w:p w14:paraId="6D505552" w14:textId="77777777" w:rsidR="001B0EBF" w:rsidRPr="00307A4C" w:rsidDel="008F7B0C" w:rsidRDefault="001B0EBF">
            <w:pPr>
              <w:rPr>
                <w:del w:id="4535" w:author="Mr Richard P Williams" w:date="2016-10-03T22:42:00Z"/>
                <w:rFonts w:cs="Open Sans"/>
                <w:sz w:val="20"/>
                <w:szCs w:val="20"/>
              </w:rPr>
            </w:pPr>
            <w:del w:id="4536" w:author="Mr Richard P Williams" w:date="2016-10-03T22:42:00Z">
              <w:r w:rsidRPr="00307A4C" w:rsidDel="008F7B0C">
                <w:rPr>
                  <w:rFonts w:cs="Open Sans"/>
                  <w:sz w:val="20"/>
                  <w:szCs w:val="20"/>
                </w:rPr>
                <w:delText>varchar</w:delText>
              </w:r>
            </w:del>
          </w:p>
        </w:tc>
        <w:tc>
          <w:tcPr>
            <w:tcW w:w="1175" w:type="dxa"/>
            <w:noWrap/>
            <w:hideMark/>
          </w:tcPr>
          <w:p w14:paraId="3DE62DC4" w14:textId="77777777" w:rsidR="001B0EBF" w:rsidRPr="00307A4C" w:rsidDel="008F7B0C" w:rsidRDefault="001B0EBF" w:rsidP="00307A4C">
            <w:pPr>
              <w:rPr>
                <w:del w:id="4537" w:author="Mr Richard P Williams" w:date="2016-10-03T22:42:00Z"/>
                <w:rFonts w:cs="Open Sans"/>
                <w:sz w:val="20"/>
                <w:szCs w:val="20"/>
              </w:rPr>
            </w:pPr>
            <w:del w:id="4538" w:author="Mr Richard P Williams" w:date="2016-10-03T22:42:00Z">
              <w:r w:rsidRPr="00307A4C" w:rsidDel="008F7B0C">
                <w:rPr>
                  <w:rFonts w:cs="Open Sans"/>
                  <w:sz w:val="20"/>
                  <w:szCs w:val="20"/>
                </w:rPr>
                <w:delText>8000</w:delText>
              </w:r>
            </w:del>
          </w:p>
        </w:tc>
        <w:tc>
          <w:tcPr>
            <w:tcW w:w="3990" w:type="dxa"/>
          </w:tcPr>
          <w:p w14:paraId="42767F29" w14:textId="77777777" w:rsidR="001B0EBF" w:rsidRPr="00307A4C" w:rsidDel="008F7B0C" w:rsidRDefault="001B0EBF" w:rsidP="00307A4C">
            <w:pPr>
              <w:rPr>
                <w:del w:id="4539" w:author="Mr Richard P Williams" w:date="2016-10-03T22:42:00Z"/>
                <w:rFonts w:cs="Open Sans"/>
                <w:sz w:val="20"/>
                <w:szCs w:val="20"/>
              </w:rPr>
            </w:pPr>
          </w:p>
        </w:tc>
      </w:tr>
      <w:tr w:rsidR="001B0EBF" w:rsidRPr="00307A4C" w:rsidDel="008F7B0C" w14:paraId="7B5A1465" w14:textId="77777777" w:rsidTr="001B0EBF">
        <w:trPr>
          <w:trHeight w:val="300"/>
          <w:del w:id="4540" w:author="Mr Richard P Williams" w:date="2016-10-03T22:42:00Z"/>
        </w:trPr>
        <w:tc>
          <w:tcPr>
            <w:tcW w:w="3320" w:type="dxa"/>
            <w:noWrap/>
            <w:hideMark/>
          </w:tcPr>
          <w:p w14:paraId="2EA41A11" w14:textId="77777777" w:rsidR="001B0EBF" w:rsidRPr="00307A4C" w:rsidDel="008F7B0C" w:rsidRDefault="001B0EBF">
            <w:pPr>
              <w:rPr>
                <w:del w:id="4541" w:author="Mr Richard P Williams" w:date="2016-10-03T22:42:00Z"/>
                <w:rFonts w:cs="Open Sans"/>
                <w:sz w:val="20"/>
                <w:szCs w:val="20"/>
              </w:rPr>
            </w:pPr>
            <w:del w:id="4542" w:author="Mr Richard P Williams" w:date="2016-10-03T22:42:00Z">
              <w:r w:rsidRPr="00307A4C" w:rsidDel="008F7B0C">
                <w:rPr>
                  <w:rFonts w:cs="Open Sans"/>
                  <w:sz w:val="20"/>
                  <w:szCs w:val="20"/>
                </w:rPr>
                <w:lastRenderedPageBreak/>
                <w:delText>ForcedDistBillCode</w:delText>
              </w:r>
            </w:del>
          </w:p>
        </w:tc>
        <w:tc>
          <w:tcPr>
            <w:tcW w:w="960" w:type="dxa"/>
            <w:noWrap/>
            <w:hideMark/>
          </w:tcPr>
          <w:p w14:paraId="6888BAB7" w14:textId="77777777" w:rsidR="001B0EBF" w:rsidRPr="00307A4C" w:rsidDel="008F7B0C" w:rsidRDefault="001B0EBF">
            <w:pPr>
              <w:rPr>
                <w:del w:id="4543" w:author="Mr Richard P Williams" w:date="2016-10-03T22:42:00Z"/>
                <w:rFonts w:cs="Open Sans"/>
                <w:sz w:val="20"/>
                <w:szCs w:val="20"/>
              </w:rPr>
            </w:pPr>
            <w:del w:id="4544" w:author="Mr Richard P Williams" w:date="2016-10-03T22:42:00Z">
              <w:r w:rsidRPr="00307A4C" w:rsidDel="008F7B0C">
                <w:rPr>
                  <w:rFonts w:cs="Open Sans"/>
                  <w:sz w:val="20"/>
                  <w:szCs w:val="20"/>
                </w:rPr>
                <w:delText>varchar</w:delText>
              </w:r>
            </w:del>
          </w:p>
        </w:tc>
        <w:tc>
          <w:tcPr>
            <w:tcW w:w="1175" w:type="dxa"/>
            <w:noWrap/>
            <w:hideMark/>
          </w:tcPr>
          <w:p w14:paraId="606FF5B1" w14:textId="77777777" w:rsidR="001B0EBF" w:rsidRPr="00307A4C" w:rsidDel="008F7B0C" w:rsidRDefault="001B0EBF" w:rsidP="00307A4C">
            <w:pPr>
              <w:rPr>
                <w:del w:id="4545" w:author="Mr Richard P Williams" w:date="2016-10-03T22:42:00Z"/>
                <w:rFonts w:cs="Open Sans"/>
                <w:sz w:val="20"/>
                <w:szCs w:val="20"/>
              </w:rPr>
            </w:pPr>
            <w:del w:id="4546" w:author="Mr Richard P Williams" w:date="2016-10-03T22:42:00Z">
              <w:r w:rsidRPr="00307A4C" w:rsidDel="008F7B0C">
                <w:rPr>
                  <w:rFonts w:cs="Open Sans"/>
                  <w:sz w:val="20"/>
                  <w:szCs w:val="20"/>
                </w:rPr>
                <w:delText>8000</w:delText>
              </w:r>
            </w:del>
          </w:p>
        </w:tc>
        <w:tc>
          <w:tcPr>
            <w:tcW w:w="3990" w:type="dxa"/>
          </w:tcPr>
          <w:p w14:paraId="423160C4" w14:textId="77777777" w:rsidR="001B0EBF" w:rsidRPr="00307A4C" w:rsidDel="008F7B0C" w:rsidRDefault="001B0EBF" w:rsidP="00307A4C">
            <w:pPr>
              <w:rPr>
                <w:del w:id="4547" w:author="Mr Richard P Williams" w:date="2016-10-03T22:42:00Z"/>
                <w:rFonts w:cs="Open Sans"/>
                <w:sz w:val="20"/>
                <w:szCs w:val="20"/>
              </w:rPr>
            </w:pPr>
          </w:p>
        </w:tc>
      </w:tr>
      <w:tr w:rsidR="001B0EBF" w:rsidRPr="00307A4C" w:rsidDel="008F7B0C" w14:paraId="01DF0411" w14:textId="77777777" w:rsidTr="001B0EBF">
        <w:trPr>
          <w:trHeight w:val="300"/>
          <w:del w:id="4548" w:author="Mr Richard P Williams" w:date="2016-10-03T22:42:00Z"/>
        </w:trPr>
        <w:tc>
          <w:tcPr>
            <w:tcW w:w="3320" w:type="dxa"/>
            <w:noWrap/>
            <w:hideMark/>
          </w:tcPr>
          <w:p w14:paraId="49CD54B0" w14:textId="77777777" w:rsidR="001B0EBF" w:rsidRPr="00307A4C" w:rsidDel="008F7B0C" w:rsidRDefault="001B0EBF">
            <w:pPr>
              <w:rPr>
                <w:del w:id="4549" w:author="Mr Richard P Williams" w:date="2016-10-03T22:42:00Z"/>
                <w:rFonts w:cs="Open Sans"/>
                <w:sz w:val="20"/>
                <w:szCs w:val="20"/>
              </w:rPr>
            </w:pPr>
            <w:del w:id="4550" w:author="Mr Richard P Williams" w:date="2016-10-03T22:42:00Z">
              <w:r w:rsidRPr="00307A4C" w:rsidDel="008F7B0C">
                <w:rPr>
                  <w:rFonts w:cs="Open Sans"/>
                  <w:sz w:val="20"/>
                  <w:szCs w:val="20"/>
                </w:rPr>
                <w:delText>InvoiceUPC</w:delText>
              </w:r>
            </w:del>
          </w:p>
        </w:tc>
        <w:tc>
          <w:tcPr>
            <w:tcW w:w="960" w:type="dxa"/>
            <w:noWrap/>
            <w:hideMark/>
          </w:tcPr>
          <w:p w14:paraId="6536B04A" w14:textId="77777777" w:rsidR="001B0EBF" w:rsidRPr="00307A4C" w:rsidDel="008F7B0C" w:rsidRDefault="001B0EBF">
            <w:pPr>
              <w:rPr>
                <w:del w:id="4551" w:author="Mr Richard P Williams" w:date="2016-10-03T22:42:00Z"/>
                <w:rFonts w:cs="Open Sans"/>
                <w:sz w:val="20"/>
                <w:szCs w:val="20"/>
              </w:rPr>
            </w:pPr>
            <w:del w:id="4552" w:author="Mr Richard P Williams" w:date="2016-10-03T22:42:00Z">
              <w:r w:rsidRPr="00307A4C" w:rsidDel="008F7B0C">
                <w:rPr>
                  <w:rFonts w:cs="Open Sans"/>
                  <w:sz w:val="20"/>
                  <w:szCs w:val="20"/>
                </w:rPr>
                <w:delText>varchar</w:delText>
              </w:r>
            </w:del>
          </w:p>
        </w:tc>
        <w:tc>
          <w:tcPr>
            <w:tcW w:w="1175" w:type="dxa"/>
            <w:noWrap/>
            <w:hideMark/>
          </w:tcPr>
          <w:p w14:paraId="7E15E43D" w14:textId="77777777" w:rsidR="001B0EBF" w:rsidRPr="00307A4C" w:rsidDel="008F7B0C" w:rsidRDefault="001B0EBF" w:rsidP="00307A4C">
            <w:pPr>
              <w:rPr>
                <w:del w:id="4553" w:author="Mr Richard P Williams" w:date="2016-10-03T22:42:00Z"/>
                <w:rFonts w:cs="Open Sans"/>
                <w:sz w:val="20"/>
                <w:szCs w:val="20"/>
              </w:rPr>
            </w:pPr>
            <w:del w:id="4554" w:author="Mr Richard P Williams" w:date="2016-10-03T22:42:00Z">
              <w:r w:rsidRPr="00307A4C" w:rsidDel="008F7B0C">
                <w:rPr>
                  <w:rFonts w:cs="Open Sans"/>
                  <w:sz w:val="20"/>
                  <w:szCs w:val="20"/>
                </w:rPr>
                <w:delText>8000</w:delText>
              </w:r>
            </w:del>
          </w:p>
        </w:tc>
        <w:tc>
          <w:tcPr>
            <w:tcW w:w="3990" w:type="dxa"/>
          </w:tcPr>
          <w:p w14:paraId="28E204CD" w14:textId="77777777" w:rsidR="001B0EBF" w:rsidRPr="00307A4C" w:rsidDel="008F7B0C" w:rsidRDefault="001B0EBF" w:rsidP="00307A4C">
            <w:pPr>
              <w:rPr>
                <w:del w:id="4555" w:author="Mr Richard P Williams" w:date="2016-10-03T22:42:00Z"/>
                <w:rFonts w:cs="Open Sans"/>
                <w:sz w:val="20"/>
                <w:szCs w:val="20"/>
              </w:rPr>
            </w:pPr>
          </w:p>
        </w:tc>
      </w:tr>
      <w:tr w:rsidR="001B0EBF" w:rsidRPr="00307A4C" w:rsidDel="008F7B0C" w14:paraId="3E4CB24F" w14:textId="77777777" w:rsidTr="001B0EBF">
        <w:trPr>
          <w:trHeight w:val="300"/>
          <w:del w:id="4556" w:author="Mr Richard P Williams" w:date="2016-10-03T22:42:00Z"/>
        </w:trPr>
        <w:tc>
          <w:tcPr>
            <w:tcW w:w="3320" w:type="dxa"/>
            <w:noWrap/>
            <w:hideMark/>
          </w:tcPr>
          <w:p w14:paraId="63ABC09D" w14:textId="77777777" w:rsidR="001B0EBF" w:rsidRPr="00307A4C" w:rsidDel="008F7B0C" w:rsidRDefault="001B0EBF">
            <w:pPr>
              <w:rPr>
                <w:del w:id="4557" w:author="Mr Richard P Williams" w:date="2016-10-03T22:42:00Z"/>
                <w:rFonts w:cs="Open Sans"/>
                <w:sz w:val="20"/>
                <w:szCs w:val="20"/>
              </w:rPr>
            </w:pPr>
            <w:del w:id="4558" w:author="Mr Richard P Williams" w:date="2016-10-03T22:42:00Z">
              <w:r w:rsidRPr="00307A4C" w:rsidDel="008F7B0C">
                <w:rPr>
                  <w:rFonts w:cs="Open Sans"/>
                  <w:sz w:val="20"/>
                  <w:szCs w:val="20"/>
                </w:rPr>
                <w:delText>ItemNetCost</w:delText>
              </w:r>
            </w:del>
          </w:p>
        </w:tc>
        <w:tc>
          <w:tcPr>
            <w:tcW w:w="960" w:type="dxa"/>
            <w:noWrap/>
            <w:hideMark/>
          </w:tcPr>
          <w:p w14:paraId="4F0928F8" w14:textId="77777777" w:rsidR="001B0EBF" w:rsidRPr="00307A4C" w:rsidDel="008F7B0C" w:rsidRDefault="001B0EBF">
            <w:pPr>
              <w:rPr>
                <w:del w:id="4559" w:author="Mr Richard P Williams" w:date="2016-10-03T22:42:00Z"/>
                <w:rFonts w:cs="Open Sans"/>
                <w:sz w:val="20"/>
                <w:szCs w:val="20"/>
              </w:rPr>
            </w:pPr>
            <w:del w:id="4560" w:author="Mr Richard P Williams" w:date="2016-10-03T22:42:00Z">
              <w:r w:rsidRPr="00307A4C" w:rsidDel="008F7B0C">
                <w:rPr>
                  <w:rFonts w:cs="Open Sans"/>
                  <w:sz w:val="20"/>
                  <w:szCs w:val="20"/>
                </w:rPr>
                <w:delText>money</w:delText>
              </w:r>
            </w:del>
          </w:p>
        </w:tc>
        <w:tc>
          <w:tcPr>
            <w:tcW w:w="1175" w:type="dxa"/>
            <w:noWrap/>
            <w:hideMark/>
          </w:tcPr>
          <w:p w14:paraId="2D758C16" w14:textId="77777777" w:rsidR="001B0EBF" w:rsidRPr="00307A4C" w:rsidDel="008F7B0C" w:rsidRDefault="001B0EBF" w:rsidP="00307A4C">
            <w:pPr>
              <w:rPr>
                <w:del w:id="4561" w:author="Mr Richard P Williams" w:date="2016-10-03T22:42:00Z"/>
                <w:rFonts w:cs="Open Sans"/>
                <w:sz w:val="20"/>
                <w:szCs w:val="20"/>
              </w:rPr>
            </w:pPr>
            <w:del w:id="4562" w:author="Mr Richard P Williams" w:date="2016-10-03T22:42:00Z">
              <w:r w:rsidRPr="00307A4C" w:rsidDel="008F7B0C">
                <w:rPr>
                  <w:rFonts w:cs="Open Sans"/>
                  <w:sz w:val="20"/>
                  <w:szCs w:val="20"/>
                </w:rPr>
                <w:delText>8</w:delText>
              </w:r>
            </w:del>
          </w:p>
        </w:tc>
        <w:tc>
          <w:tcPr>
            <w:tcW w:w="3990" w:type="dxa"/>
          </w:tcPr>
          <w:p w14:paraId="118BE13E" w14:textId="77777777" w:rsidR="001B0EBF" w:rsidRPr="00307A4C" w:rsidDel="008F7B0C" w:rsidRDefault="001B0EBF" w:rsidP="00307A4C">
            <w:pPr>
              <w:rPr>
                <w:del w:id="4563" w:author="Mr Richard P Williams" w:date="2016-10-03T22:42:00Z"/>
                <w:rFonts w:cs="Open Sans"/>
                <w:sz w:val="20"/>
                <w:szCs w:val="20"/>
              </w:rPr>
            </w:pPr>
          </w:p>
        </w:tc>
      </w:tr>
      <w:tr w:rsidR="001B0EBF" w:rsidRPr="00307A4C" w:rsidDel="008F7B0C" w14:paraId="2F62C2DC" w14:textId="77777777" w:rsidTr="001B0EBF">
        <w:trPr>
          <w:trHeight w:val="300"/>
          <w:del w:id="4564" w:author="Mr Richard P Williams" w:date="2016-10-03T22:42:00Z"/>
        </w:trPr>
        <w:tc>
          <w:tcPr>
            <w:tcW w:w="3320" w:type="dxa"/>
            <w:noWrap/>
            <w:hideMark/>
          </w:tcPr>
          <w:p w14:paraId="1F614FAD" w14:textId="77777777" w:rsidR="001B0EBF" w:rsidRPr="00307A4C" w:rsidDel="008F7B0C" w:rsidRDefault="001B0EBF">
            <w:pPr>
              <w:rPr>
                <w:del w:id="4565" w:author="Mr Richard P Williams" w:date="2016-10-03T22:42:00Z"/>
                <w:rFonts w:cs="Open Sans"/>
                <w:sz w:val="20"/>
                <w:szCs w:val="20"/>
              </w:rPr>
            </w:pPr>
            <w:del w:id="4566" w:author="Mr Richard P Williams" w:date="2016-10-03T22:42:00Z">
              <w:r w:rsidRPr="00307A4C" w:rsidDel="008F7B0C">
                <w:rPr>
                  <w:rFonts w:cs="Open Sans"/>
                  <w:sz w:val="20"/>
                  <w:szCs w:val="20"/>
                </w:rPr>
                <w:delText>HostDl</w:delText>
              </w:r>
            </w:del>
          </w:p>
        </w:tc>
        <w:tc>
          <w:tcPr>
            <w:tcW w:w="960" w:type="dxa"/>
            <w:noWrap/>
            <w:hideMark/>
          </w:tcPr>
          <w:p w14:paraId="733A648E" w14:textId="77777777" w:rsidR="001B0EBF" w:rsidRPr="00307A4C" w:rsidDel="008F7B0C" w:rsidRDefault="001B0EBF">
            <w:pPr>
              <w:rPr>
                <w:del w:id="4567" w:author="Mr Richard P Williams" w:date="2016-10-03T22:42:00Z"/>
                <w:rFonts w:cs="Open Sans"/>
                <w:sz w:val="20"/>
                <w:szCs w:val="20"/>
              </w:rPr>
            </w:pPr>
            <w:del w:id="4568" w:author="Mr Richard P Williams" w:date="2016-10-03T22:42:00Z">
              <w:r w:rsidRPr="00307A4C" w:rsidDel="008F7B0C">
                <w:rPr>
                  <w:rFonts w:cs="Open Sans"/>
                  <w:sz w:val="20"/>
                  <w:szCs w:val="20"/>
                </w:rPr>
                <w:delText>decimal</w:delText>
              </w:r>
            </w:del>
          </w:p>
        </w:tc>
        <w:tc>
          <w:tcPr>
            <w:tcW w:w="1175" w:type="dxa"/>
            <w:noWrap/>
            <w:hideMark/>
          </w:tcPr>
          <w:p w14:paraId="22308B15" w14:textId="77777777" w:rsidR="001B0EBF" w:rsidRPr="00307A4C" w:rsidDel="008F7B0C" w:rsidRDefault="001B0EBF" w:rsidP="00307A4C">
            <w:pPr>
              <w:rPr>
                <w:del w:id="4569" w:author="Mr Richard P Williams" w:date="2016-10-03T22:42:00Z"/>
                <w:rFonts w:cs="Open Sans"/>
                <w:sz w:val="20"/>
                <w:szCs w:val="20"/>
              </w:rPr>
            </w:pPr>
            <w:del w:id="4570" w:author="Mr Richard P Williams" w:date="2016-10-03T22:42:00Z">
              <w:r w:rsidRPr="00307A4C" w:rsidDel="008F7B0C">
                <w:rPr>
                  <w:rFonts w:cs="Open Sans"/>
                  <w:sz w:val="20"/>
                  <w:szCs w:val="20"/>
                </w:rPr>
                <w:delText>17</w:delText>
              </w:r>
            </w:del>
          </w:p>
        </w:tc>
        <w:tc>
          <w:tcPr>
            <w:tcW w:w="3990" w:type="dxa"/>
          </w:tcPr>
          <w:p w14:paraId="3B5462E5" w14:textId="77777777" w:rsidR="001B0EBF" w:rsidRPr="00307A4C" w:rsidDel="008F7B0C" w:rsidRDefault="001B0EBF" w:rsidP="00307A4C">
            <w:pPr>
              <w:rPr>
                <w:del w:id="4571" w:author="Mr Richard P Williams" w:date="2016-10-03T22:42:00Z"/>
                <w:rFonts w:cs="Open Sans"/>
                <w:sz w:val="20"/>
                <w:szCs w:val="20"/>
              </w:rPr>
            </w:pPr>
          </w:p>
        </w:tc>
      </w:tr>
      <w:tr w:rsidR="001B0EBF" w:rsidRPr="00307A4C" w:rsidDel="008F7B0C" w14:paraId="0458A921" w14:textId="77777777" w:rsidTr="001B0EBF">
        <w:trPr>
          <w:trHeight w:val="300"/>
          <w:del w:id="4572" w:author="Mr Richard P Williams" w:date="2016-10-03T22:42:00Z"/>
        </w:trPr>
        <w:tc>
          <w:tcPr>
            <w:tcW w:w="3320" w:type="dxa"/>
            <w:noWrap/>
            <w:hideMark/>
          </w:tcPr>
          <w:p w14:paraId="7ADA3953" w14:textId="77777777" w:rsidR="001B0EBF" w:rsidRPr="00307A4C" w:rsidDel="008F7B0C" w:rsidRDefault="001B0EBF">
            <w:pPr>
              <w:rPr>
                <w:del w:id="4573" w:author="Mr Richard P Williams" w:date="2016-10-03T22:42:00Z"/>
                <w:rFonts w:cs="Open Sans"/>
                <w:sz w:val="20"/>
                <w:szCs w:val="20"/>
              </w:rPr>
            </w:pPr>
            <w:del w:id="4574" w:author="Mr Richard P Williams" w:date="2016-10-03T22:42:00Z">
              <w:r w:rsidRPr="00307A4C" w:rsidDel="008F7B0C">
                <w:rPr>
                  <w:rFonts w:cs="Open Sans"/>
                  <w:sz w:val="20"/>
                  <w:szCs w:val="20"/>
                </w:rPr>
                <w:delText>InvoiceCostChangeFlag</w:delText>
              </w:r>
            </w:del>
          </w:p>
        </w:tc>
        <w:tc>
          <w:tcPr>
            <w:tcW w:w="960" w:type="dxa"/>
            <w:noWrap/>
            <w:hideMark/>
          </w:tcPr>
          <w:p w14:paraId="20D62954" w14:textId="77777777" w:rsidR="001B0EBF" w:rsidRPr="00307A4C" w:rsidDel="008F7B0C" w:rsidRDefault="001B0EBF">
            <w:pPr>
              <w:rPr>
                <w:del w:id="4575" w:author="Mr Richard P Williams" w:date="2016-10-03T22:42:00Z"/>
                <w:rFonts w:cs="Open Sans"/>
                <w:sz w:val="20"/>
                <w:szCs w:val="20"/>
              </w:rPr>
            </w:pPr>
            <w:del w:id="4576" w:author="Mr Richard P Williams" w:date="2016-10-03T22:42:00Z">
              <w:r w:rsidRPr="00307A4C" w:rsidDel="008F7B0C">
                <w:rPr>
                  <w:rFonts w:cs="Open Sans"/>
                  <w:sz w:val="20"/>
                  <w:szCs w:val="20"/>
                </w:rPr>
                <w:delText>char</w:delText>
              </w:r>
            </w:del>
          </w:p>
        </w:tc>
        <w:tc>
          <w:tcPr>
            <w:tcW w:w="1175" w:type="dxa"/>
            <w:noWrap/>
            <w:hideMark/>
          </w:tcPr>
          <w:p w14:paraId="52FC3EE0" w14:textId="77777777" w:rsidR="001B0EBF" w:rsidRPr="00307A4C" w:rsidDel="008F7B0C" w:rsidRDefault="001B0EBF" w:rsidP="00307A4C">
            <w:pPr>
              <w:rPr>
                <w:del w:id="4577" w:author="Mr Richard P Williams" w:date="2016-10-03T22:42:00Z"/>
                <w:rFonts w:cs="Open Sans"/>
                <w:sz w:val="20"/>
                <w:szCs w:val="20"/>
              </w:rPr>
            </w:pPr>
            <w:del w:id="4578" w:author="Mr Richard P Williams" w:date="2016-10-03T22:42:00Z">
              <w:r w:rsidRPr="00307A4C" w:rsidDel="008F7B0C">
                <w:rPr>
                  <w:rFonts w:cs="Open Sans"/>
                  <w:sz w:val="20"/>
                  <w:szCs w:val="20"/>
                </w:rPr>
                <w:delText>8000</w:delText>
              </w:r>
            </w:del>
          </w:p>
        </w:tc>
        <w:tc>
          <w:tcPr>
            <w:tcW w:w="3990" w:type="dxa"/>
          </w:tcPr>
          <w:p w14:paraId="3204FC88" w14:textId="77777777" w:rsidR="001B0EBF" w:rsidRPr="00307A4C" w:rsidDel="008F7B0C" w:rsidRDefault="001B0EBF" w:rsidP="00307A4C">
            <w:pPr>
              <w:rPr>
                <w:del w:id="4579" w:author="Mr Richard P Williams" w:date="2016-10-03T22:42:00Z"/>
                <w:rFonts w:cs="Open Sans"/>
                <w:sz w:val="20"/>
                <w:szCs w:val="20"/>
              </w:rPr>
            </w:pPr>
          </w:p>
        </w:tc>
      </w:tr>
      <w:tr w:rsidR="001B0EBF" w:rsidRPr="00307A4C" w:rsidDel="008F7B0C" w14:paraId="511BB4F1" w14:textId="77777777" w:rsidTr="001B0EBF">
        <w:trPr>
          <w:trHeight w:val="300"/>
          <w:del w:id="4580" w:author="Mr Richard P Williams" w:date="2016-10-03T22:42:00Z"/>
        </w:trPr>
        <w:tc>
          <w:tcPr>
            <w:tcW w:w="3320" w:type="dxa"/>
            <w:noWrap/>
            <w:hideMark/>
          </w:tcPr>
          <w:p w14:paraId="585D018C" w14:textId="77777777" w:rsidR="001B0EBF" w:rsidRPr="00307A4C" w:rsidDel="008F7B0C" w:rsidRDefault="001B0EBF">
            <w:pPr>
              <w:rPr>
                <w:del w:id="4581" w:author="Mr Richard P Williams" w:date="2016-10-03T22:42:00Z"/>
                <w:rFonts w:cs="Open Sans"/>
                <w:sz w:val="20"/>
                <w:szCs w:val="20"/>
              </w:rPr>
            </w:pPr>
            <w:del w:id="4582" w:author="Mr Richard P Williams" w:date="2016-10-03T22:42:00Z">
              <w:r w:rsidRPr="00307A4C" w:rsidDel="008F7B0C">
                <w:rPr>
                  <w:rFonts w:cs="Open Sans"/>
                  <w:sz w:val="20"/>
                  <w:szCs w:val="20"/>
                </w:rPr>
                <w:delText>InvoiceDifferenceFlag</w:delText>
              </w:r>
            </w:del>
          </w:p>
        </w:tc>
        <w:tc>
          <w:tcPr>
            <w:tcW w:w="960" w:type="dxa"/>
            <w:noWrap/>
            <w:hideMark/>
          </w:tcPr>
          <w:p w14:paraId="0311384C" w14:textId="77777777" w:rsidR="001B0EBF" w:rsidRPr="00307A4C" w:rsidDel="008F7B0C" w:rsidRDefault="001B0EBF">
            <w:pPr>
              <w:rPr>
                <w:del w:id="4583" w:author="Mr Richard P Williams" w:date="2016-10-03T22:42:00Z"/>
                <w:rFonts w:cs="Open Sans"/>
                <w:sz w:val="20"/>
                <w:szCs w:val="20"/>
              </w:rPr>
            </w:pPr>
            <w:del w:id="4584" w:author="Mr Richard P Williams" w:date="2016-10-03T22:42:00Z">
              <w:r w:rsidRPr="00307A4C" w:rsidDel="008F7B0C">
                <w:rPr>
                  <w:rFonts w:cs="Open Sans"/>
                  <w:sz w:val="20"/>
                  <w:szCs w:val="20"/>
                </w:rPr>
                <w:delText>char</w:delText>
              </w:r>
            </w:del>
          </w:p>
        </w:tc>
        <w:tc>
          <w:tcPr>
            <w:tcW w:w="1175" w:type="dxa"/>
            <w:noWrap/>
            <w:hideMark/>
          </w:tcPr>
          <w:p w14:paraId="46A96652" w14:textId="77777777" w:rsidR="001B0EBF" w:rsidRPr="00307A4C" w:rsidDel="008F7B0C" w:rsidRDefault="001B0EBF" w:rsidP="00307A4C">
            <w:pPr>
              <w:rPr>
                <w:del w:id="4585" w:author="Mr Richard P Williams" w:date="2016-10-03T22:42:00Z"/>
                <w:rFonts w:cs="Open Sans"/>
                <w:sz w:val="20"/>
                <w:szCs w:val="20"/>
              </w:rPr>
            </w:pPr>
            <w:del w:id="4586" w:author="Mr Richard P Williams" w:date="2016-10-03T22:42:00Z">
              <w:r w:rsidRPr="00307A4C" w:rsidDel="008F7B0C">
                <w:rPr>
                  <w:rFonts w:cs="Open Sans"/>
                  <w:sz w:val="20"/>
                  <w:szCs w:val="20"/>
                </w:rPr>
                <w:delText>8000</w:delText>
              </w:r>
            </w:del>
          </w:p>
        </w:tc>
        <w:tc>
          <w:tcPr>
            <w:tcW w:w="3990" w:type="dxa"/>
          </w:tcPr>
          <w:p w14:paraId="6BC71FCC" w14:textId="77777777" w:rsidR="001B0EBF" w:rsidRPr="00307A4C" w:rsidDel="008F7B0C" w:rsidRDefault="001B0EBF" w:rsidP="00307A4C">
            <w:pPr>
              <w:rPr>
                <w:del w:id="4587" w:author="Mr Richard P Williams" w:date="2016-10-03T22:42:00Z"/>
                <w:rFonts w:cs="Open Sans"/>
                <w:sz w:val="20"/>
                <w:szCs w:val="20"/>
              </w:rPr>
            </w:pPr>
          </w:p>
        </w:tc>
      </w:tr>
      <w:tr w:rsidR="001B0EBF" w:rsidRPr="00307A4C" w:rsidDel="008F7B0C" w14:paraId="0B371FDB" w14:textId="77777777" w:rsidTr="001B0EBF">
        <w:trPr>
          <w:trHeight w:val="300"/>
          <w:del w:id="4588" w:author="Mr Richard P Williams" w:date="2016-10-03T22:42:00Z"/>
        </w:trPr>
        <w:tc>
          <w:tcPr>
            <w:tcW w:w="3320" w:type="dxa"/>
            <w:noWrap/>
            <w:hideMark/>
          </w:tcPr>
          <w:p w14:paraId="2EF967AE" w14:textId="77777777" w:rsidR="001B0EBF" w:rsidRPr="00307A4C" w:rsidDel="008F7B0C" w:rsidRDefault="001B0EBF">
            <w:pPr>
              <w:rPr>
                <w:del w:id="4589" w:author="Mr Richard P Williams" w:date="2016-10-03T22:42:00Z"/>
                <w:rFonts w:cs="Open Sans"/>
                <w:sz w:val="20"/>
                <w:szCs w:val="20"/>
              </w:rPr>
            </w:pPr>
            <w:del w:id="4590" w:author="Mr Richard P Williams" w:date="2016-10-03T22:42:00Z">
              <w:r w:rsidRPr="00307A4C" w:rsidDel="008F7B0C">
                <w:rPr>
                  <w:rFonts w:cs="Open Sans"/>
                  <w:sz w:val="20"/>
                  <w:szCs w:val="20"/>
                </w:rPr>
                <w:delText>InvoiceOrigination</w:delText>
              </w:r>
            </w:del>
          </w:p>
        </w:tc>
        <w:tc>
          <w:tcPr>
            <w:tcW w:w="960" w:type="dxa"/>
            <w:noWrap/>
            <w:hideMark/>
          </w:tcPr>
          <w:p w14:paraId="310B47CB" w14:textId="77777777" w:rsidR="001B0EBF" w:rsidRPr="00307A4C" w:rsidDel="008F7B0C" w:rsidRDefault="001B0EBF">
            <w:pPr>
              <w:rPr>
                <w:del w:id="4591" w:author="Mr Richard P Williams" w:date="2016-10-03T22:42:00Z"/>
                <w:rFonts w:cs="Open Sans"/>
                <w:sz w:val="20"/>
                <w:szCs w:val="20"/>
              </w:rPr>
            </w:pPr>
            <w:del w:id="4592" w:author="Mr Richard P Williams" w:date="2016-10-03T22:42:00Z">
              <w:r w:rsidRPr="00307A4C" w:rsidDel="008F7B0C">
                <w:rPr>
                  <w:rFonts w:cs="Open Sans"/>
                  <w:sz w:val="20"/>
                  <w:szCs w:val="20"/>
                </w:rPr>
                <w:delText>char</w:delText>
              </w:r>
            </w:del>
          </w:p>
        </w:tc>
        <w:tc>
          <w:tcPr>
            <w:tcW w:w="1175" w:type="dxa"/>
            <w:noWrap/>
            <w:hideMark/>
          </w:tcPr>
          <w:p w14:paraId="18CDF876" w14:textId="77777777" w:rsidR="001B0EBF" w:rsidRPr="00307A4C" w:rsidDel="008F7B0C" w:rsidRDefault="001B0EBF" w:rsidP="00307A4C">
            <w:pPr>
              <w:rPr>
                <w:del w:id="4593" w:author="Mr Richard P Williams" w:date="2016-10-03T22:42:00Z"/>
                <w:rFonts w:cs="Open Sans"/>
                <w:sz w:val="20"/>
                <w:szCs w:val="20"/>
              </w:rPr>
            </w:pPr>
            <w:del w:id="4594" w:author="Mr Richard P Williams" w:date="2016-10-03T22:42:00Z">
              <w:r w:rsidRPr="00307A4C" w:rsidDel="008F7B0C">
                <w:rPr>
                  <w:rFonts w:cs="Open Sans"/>
                  <w:sz w:val="20"/>
                  <w:szCs w:val="20"/>
                </w:rPr>
                <w:delText>8000</w:delText>
              </w:r>
            </w:del>
          </w:p>
        </w:tc>
        <w:tc>
          <w:tcPr>
            <w:tcW w:w="3990" w:type="dxa"/>
          </w:tcPr>
          <w:p w14:paraId="30C185CF" w14:textId="77777777" w:rsidR="001B0EBF" w:rsidRPr="00307A4C" w:rsidDel="008F7B0C" w:rsidRDefault="001B0EBF" w:rsidP="00307A4C">
            <w:pPr>
              <w:rPr>
                <w:del w:id="4595" w:author="Mr Richard P Williams" w:date="2016-10-03T22:42:00Z"/>
                <w:rFonts w:cs="Open Sans"/>
                <w:sz w:val="20"/>
                <w:szCs w:val="20"/>
              </w:rPr>
            </w:pPr>
          </w:p>
        </w:tc>
      </w:tr>
      <w:tr w:rsidR="001B0EBF" w:rsidRPr="00307A4C" w:rsidDel="008F7B0C" w14:paraId="613E528B" w14:textId="77777777" w:rsidTr="001B0EBF">
        <w:trPr>
          <w:trHeight w:val="300"/>
          <w:del w:id="4596" w:author="Mr Richard P Williams" w:date="2016-10-03T22:42:00Z"/>
        </w:trPr>
        <w:tc>
          <w:tcPr>
            <w:tcW w:w="3320" w:type="dxa"/>
            <w:noWrap/>
            <w:hideMark/>
          </w:tcPr>
          <w:p w14:paraId="5CCDDD3D" w14:textId="77777777" w:rsidR="001B0EBF" w:rsidRPr="00307A4C" w:rsidDel="008F7B0C" w:rsidRDefault="001B0EBF">
            <w:pPr>
              <w:rPr>
                <w:del w:id="4597" w:author="Mr Richard P Williams" w:date="2016-10-03T22:42:00Z"/>
                <w:rFonts w:cs="Open Sans"/>
                <w:sz w:val="20"/>
                <w:szCs w:val="20"/>
              </w:rPr>
            </w:pPr>
            <w:del w:id="4598" w:author="Mr Richard P Williams" w:date="2016-10-03T22:42:00Z">
              <w:r w:rsidRPr="00307A4C" w:rsidDel="008F7B0C">
                <w:rPr>
                  <w:rFonts w:cs="Open Sans"/>
                  <w:sz w:val="20"/>
                  <w:szCs w:val="20"/>
                </w:rPr>
                <w:delText>InvoiceSource</w:delText>
              </w:r>
            </w:del>
          </w:p>
        </w:tc>
        <w:tc>
          <w:tcPr>
            <w:tcW w:w="960" w:type="dxa"/>
            <w:noWrap/>
            <w:hideMark/>
          </w:tcPr>
          <w:p w14:paraId="60AD4E57" w14:textId="77777777" w:rsidR="001B0EBF" w:rsidRPr="00307A4C" w:rsidDel="008F7B0C" w:rsidRDefault="001B0EBF">
            <w:pPr>
              <w:rPr>
                <w:del w:id="4599" w:author="Mr Richard P Williams" w:date="2016-10-03T22:42:00Z"/>
                <w:rFonts w:cs="Open Sans"/>
                <w:sz w:val="20"/>
                <w:szCs w:val="20"/>
              </w:rPr>
            </w:pPr>
            <w:del w:id="4600" w:author="Mr Richard P Williams" w:date="2016-10-03T22:42:00Z">
              <w:r w:rsidRPr="00307A4C" w:rsidDel="008F7B0C">
                <w:rPr>
                  <w:rFonts w:cs="Open Sans"/>
                  <w:sz w:val="20"/>
                  <w:szCs w:val="20"/>
                </w:rPr>
                <w:delText>int</w:delText>
              </w:r>
            </w:del>
          </w:p>
        </w:tc>
        <w:tc>
          <w:tcPr>
            <w:tcW w:w="1175" w:type="dxa"/>
            <w:noWrap/>
            <w:hideMark/>
          </w:tcPr>
          <w:p w14:paraId="73A34FFF" w14:textId="77777777" w:rsidR="001B0EBF" w:rsidRPr="00307A4C" w:rsidDel="008F7B0C" w:rsidRDefault="001B0EBF" w:rsidP="00307A4C">
            <w:pPr>
              <w:rPr>
                <w:del w:id="4601" w:author="Mr Richard P Williams" w:date="2016-10-03T22:42:00Z"/>
                <w:rFonts w:cs="Open Sans"/>
                <w:sz w:val="20"/>
                <w:szCs w:val="20"/>
              </w:rPr>
            </w:pPr>
            <w:del w:id="4602" w:author="Mr Richard P Williams" w:date="2016-10-03T22:42:00Z">
              <w:r w:rsidRPr="00307A4C" w:rsidDel="008F7B0C">
                <w:rPr>
                  <w:rFonts w:cs="Open Sans"/>
                  <w:sz w:val="20"/>
                  <w:szCs w:val="20"/>
                </w:rPr>
                <w:delText>4</w:delText>
              </w:r>
            </w:del>
          </w:p>
        </w:tc>
        <w:tc>
          <w:tcPr>
            <w:tcW w:w="3990" w:type="dxa"/>
          </w:tcPr>
          <w:p w14:paraId="5B40D528" w14:textId="77777777" w:rsidR="001B0EBF" w:rsidRPr="00307A4C" w:rsidDel="008F7B0C" w:rsidRDefault="001B0EBF" w:rsidP="00307A4C">
            <w:pPr>
              <w:rPr>
                <w:del w:id="4603" w:author="Mr Richard P Williams" w:date="2016-10-03T22:42:00Z"/>
                <w:rFonts w:cs="Open Sans"/>
                <w:sz w:val="20"/>
                <w:szCs w:val="20"/>
              </w:rPr>
            </w:pPr>
          </w:p>
        </w:tc>
      </w:tr>
      <w:tr w:rsidR="001B0EBF" w:rsidRPr="00307A4C" w:rsidDel="008F7B0C" w14:paraId="39E2A685" w14:textId="77777777" w:rsidTr="001B0EBF">
        <w:trPr>
          <w:trHeight w:val="300"/>
          <w:del w:id="4604" w:author="Mr Richard P Williams" w:date="2016-10-03T22:42:00Z"/>
        </w:trPr>
        <w:tc>
          <w:tcPr>
            <w:tcW w:w="3320" w:type="dxa"/>
            <w:noWrap/>
            <w:hideMark/>
          </w:tcPr>
          <w:p w14:paraId="2EF197BB" w14:textId="77777777" w:rsidR="001B0EBF" w:rsidRPr="00307A4C" w:rsidDel="008F7B0C" w:rsidRDefault="001B0EBF">
            <w:pPr>
              <w:rPr>
                <w:del w:id="4605" w:author="Mr Richard P Williams" w:date="2016-10-03T22:42:00Z"/>
                <w:rFonts w:cs="Open Sans"/>
                <w:sz w:val="20"/>
                <w:szCs w:val="20"/>
              </w:rPr>
            </w:pPr>
            <w:del w:id="4606" w:author="Mr Richard P Williams" w:date="2016-10-03T22:42:00Z">
              <w:r w:rsidRPr="00307A4C" w:rsidDel="008F7B0C">
                <w:rPr>
                  <w:rFonts w:cs="Open Sans"/>
                  <w:sz w:val="20"/>
                  <w:szCs w:val="20"/>
                </w:rPr>
                <w:delText>RtlAdmFlag</w:delText>
              </w:r>
            </w:del>
          </w:p>
        </w:tc>
        <w:tc>
          <w:tcPr>
            <w:tcW w:w="960" w:type="dxa"/>
            <w:noWrap/>
            <w:hideMark/>
          </w:tcPr>
          <w:p w14:paraId="0556B6BB" w14:textId="77777777" w:rsidR="001B0EBF" w:rsidRPr="00307A4C" w:rsidDel="008F7B0C" w:rsidRDefault="001B0EBF">
            <w:pPr>
              <w:rPr>
                <w:del w:id="4607" w:author="Mr Richard P Williams" w:date="2016-10-03T22:42:00Z"/>
                <w:rFonts w:cs="Open Sans"/>
                <w:sz w:val="20"/>
                <w:szCs w:val="20"/>
              </w:rPr>
            </w:pPr>
            <w:del w:id="4608" w:author="Mr Richard P Williams" w:date="2016-10-03T22:42:00Z">
              <w:r w:rsidRPr="00307A4C" w:rsidDel="008F7B0C">
                <w:rPr>
                  <w:rFonts w:cs="Open Sans"/>
                  <w:sz w:val="20"/>
                  <w:szCs w:val="20"/>
                </w:rPr>
                <w:delText>bit</w:delText>
              </w:r>
            </w:del>
          </w:p>
        </w:tc>
        <w:tc>
          <w:tcPr>
            <w:tcW w:w="1175" w:type="dxa"/>
            <w:noWrap/>
            <w:hideMark/>
          </w:tcPr>
          <w:p w14:paraId="6AACD695" w14:textId="77777777" w:rsidR="001B0EBF" w:rsidRPr="00307A4C" w:rsidDel="008F7B0C" w:rsidRDefault="001B0EBF" w:rsidP="00307A4C">
            <w:pPr>
              <w:rPr>
                <w:del w:id="4609" w:author="Mr Richard P Williams" w:date="2016-10-03T22:42:00Z"/>
                <w:rFonts w:cs="Open Sans"/>
                <w:sz w:val="20"/>
                <w:szCs w:val="20"/>
              </w:rPr>
            </w:pPr>
            <w:del w:id="4610" w:author="Mr Richard P Williams" w:date="2016-10-03T22:42:00Z">
              <w:r w:rsidRPr="00307A4C" w:rsidDel="008F7B0C">
                <w:rPr>
                  <w:rFonts w:cs="Open Sans"/>
                  <w:sz w:val="20"/>
                  <w:szCs w:val="20"/>
                </w:rPr>
                <w:delText>1</w:delText>
              </w:r>
            </w:del>
          </w:p>
        </w:tc>
        <w:tc>
          <w:tcPr>
            <w:tcW w:w="3990" w:type="dxa"/>
          </w:tcPr>
          <w:p w14:paraId="03B10A3E" w14:textId="77777777" w:rsidR="001B0EBF" w:rsidRPr="00307A4C" w:rsidDel="008F7B0C" w:rsidRDefault="001B0EBF" w:rsidP="00307A4C">
            <w:pPr>
              <w:rPr>
                <w:del w:id="4611" w:author="Mr Richard P Williams" w:date="2016-10-03T22:42:00Z"/>
                <w:rFonts w:cs="Open Sans"/>
                <w:sz w:val="20"/>
                <w:szCs w:val="20"/>
              </w:rPr>
            </w:pPr>
          </w:p>
        </w:tc>
      </w:tr>
      <w:tr w:rsidR="001B0EBF" w:rsidRPr="00307A4C" w:rsidDel="008F7B0C" w14:paraId="3C6DB1BC" w14:textId="77777777" w:rsidTr="001B0EBF">
        <w:trPr>
          <w:trHeight w:val="300"/>
          <w:del w:id="4612" w:author="Mr Richard P Williams" w:date="2016-10-03T22:42:00Z"/>
        </w:trPr>
        <w:tc>
          <w:tcPr>
            <w:tcW w:w="3320" w:type="dxa"/>
            <w:noWrap/>
            <w:hideMark/>
          </w:tcPr>
          <w:p w14:paraId="471B066C" w14:textId="77777777" w:rsidR="001B0EBF" w:rsidRPr="00307A4C" w:rsidDel="008F7B0C" w:rsidRDefault="001B0EBF">
            <w:pPr>
              <w:rPr>
                <w:del w:id="4613" w:author="Mr Richard P Williams" w:date="2016-10-03T22:42:00Z"/>
                <w:rFonts w:cs="Open Sans"/>
                <w:sz w:val="20"/>
                <w:szCs w:val="20"/>
              </w:rPr>
            </w:pPr>
            <w:del w:id="4614" w:author="Mr Richard P Williams" w:date="2016-10-03T22:42:00Z">
              <w:r w:rsidRPr="00307A4C" w:rsidDel="008F7B0C">
                <w:rPr>
                  <w:rFonts w:cs="Open Sans"/>
                  <w:sz w:val="20"/>
                  <w:szCs w:val="20"/>
                </w:rPr>
                <w:delText>VendorItemNo</w:delText>
              </w:r>
            </w:del>
          </w:p>
        </w:tc>
        <w:tc>
          <w:tcPr>
            <w:tcW w:w="960" w:type="dxa"/>
            <w:noWrap/>
            <w:hideMark/>
          </w:tcPr>
          <w:p w14:paraId="72D2295C" w14:textId="77777777" w:rsidR="001B0EBF" w:rsidRPr="00307A4C" w:rsidDel="008F7B0C" w:rsidRDefault="001B0EBF">
            <w:pPr>
              <w:rPr>
                <w:del w:id="4615" w:author="Mr Richard P Williams" w:date="2016-10-03T22:42:00Z"/>
                <w:rFonts w:cs="Open Sans"/>
                <w:sz w:val="20"/>
                <w:szCs w:val="20"/>
              </w:rPr>
            </w:pPr>
            <w:del w:id="4616" w:author="Mr Richard P Williams" w:date="2016-10-03T22:42:00Z">
              <w:r w:rsidRPr="00307A4C" w:rsidDel="008F7B0C">
                <w:rPr>
                  <w:rFonts w:cs="Open Sans"/>
                  <w:sz w:val="20"/>
                  <w:szCs w:val="20"/>
                </w:rPr>
                <w:delText>varchar</w:delText>
              </w:r>
            </w:del>
          </w:p>
        </w:tc>
        <w:tc>
          <w:tcPr>
            <w:tcW w:w="1175" w:type="dxa"/>
            <w:noWrap/>
            <w:hideMark/>
          </w:tcPr>
          <w:p w14:paraId="03899D3F" w14:textId="77777777" w:rsidR="001B0EBF" w:rsidRPr="00307A4C" w:rsidDel="008F7B0C" w:rsidRDefault="001B0EBF" w:rsidP="00307A4C">
            <w:pPr>
              <w:rPr>
                <w:del w:id="4617" w:author="Mr Richard P Williams" w:date="2016-10-03T22:42:00Z"/>
                <w:rFonts w:cs="Open Sans"/>
                <w:sz w:val="20"/>
                <w:szCs w:val="20"/>
              </w:rPr>
            </w:pPr>
            <w:del w:id="4618" w:author="Mr Richard P Williams" w:date="2016-10-03T22:42:00Z">
              <w:r w:rsidRPr="00307A4C" w:rsidDel="008F7B0C">
                <w:rPr>
                  <w:rFonts w:cs="Open Sans"/>
                  <w:sz w:val="20"/>
                  <w:szCs w:val="20"/>
                </w:rPr>
                <w:delText>8000</w:delText>
              </w:r>
            </w:del>
          </w:p>
        </w:tc>
        <w:tc>
          <w:tcPr>
            <w:tcW w:w="3990" w:type="dxa"/>
          </w:tcPr>
          <w:p w14:paraId="51621FE0" w14:textId="77777777" w:rsidR="001B0EBF" w:rsidRPr="00307A4C" w:rsidDel="008F7B0C" w:rsidRDefault="001B0EBF" w:rsidP="00307A4C">
            <w:pPr>
              <w:rPr>
                <w:del w:id="4619" w:author="Mr Richard P Williams" w:date="2016-10-03T22:42:00Z"/>
                <w:rFonts w:cs="Open Sans"/>
                <w:sz w:val="20"/>
                <w:szCs w:val="20"/>
              </w:rPr>
            </w:pPr>
          </w:p>
        </w:tc>
      </w:tr>
      <w:tr w:rsidR="001B0EBF" w:rsidRPr="00307A4C" w:rsidDel="008F7B0C" w14:paraId="05FEEAAE" w14:textId="77777777" w:rsidTr="001B0EBF">
        <w:trPr>
          <w:trHeight w:val="300"/>
          <w:del w:id="4620" w:author="Mr Richard P Williams" w:date="2016-10-03T22:42:00Z"/>
        </w:trPr>
        <w:tc>
          <w:tcPr>
            <w:tcW w:w="3320" w:type="dxa"/>
            <w:noWrap/>
            <w:hideMark/>
          </w:tcPr>
          <w:p w14:paraId="57485F93" w14:textId="77777777" w:rsidR="001B0EBF" w:rsidRPr="00307A4C" w:rsidDel="008F7B0C" w:rsidRDefault="001B0EBF">
            <w:pPr>
              <w:rPr>
                <w:del w:id="4621" w:author="Mr Richard P Williams" w:date="2016-10-03T22:42:00Z"/>
                <w:rFonts w:cs="Open Sans"/>
                <w:sz w:val="20"/>
                <w:szCs w:val="20"/>
              </w:rPr>
            </w:pPr>
            <w:del w:id="4622" w:author="Mr Richard P Williams" w:date="2016-10-03T22:42:00Z">
              <w:r w:rsidRPr="00307A4C" w:rsidDel="008F7B0C">
                <w:rPr>
                  <w:rFonts w:cs="Open Sans"/>
                  <w:sz w:val="20"/>
                  <w:szCs w:val="20"/>
                </w:rPr>
                <w:delText>BillingDeptID</w:delText>
              </w:r>
            </w:del>
          </w:p>
        </w:tc>
        <w:tc>
          <w:tcPr>
            <w:tcW w:w="960" w:type="dxa"/>
            <w:noWrap/>
            <w:hideMark/>
          </w:tcPr>
          <w:p w14:paraId="0E8761EC" w14:textId="77777777" w:rsidR="001B0EBF" w:rsidRPr="00307A4C" w:rsidDel="008F7B0C" w:rsidRDefault="001B0EBF">
            <w:pPr>
              <w:rPr>
                <w:del w:id="4623" w:author="Mr Richard P Williams" w:date="2016-10-03T22:42:00Z"/>
                <w:rFonts w:cs="Open Sans"/>
                <w:sz w:val="20"/>
                <w:szCs w:val="20"/>
              </w:rPr>
            </w:pPr>
            <w:del w:id="4624" w:author="Mr Richard P Williams" w:date="2016-10-03T22:42:00Z">
              <w:r w:rsidRPr="00307A4C" w:rsidDel="008F7B0C">
                <w:rPr>
                  <w:rFonts w:cs="Open Sans"/>
                  <w:sz w:val="20"/>
                  <w:szCs w:val="20"/>
                </w:rPr>
                <w:delText>int</w:delText>
              </w:r>
            </w:del>
          </w:p>
        </w:tc>
        <w:tc>
          <w:tcPr>
            <w:tcW w:w="1175" w:type="dxa"/>
            <w:noWrap/>
            <w:hideMark/>
          </w:tcPr>
          <w:p w14:paraId="7AC45433" w14:textId="77777777" w:rsidR="001B0EBF" w:rsidRPr="00307A4C" w:rsidDel="008F7B0C" w:rsidRDefault="001B0EBF" w:rsidP="00307A4C">
            <w:pPr>
              <w:rPr>
                <w:del w:id="4625" w:author="Mr Richard P Williams" w:date="2016-10-03T22:42:00Z"/>
                <w:rFonts w:cs="Open Sans"/>
                <w:sz w:val="20"/>
                <w:szCs w:val="20"/>
              </w:rPr>
            </w:pPr>
            <w:del w:id="4626" w:author="Mr Richard P Williams" w:date="2016-10-03T22:42:00Z">
              <w:r w:rsidRPr="00307A4C" w:rsidDel="008F7B0C">
                <w:rPr>
                  <w:rFonts w:cs="Open Sans"/>
                  <w:sz w:val="20"/>
                  <w:szCs w:val="20"/>
                </w:rPr>
                <w:delText>4</w:delText>
              </w:r>
            </w:del>
          </w:p>
        </w:tc>
        <w:tc>
          <w:tcPr>
            <w:tcW w:w="3990" w:type="dxa"/>
          </w:tcPr>
          <w:p w14:paraId="58DF34F1" w14:textId="77777777" w:rsidR="001B0EBF" w:rsidRPr="00307A4C" w:rsidDel="008F7B0C" w:rsidRDefault="001B0EBF" w:rsidP="00307A4C">
            <w:pPr>
              <w:rPr>
                <w:del w:id="4627" w:author="Mr Richard P Williams" w:date="2016-10-03T22:42:00Z"/>
                <w:rFonts w:cs="Open Sans"/>
                <w:sz w:val="20"/>
                <w:szCs w:val="20"/>
              </w:rPr>
            </w:pPr>
          </w:p>
        </w:tc>
      </w:tr>
      <w:tr w:rsidR="001B0EBF" w:rsidRPr="00307A4C" w:rsidDel="008F7B0C" w14:paraId="46DFD17F" w14:textId="77777777" w:rsidTr="001B0EBF">
        <w:trPr>
          <w:trHeight w:val="300"/>
          <w:del w:id="4628" w:author="Mr Richard P Williams" w:date="2016-10-03T22:42:00Z"/>
        </w:trPr>
        <w:tc>
          <w:tcPr>
            <w:tcW w:w="3320" w:type="dxa"/>
            <w:noWrap/>
            <w:hideMark/>
          </w:tcPr>
          <w:p w14:paraId="1F7DC29F" w14:textId="77777777" w:rsidR="001B0EBF" w:rsidRPr="00307A4C" w:rsidDel="008F7B0C" w:rsidRDefault="001B0EBF">
            <w:pPr>
              <w:rPr>
                <w:del w:id="4629" w:author="Mr Richard P Williams" w:date="2016-10-03T22:42:00Z"/>
                <w:rFonts w:cs="Open Sans"/>
                <w:sz w:val="20"/>
                <w:szCs w:val="20"/>
              </w:rPr>
            </w:pPr>
            <w:del w:id="4630" w:author="Mr Richard P Williams" w:date="2016-10-03T22:42:00Z">
              <w:r w:rsidRPr="00307A4C" w:rsidDel="008F7B0C">
                <w:rPr>
                  <w:rFonts w:cs="Open Sans"/>
                  <w:sz w:val="20"/>
                  <w:szCs w:val="20"/>
                </w:rPr>
                <w:delText>VendSwellWarehouseCost</w:delText>
              </w:r>
            </w:del>
          </w:p>
        </w:tc>
        <w:tc>
          <w:tcPr>
            <w:tcW w:w="960" w:type="dxa"/>
            <w:noWrap/>
            <w:hideMark/>
          </w:tcPr>
          <w:p w14:paraId="36A00416" w14:textId="77777777" w:rsidR="001B0EBF" w:rsidRPr="00307A4C" w:rsidDel="008F7B0C" w:rsidRDefault="001B0EBF">
            <w:pPr>
              <w:rPr>
                <w:del w:id="4631" w:author="Mr Richard P Williams" w:date="2016-10-03T22:42:00Z"/>
                <w:rFonts w:cs="Open Sans"/>
                <w:sz w:val="20"/>
                <w:szCs w:val="20"/>
              </w:rPr>
            </w:pPr>
            <w:del w:id="4632" w:author="Mr Richard P Williams" w:date="2016-10-03T22:42:00Z">
              <w:r w:rsidRPr="00307A4C" w:rsidDel="008F7B0C">
                <w:rPr>
                  <w:rFonts w:cs="Open Sans"/>
                  <w:sz w:val="20"/>
                  <w:szCs w:val="20"/>
                </w:rPr>
                <w:delText>decimal</w:delText>
              </w:r>
            </w:del>
          </w:p>
        </w:tc>
        <w:tc>
          <w:tcPr>
            <w:tcW w:w="1175" w:type="dxa"/>
            <w:noWrap/>
            <w:hideMark/>
          </w:tcPr>
          <w:p w14:paraId="33C98DEB" w14:textId="77777777" w:rsidR="001B0EBF" w:rsidRPr="00307A4C" w:rsidDel="008F7B0C" w:rsidRDefault="001B0EBF" w:rsidP="00307A4C">
            <w:pPr>
              <w:rPr>
                <w:del w:id="4633" w:author="Mr Richard P Williams" w:date="2016-10-03T22:42:00Z"/>
                <w:rFonts w:cs="Open Sans"/>
                <w:sz w:val="20"/>
                <w:szCs w:val="20"/>
              </w:rPr>
            </w:pPr>
            <w:del w:id="4634" w:author="Mr Richard P Williams" w:date="2016-10-03T22:42:00Z">
              <w:r w:rsidRPr="00307A4C" w:rsidDel="008F7B0C">
                <w:rPr>
                  <w:rFonts w:cs="Open Sans"/>
                  <w:sz w:val="20"/>
                  <w:szCs w:val="20"/>
                </w:rPr>
                <w:delText>17</w:delText>
              </w:r>
            </w:del>
          </w:p>
        </w:tc>
        <w:tc>
          <w:tcPr>
            <w:tcW w:w="3990" w:type="dxa"/>
          </w:tcPr>
          <w:p w14:paraId="5656469D" w14:textId="77777777" w:rsidR="001B0EBF" w:rsidRPr="00307A4C" w:rsidDel="008F7B0C" w:rsidRDefault="001B0EBF" w:rsidP="00307A4C">
            <w:pPr>
              <w:rPr>
                <w:del w:id="4635" w:author="Mr Richard P Williams" w:date="2016-10-03T22:42:00Z"/>
                <w:rFonts w:cs="Open Sans"/>
                <w:sz w:val="20"/>
                <w:szCs w:val="20"/>
              </w:rPr>
            </w:pPr>
          </w:p>
        </w:tc>
      </w:tr>
      <w:tr w:rsidR="001B0EBF" w:rsidRPr="00307A4C" w:rsidDel="008F7B0C" w14:paraId="38B6201B" w14:textId="77777777" w:rsidTr="001B0EBF">
        <w:trPr>
          <w:trHeight w:val="300"/>
          <w:del w:id="4636" w:author="Mr Richard P Williams" w:date="2016-10-03T22:42:00Z"/>
        </w:trPr>
        <w:tc>
          <w:tcPr>
            <w:tcW w:w="3320" w:type="dxa"/>
            <w:noWrap/>
            <w:hideMark/>
          </w:tcPr>
          <w:p w14:paraId="1374D486" w14:textId="77777777" w:rsidR="001B0EBF" w:rsidRPr="00307A4C" w:rsidDel="008F7B0C" w:rsidRDefault="001B0EBF">
            <w:pPr>
              <w:rPr>
                <w:del w:id="4637" w:author="Mr Richard P Williams" w:date="2016-10-03T22:42:00Z"/>
                <w:rFonts w:cs="Open Sans"/>
                <w:sz w:val="20"/>
                <w:szCs w:val="20"/>
              </w:rPr>
            </w:pPr>
            <w:del w:id="4638" w:author="Mr Richard P Williams" w:date="2016-10-03T22:42:00Z">
              <w:r w:rsidRPr="00307A4C" w:rsidDel="008F7B0C">
                <w:rPr>
                  <w:rFonts w:cs="Open Sans"/>
                  <w:sz w:val="20"/>
                  <w:szCs w:val="20"/>
                </w:rPr>
                <w:delText>VendSwellRetailCost</w:delText>
              </w:r>
            </w:del>
          </w:p>
        </w:tc>
        <w:tc>
          <w:tcPr>
            <w:tcW w:w="960" w:type="dxa"/>
            <w:noWrap/>
            <w:hideMark/>
          </w:tcPr>
          <w:p w14:paraId="0409D4ED" w14:textId="77777777" w:rsidR="001B0EBF" w:rsidRPr="00307A4C" w:rsidDel="008F7B0C" w:rsidRDefault="001B0EBF">
            <w:pPr>
              <w:rPr>
                <w:del w:id="4639" w:author="Mr Richard P Williams" w:date="2016-10-03T22:42:00Z"/>
                <w:rFonts w:cs="Open Sans"/>
                <w:sz w:val="20"/>
                <w:szCs w:val="20"/>
              </w:rPr>
            </w:pPr>
            <w:del w:id="4640" w:author="Mr Richard P Williams" w:date="2016-10-03T22:42:00Z">
              <w:r w:rsidRPr="00307A4C" w:rsidDel="008F7B0C">
                <w:rPr>
                  <w:rFonts w:cs="Open Sans"/>
                  <w:sz w:val="20"/>
                  <w:szCs w:val="20"/>
                </w:rPr>
                <w:delText>money</w:delText>
              </w:r>
            </w:del>
          </w:p>
        </w:tc>
        <w:tc>
          <w:tcPr>
            <w:tcW w:w="1175" w:type="dxa"/>
            <w:noWrap/>
            <w:hideMark/>
          </w:tcPr>
          <w:p w14:paraId="083A3D13" w14:textId="77777777" w:rsidR="001B0EBF" w:rsidRPr="00307A4C" w:rsidDel="008F7B0C" w:rsidRDefault="001B0EBF" w:rsidP="00307A4C">
            <w:pPr>
              <w:rPr>
                <w:del w:id="4641" w:author="Mr Richard P Williams" w:date="2016-10-03T22:42:00Z"/>
                <w:rFonts w:cs="Open Sans"/>
                <w:sz w:val="20"/>
                <w:szCs w:val="20"/>
              </w:rPr>
            </w:pPr>
            <w:del w:id="4642" w:author="Mr Richard P Williams" w:date="2016-10-03T22:42:00Z">
              <w:r w:rsidRPr="00307A4C" w:rsidDel="008F7B0C">
                <w:rPr>
                  <w:rFonts w:cs="Open Sans"/>
                  <w:sz w:val="20"/>
                  <w:szCs w:val="20"/>
                </w:rPr>
                <w:delText>8</w:delText>
              </w:r>
            </w:del>
          </w:p>
        </w:tc>
        <w:tc>
          <w:tcPr>
            <w:tcW w:w="3990" w:type="dxa"/>
          </w:tcPr>
          <w:p w14:paraId="3D45C57D" w14:textId="77777777" w:rsidR="001B0EBF" w:rsidRPr="00307A4C" w:rsidDel="008F7B0C" w:rsidRDefault="001B0EBF" w:rsidP="00307A4C">
            <w:pPr>
              <w:rPr>
                <w:del w:id="4643" w:author="Mr Richard P Williams" w:date="2016-10-03T22:42:00Z"/>
                <w:rFonts w:cs="Open Sans"/>
                <w:sz w:val="20"/>
                <w:szCs w:val="20"/>
              </w:rPr>
            </w:pPr>
          </w:p>
        </w:tc>
      </w:tr>
      <w:tr w:rsidR="001B0EBF" w:rsidRPr="00307A4C" w:rsidDel="008F7B0C" w14:paraId="30D2EFEE" w14:textId="77777777" w:rsidTr="001B0EBF">
        <w:trPr>
          <w:trHeight w:val="300"/>
          <w:del w:id="4644" w:author="Mr Richard P Williams" w:date="2016-10-03T22:42:00Z"/>
        </w:trPr>
        <w:tc>
          <w:tcPr>
            <w:tcW w:w="3320" w:type="dxa"/>
            <w:noWrap/>
            <w:hideMark/>
          </w:tcPr>
          <w:p w14:paraId="3DFA8187" w14:textId="77777777" w:rsidR="001B0EBF" w:rsidRPr="00307A4C" w:rsidDel="008F7B0C" w:rsidRDefault="001B0EBF">
            <w:pPr>
              <w:rPr>
                <w:del w:id="4645" w:author="Mr Richard P Williams" w:date="2016-10-03T22:42:00Z"/>
                <w:rFonts w:cs="Open Sans"/>
                <w:sz w:val="20"/>
                <w:szCs w:val="20"/>
              </w:rPr>
            </w:pPr>
            <w:del w:id="4646" w:author="Mr Richard P Williams" w:date="2016-10-03T22:42:00Z">
              <w:r w:rsidRPr="00307A4C" w:rsidDel="008F7B0C">
                <w:rPr>
                  <w:rFonts w:cs="Open Sans"/>
                  <w:sz w:val="20"/>
                  <w:szCs w:val="20"/>
                </w:rPr>
                <w:delText>NotShippedQty</w:delText>
              </w:r>
            </w:del>
          </w:p>
        </w:tc>
        <w:tc>
          <w:tcPr>
            <w:tcW w:w="960" w:type="dxa"/>
            <w:noWrap/>
            <w:hideMark/>
          </w:tcPr>
          <w:p w14:paraId="4E47EA17" w14:textId="77777777" w:rsidR="001B0EBF" w:rsidRPr="00307A4C" w:rsidDel="008F7B0C" w:rsidRDefault="001B0EBF">
            <w:pPr>
              <w:rPr>
                <w:del w:id="4647" w:author="Mr Richard P Williams" w:date="2016-10-03T22:42:00Z"/>
                <w:rFonts w:cs="Open Sans"/>
                <w:sz w:val="20"/>
                <w:szCs w:val="20"/>
              </w:rPr>
            </w:pPr>
            <w:del w:id="4648" w:author="Mr Richard P Williams" w:date="2016-10-03T22:42:00Z">
              <w:r w:rsidRPr="00307A4C" w:rsidDel="008F7B0C">
                <w:rPr>
                  <w:rFonts w:cs="Open Sans"/>
                  <w:sz w:val="20"/>
                  <w:szCs w:val="20"/>
                </w:rPr>
                <w:delText>int</w:delText>
              </w:r>
            </w:del>
          </w:p>
        </w:tc>
        <w:tc>
          <w:tcPr>
            <w:tcW w:w="1175" w:type="dxa"/>
            <w:noWrap/>
            <w:hideMark/>
          </w:tcPr>
          <w:p w14:paraId="37EC4A39" w14:textId="77777777" w:rsidR="001B0EBF" w:rsidRPr="00307A4C" w:rsidDel="008F7B0C" w:rsidRDefault="001B0EBF" w:rsidP="00307A4C">
            <w:pPr>
              <w:rPr>
                <w:del w:id="4649" w:author="Mr Richard P Williams" w:date="2016-10-03T22:42:00Z"/>
                <w:rFonts w:cs="Open Sans"/>
                <w:sz w:val="20"/>
                <w:szCs w:val="20"/>
              </w:rPr>
            </w:pPr>
            <w:del w:id="4650" w:author="Mr Richard P Williams" w:date="2016-10-03T22:42:00Z">
              <w:r w:rsidRPr="00307A4C" w:rsidDel="008F7B0C">
                <w:rPr>
                  <w:rFonts w:cs="Open Sans"/>
                  <w:sz w:val="20"/>
                  <w:szCs w:val="20"/>
                </w:rPr>
                <w:delText>4</w:delText>
              </w:r>
            </w:del>
          </w:p>
        </w:tc>
        <w:tc>
          <w:tcPr>
            <w:tcW w:w="3990" w:type="dxa"/>
          </w:tcPr>
          <w:p w14:paraId="7EE84CB0" w14:textId="77777777" w:rsidR="001B0EBF" w:rsidRPr="00307A4C" w:rsidDel="008F7B0C" w:rsidRDefault="001B0EBF" w:rsidP="00307A4C">
            <w:pPr>
              <w:rPr>
                <w:del w:id="4651" w:author="Mr Richard P Williams" w:date="2016-10-03T22:42:00Z"/>
                <w:rFonts w:cs="Open Sans"/>
                <w:sz w:val="20"/>
                <w:szCs w:val="20"/>
              </w:rPr>
            </w:pPr>
          </w:p>
        </w:tc>
      </w:tr>
      <w:tr w:rsidR="001B0EBF" w:rsidRPr="00307A4C" w:rsidDel="008F7B0C" w14:paraId="6D353895" w14:textId="77777777" w:rsidTr="001B0EBF">
        <w:trPr>
          <w:trHeight w:val="300"/>
          <w:del w:id="4652" w:author="Mr Richard P Williams" w:date="2016-10-03T22:42:00Z"/>
        </w:trPr>
        <w:tc>
          <w:tcPr>
            <w:tcW w:w="3320" w:type="dxa"/>
            <w:noWrap/>
            <w:hideMark/>
          </w:tcPr>
          <w:p w14:paraId="274B37D5" w14:textId="77777777" w:rsidR="001B0EBF" w:rsidRPr="00307A4C" w:rsidDel="008F7B0C" w:rsidRDefault="001B0EBF">
            <w:pPr>
              <w:rPr>
                <w:del w:id="4653" w:author="Mr Richard P Williams" w:date="2016-10-03T22:42:00Z"/>
                <w:rFonts w:cs="Open Sans"/>
                <w:sz w:val="20"/>
                <w:szCs w:val="20"/>
              </w:rPr>
            </w:pPr>
            <w:del w:id="4654" w:author="Mr Richard P Williams" w:date="2016-10-03T22:42:00Z">
              <w:r w:rsidRPr="00307A4C" w:rsidDel="008F7B0C">
                <w:rPr>
                  <w:rFonts w:cs="Open Sans"/>
                  <w:sz w:val="20"/>
                  <w:szCs w:val="20"/>
                </w:rPr>
                <w:delText>HoldingsInventoryPresentFlag</w:delText>
              </w:r>
            </w:del>
          </w:p>
        </w:tc>
        <w:tc>
          <w:tcPr>
            <w:tcW w:w="960" w:type="dxa"/>
            <w:noWrap/>
            <w:hideMark/>
          </w:tcPr>
          <w:p w14:paraId="0BA9ACF7" w14:textId="77777777" w:rsidR="001B0EBF" w:rsidRPr="00307A4C" w:rsidDel="008F7B0C" w:rsidRDefault="001B0EBF">
            <w:pPr>
              <w:rPr>
                <w:del w:id="4655" w:author="Mr Richard P Williams" w:date="2016-10-03T22:42:00Z"/>
                <w:rFonts w:cs="Open Sans"/>
                <w:sz w:val="20"/>
                <w:szCs w:val="20"/>
              </w:rPr>
            </w:pPr>
            <w:del w:id="4656" w:author="Mr Richard P Williams" w:date="2016-10-03T22:42:00Z">
              <w:r w:rsidRPr="00307A4C" w:rsidDel="008F7B0C">
                <w:rPr>
                  <w:rFonts w:cs="Open Sans"/>
                  <w:sz w:val="20"/>
                  <w:szCs w:val="20"/>
                </w:rPr>
                <w:delText>varchar</w:delText>
              </w:r>
            </w:del>
          </w:p>
        </w:tc>
        <w:tc>
          <w:tcPr>
            <w:tcW w:w="1175" w:type="dxa"/>
            <w:noWrap/>
            <w:hideMark/>
          </w:tcPr>
          <w:p w14:paraId="075D3742" w14:textId="77777777" w:rsidR="001B0EBF" w:rsidRPr="00307A4C" w:rsidDel="008F7B0C" w:rsidRDefault="001B0EBF" w:rsidP="00307A4C">
            <w:pPr>
              <w:rPr>
                <w:del w:id="4657" w:author="Mr Richard P Williams" w:date="2016-10-03T22:42:00Z"/>
                <w:rFonts w:cs="Open Sans"/>
                <w:sz w:val="20"/>
                <w:szCs w:val="20"/>
              </w:rPr>
            </w:pPr>
            <w:del w:id="4658" w:author="Mr Richard P Williams" w:date="2016-10-03T22:42:00Z">
              <w:r w:rsidRPr="00307A4C" w:rsidDel="008F7B0C">
                <w:rPr>
                  <w:rFonts w:cs="Open Sans"/>
                  <w:sz w:val="20"/>
                  <w:szCs w:val="20"/>
                </w:rPr>
                <w:delText>8000</w:delText>
              </w:r>
            </w:del>
          </w:p>
        </w:tc>
        <w:tc>
          <w:tcPr>
            <w:tcW w:w="3990" w:type="dxa"/>
          </w:tcPr>
          <w:p w14:paraId="1E1D82F2" w14:textId="77777777" w:rsidR="001B0EBF" w:rsidRPr="00307A4C" w:rsidDel="008F7B0C" w:rsidRDefault="001B0EBF" w:rsidP="00307A4C">
            <w:pPr>
              <w:rPr>
                <w:del w:id="4659" w:author="Mr Richard P Williams" w:date="2016-10-03T22:42:00Z"/>
                <w:rFonts w:cs="Open Sans"/>
                <w:sz w:val="20"/>
                <w:szCs w:val="20"/>
              </w:rPr>
            </w:pPr>
          </w:p>
        </w:tc>
      </w:tr>
      <w:tr w:rsidR="001B0EBF" w:rsidRPr="00307A4C" w:rsidDel="008F7B0C" w14:paraId="2AC9ED03" w14:textId="77777777" w:rsidTr="001B0EBF">
        <w:trPr>
          <w:trHeight w:val="300"/>
          <w:del w:id="4660" w:author="Mr Richard P Williams" w:date="2016-10-03T22:42:00Z"/>
        </w:trPr>
        <w:tc>
          <w:tcPr>
            <w:tcW w:w="3320" w:type="dxa"/>
            <w:noWrap/>
            <w:hideMark/>
          </w:tcPr>
          <w:p w14:paraId="2DC88E96" w14:textId="77777777" w:rsidR="001B0EBF" w:rsidRPr="00307A4C" w:rsidDel="008F7B0C" w:rsidRDefault="001B0EBF">
            <w:pPr>
              <w:rPr>
                <w:del w:id="4661" w:author="Mr Richard P Williams" w:date="2016-10-03T22:42:00Z"/>
                <w:rFonts w:cs="Open Sans"/>
                <w:sz w:val="20"/>
                <w:szCs w:val="20"/>
              </w:rPr>
            </w:pPr>
            <w:del w:id="4662" w:author="Mr Richard P Williams" w:date="2016-10-03T22:42:00Z">
              <w:r w:rsidRPr="00307A4C" w:rsidDel="008F7B0C">
                <w:rPr>
                  <w:rFonts w:cs="Open Sans"/>
                  <w:sz w:val="20"/>
                  <w:szCs w:val="20"/>
                </w:rPr>
                <w:delText>CNSDiscountAmt</w:delText>
              </w:r>
            </w:del>
          </w:p>
        </w:tc>
        <w:tc>
          <w:tcPr>
            <w:tcW w:w="960" w:type="dxa"/>
            <w:noWrap/>
            <w:hideMark/>
          </w:tcPr>
          <w:p w14:paraId="0212DE0C" w14:textId="77777777" w:rsidR="001B0EBF" w:rsidRPr="00307A4C" w:rsidDel="008F7B0C" w:rsidRDefault="001B0EBF">
            <w:pPr>
              <w:rPr>
                <w:del w:id="4663" w:author="Mr Richard P Williams" w:date="2016-10-03T22:42:00Z"/>
                <w:rFonts w:cs="Open Sans"/>
                <w:sz w:val="20"/>
                <w:szCs w:val="20"/>
              </w:rPr>
            </w:pPr>
            <w:del w:id="4664" w:author="Mr Richard P Williams" w:date="2016-10-03T22:42:00Z">
              <w:r w:rsidRPr="00307A4C" w:rsidDel="008F7B0C">
                <w:rPr>
                  <w:rFonts w:cs="Open Sans"/>
                  <w:sz w:val="20"/>
                  <w:szCs w:val="20"/>
                </w:rPr>
                <w:delText>money</w:delText>
              </w:r>
            </w:del>
          </w:p>
        </w:tc>
        <w:tc>
          <w:tcPr>
            <w:tcW w:w="1175" w:type="dxa"/>
            <w:noWrap/>
            <w:hideMark/>
          </w:tcPr>
          <w:p w14:paraId="28DD25C3" w14:textId="77777777" w:rsidR="001B0EBF" w:rsidRPr="00307A4C" w:rsidDel="008F7B0C" w:rsidRDefault="001B0EBF" w:rsidP="00307A4C">
            <w:pPr>
              <w:rPr>
                <w:del w:id="4665" w:author="Mr Richard P Williams" w:date="2016-10-03T22:42:00Z"/>
                <w:rFonts w:cs="Open Sans"/>
                <w:sz w:val="20"/>
                <w:szCs w:val="20"/>
              </w:rPr>
            </w:pPr>
            <w:del w:id="4666" w:author="Mr Richard P Williams" w:date="2016-10-03T22:42:00Z">
              <w:r w:rsidRPr="00307A4C" w:rsidDel="008F7B0C">
                <w:rPr>
                  <w:rFonts w:cs="Open Sans"/>
                  <w:sz w:val="20"/>
                  <w:szCs w:val="20"/>
                </w:rPr>
                <w:delText>8</w:delText>
              </w:r>
            </w:del>
          </w:p>
        </w:tc>
        <w:tc>
          <w:tcPr>
            <w:tcW w:w="3990" w:type="dxa"/>
          </w:tcPr>
          <w:p w14:paraId="46FE748C" w14:textId="77777777" w:rsidR="001B0EBF" w:rsidRPr="00307A4C" w:rsidDel="008F7B0C" w:rsidRDefault="001B0EBF" w:rsidP="00307A4C">
            <w:pPr>
              <w:rPr>
                <w:del w:id="4667" w:author="Mr Richard P Williams" w:date="2016-10-03T22:42:00Z"/>
                <w:rFonts w:cs="Open Sans"/>
                <w:sz w:val="20"/>
                <w:szCs w:val="20"/>
              </w:rPr>
            </w:pPr>
          </w:p>
        </w:tc>
      </w:tr>
      <w:tr w:rsidR="001B0EBF" w:rsidRPr="00307A4C" w:rsidDel="008F7B0C" w14:paraId="2B53E151" w14:textId="77777777" w:rsidTr="001B0EBF">
        <w:trPr>
          <w:trHeight w:val="300"/>
          <w:del w:id="4668" w:author="Mr Richard P Williams" w:date="2016-10-03T22:42:00Z"/>
        </w:trPr>
        <w:tc>
          <w:tcPr>
            <w:tcW w:w="3320" w:type="dxa"/>
            <w:noWrap/>
            <w:hideMark/>
          </w:tcPr>
          <w:p w14:paraId="1F9650E0" w14:textId="77777777" w:rsidR="001B0EBF" w:rsidRPr="00307A4C" w:rsidDel="008F7B0C" w:rsidRDefault="001B0EBF">
            <w:pPr>
              <w:rPr>
                <w:del w:id="4669" w:author="Mr Richard P Williams" w:date="2016-10-03T22:42:00Z"/>
                <w:rFonts w:cs="Open Sans"/>
                <w:sz w:val="20"/>
                <w:szCs w:val="20"/>
              </w:rPr>
            </w:pPr>
            <w:del w:id="4670" w:author="Mr Richard P Williams" w:date="2016-10-03T22:42:00Z">
              <w:r w:rsidRPr="00307A4C" w:rsidDel="008F7B0C">
                <w:rPr>
                  <w:rFonts w:cs="Open Sans"/>
                  <w:sz w:val="20"/>
                  <w:szCs w:val="20"/>
                </w:rPr>
                <w:delText>CNSBillBackAmt</w:delText>
              </w:r>
            </w:del>
          </w:p>
        </w:tc>
        <w:tc>
          <w:tcPr>
            <w:tcW w:w="960" w:type="dxa"/>
            <w:noWrap/>
            <w:hideMark/>
          </w:tcPr>
          <w:p w14:paraId="64A97179" w14:textId="77777777" w:rsidR="001B0EBF" w:rsidRPr="00307A4C" w:rsidDel="008F7B0C" w:rsidRDefault="001B0EBF">
            <w:pPr>
              <w:rPr>
                <w:del w:id="4671" w:author="Mr Richard P Williams" w:date="2016-10-03T22:42:00Z"/>
                <w:rFonts w:cs="Open Sans"/>
                <w:sz w:val="20"/>
                <w:szCs w:val="20"/>
              </w:rPr>
            </w:pPr>
            <w:del w:id="4672" w:author="Mr Richard P Williams" w:date="2016-10-03T22:42:00Z">
              <w:r w:rsidRPr="00307A4C" w:rsidDel="008F7B0C">
                <w:rPr>
                  <w:rFonts w:cs="Open Sans"/>
                  <w:sz w:val="20"/>
                  <w:szCs w:val="20"/>
                </w:rPr>
                <w:delText>money</w:delText>
              </w:r>
            </w:del>
          </w:p>
        </w:tc>
        <w:tc>
          <w:tcPr>
            <w:tcW w:w="1175" w:type="dxa"/>
            <w:noWrap/>
            <w:hideMark/>
          </w:tcPr>
          <w:p w14:paraId="53730F77" w14:textId="77777777" w:rsidR="001B0EBF" w:rsidRPr="00307A4C" w:rsidDel="008F7B0C" w:rsidRDefault="001B0EBF" w:rsidP="00307A4C">
            <w:pPr>
              <w:rPr>
                <w:del w:id="4673" w:author="Mr Richard P Williams" w:date="2016-10-03T22:42:00Z"/>
                <w:rFonts w:cs="Open Sans"/>
                <w:sz w:val="20"/>
                <w:szCs w:val="20"/>
              </w:rPr>
            </w:pPr>
            <w:del w:id="4674" w:author="Mr Richard P Williams" w:date="2016-10-03T22:42:00Z">
              <w:r w:rsidRPr="00307A4C" w:rsidDel="008F7B0C">
                <w:rPr>
                  <w:rFonts w:cs="Open Sans"/>
                  <w:sz w:val="20"/>
                  <w:szCs w:val="20"/>
                </w:rPr>
                <w:delText>8</w:delText>
              </w:r>
            </w:del>
          </w:p>
        </w:tc>
        <w:tc>
          <w:tcPr>
            <w:tcW w:w="3990" w:type="dxa"/>
          </w:tcPr>
          <w:p w14:paraId="00252047" w14:textId="77777777" w:rsidR="001B0EBF" w:rsidRPr="00307A4C" w:rsidDel="008F7B0C" w:rsidRDefault="001B0EBF" w:rsidP="00307A4C">
            <w:pPr>
              <w:rPr>
                <w:del w:id="4675" w:author="Mr Richard P Williams" w:date="2016-10-03T22:42:00Z"/>
                <w:rFonts w:cs="Open Sans"/>
                <w:sz w:val="20"/>
                <w:szCs w:val="20"/>
              </w:rPr>
            </w:pPr>
          </w:p>
        </w:tc>
      </w:tr>
      <w:tr w:rsidR="001B0EBF" w:rsidRPr="00307A4C" w:rsidDel="008F7B0C" w14:paraId="55C8FF19" w14:textId="77777777" w:rsidTr="001B0EBF">
        <w:trPr>
          <w:trHeight w:val="300"/>
          <w:del w:id="4676" w:author="Mr Richard P Williams" w:date="2016-10-03T22:42:00Z"/>
        </w:trPr>
        <w:tc>
          <w:tcPr>
            <w:tcW w:w="3320" w:type="dxa"/>
            <w:noWrap/>
            <w:hideMark/>
          </w:tcPr>
          <w:p w14:paraId="4BF7A9A2" w14:textId="77777777" w:rsidR="001B0EBF" w:rsidRPr="00307A4C" w:rsidDel="008F7B0C" w:rsidRDefault="001B0EBF">
            <w:pPr>
              <w:rPr>
                <w:del w:id="4677" w:author="Mr Richard P Williams" w:date="2016-10-03T22:42:00Z"/>
                <w:rFonts w:cs="Open Sans"/>
                <w:sz w:val="20"/>
                <w:szCs w:val="20"/>
              </w:rPr>
            </w:pPr>
            <w:del w:id="4678" w:author="Mr Richard P Williams" w:date="2016-10-03T22:42:00Z">
              <w:r w:rsidRPr="00307A4C" w:rsidDel="008F7B0C">
                <w:rPr>
                  <w:rFonts w:cs="Open Sans"/>
                  <w:sz w:val="20"/>
                  <w:szCs w:val="20"/>
                </w:rPr>
                <w:delText>CNSPDealAmt</w:delText>
              </w:r>
            </w:del>
          </w:p>
        </w:tc>
        <w:tc>
          <w:tcPr>
            <w:tcW w:w="960" w:type="dxa"/>
            <w:noWrap/>
            <w:hideMark/>
          </w:tcPr>
          <w:p w14:paraId="77337F78" w14:textId="77777777" w:rsidR="001B0EBF" w:rsidRPr="00307A4C" w:rsidDel="008F7B0C" w:rsidRDefault="001B0EBF">
            <w:pPr>
              <w:rPr>
                <w:del w:id="4679" w:author="Mr Richard P Williams" w:date="2016-10-03T22:42:00Z"/>
                <w:rFonts w:cs="Open Sans"/>
                <w:sz w:val="20"/>
                <w:szCs w:val="20"/>
              </w:rPr>
            </w:pPr>
            <w:del w:id="4680" w:author="Mr Richard P Williams" w:date="2016-10-03T22:42:00Z">
              <w:r w:rsidRPr="00307A4C" w:rsidDel="008F7B0C">
                <w:rPr>
                  <w:rFonts w:cs="Open Sans"/>
                  <w:sz w:val="20"/>
                  <w:szCs w:val="20"/>
                </w:rPr>
                <w:delText>money</w:delText>
              </w:r>
            </w:del>
          </w:p>
        </w:tc>
        <w:tc>
          <w:tcPr>
            <w:tcW w:w="1175" w:type="dxa"/>
            <w:noWrap/>
            <w:hideMark/>
          </w:tcPr>
          <w:p w14:paraId="0DAE13B6" w14:textId="77777777" w:rsidR="001B0EBF" w:rsidRPr="00307A4C" w:rsidDel="008F7B0C" w:rsidRDefault="001B0EBF" w:rsidP="00307A4C">
            <w:pPr>
              <w:rPr>
                <w:del w:id="4681" w:author="Mr Richard P Williams" w:date="2016-10-03T22:42:00Z"/>
                <w:rFonts w:cs="Open Sans"/>
                <w:sz w:val="20"/>
                <w:szCs w:val="20"/>
              </w:rPr>
            </w:pPr>
            <w:del w:id="4682" w:author="Mr Richard P Williams" w:date="2016-10-03T22:42:00Z">
              <w:r w:rsidRPr="00307A4C" w:rsidDel="008F7B0C">
                <w:rPr>
                  <w:rFonts w:cs="Open Sans"/>
                  <w:sz w:val="20"/>
                  <w:szCs w:val="20"/>
                </w:rPr>
                <w:delText>8</w:delText>
              </w:r>
            </w:del>
          </w:p>
        </w:tc>
        <w:tc>
          <w:tcPr>
            <w:tcW w:w="3990" w:type="dxa"/>
          </w:tcPr>
          <w:p w14:paraId="6A36DCFE" w14:textId="77777777" w:rsidR="001B0EBF" w:rsidRPr="00307A4C" w:rsidDel="008F7B0C" w:rsidRDefault="001B0EBF" w:rsidP="00307A4C">
            <w:pPr>
              <w:rPr>
                <w:del w:id="4683" w:author="Mr Richard P Williams" w:date="2016-10-03T22:42:00Z"/>
                <w:rFonts w:cs="Open Sans"/>
                <w:sz w:val="20"/>
                <w:szCs w:val="20"/>
              </w:rPr>
            </w:pPr>
          </w:p>
        </w:tc>
      </w:tr>
      <w:tr w:rsidR="001B0EBF" w:rsidRPr="00307A4C" w:rsidDel="008F7B0C" w14:paraId="5CBE6FAD" w14:textId="77777777" w:rsidTr="001B0EBF">
        <w:trPr>
          <w:trHeight w:val="300"/>
          <w:del w:id="4684" w:author="Mr Richard P Williams" w:date="2016-10-03T22:42:00Z"/>
        </w:trPr>
        <w:tc>
          <w:tcPr>
            <w:tcW w:w="3320" w:type="dxa"/>
            <w:noWrap/>
            <w:hideMark/>
          </w:tcPr>
          <w:p w14:paraId="1AEF4178" w14:textId="77777777" w:rsidR="001B0EBF" w:rsidRPr="00307A4C" w:rsidDel="008F7B0C" w:rsidRDefault="001B0EBF">
            <w:pPr>
              <w:rPr>
                <w:del w:id="4685" w:author="Mr Richard P Williams" w:date="2016-10-03T22:42:00Z"/>
                <w:rFonts w:cs="Open Sans"/>
                <w:sz w:val="20"/>
                <w:szCs w:val="20"/>
              </w:rPr>
            </w:pPr>
            <w:del w:id="4686" w:author="Mr Richard P Williams" w:date="2016-10-03T22:42:00Z">
              <w:r w:rsidRPr="00307A4C" w:rsidDel="008F7B0C">
                <w:rPr>
                  <w:rFonts w:cs="Open Sans"/>
                  <w:sz w:val="20"/>
                  <w:szCs w:val="20"/>
                </w:rPr>
                <w:delText>LastUpdated</w:delText>
              </w:r>
            </w:del>
          </w:p>
        </w:tc>
        <w:tc>
          <w:tcPr>
            <w:tcW w:w="960" w:type="dxa"/>
            <w:noWrap/>
            <w:hideMark/>
          </w:tcPr>
          <w:p w14:paraId="67AF54D6" w14:textId="77777777" w:rsidR="001B0EBF" w:rsidRPr="00307A4C" w:rsidDel="008F7B0C" w:rsidRDefault="001B0EBF">
            <w:pPr>
              <w:rPr>
                <w:del w:id="4687" w:author="Mr Richard P Williams" w:date="2016-10-03T22:42:00Z"/>
                <w:rFonts w:cs="Open Sans"/>
                <w:sz w:val="20"/>
                <w:szCs w:val="20"/>
              </w:rPr>
            </w:pPr>
            <w:del w:id="4688" w:author="Mr Richard P Williams" w:date="2016-10-03T22:42:00Z">
              <w:r w:rsidRPr="00307A4C" w:rsidDel="008F7B0C">
                <w:rPr>
                  <w:rFonts w:cs="Open Sans"/>
                  <w:sz w:val="20"/>
                  <w:szCs w:val="20"/>
                </w:rPr>
                <w:delText>datetime</w:delText>
              </w:r>
            </w:del>
          </w:p>
        </w:tc>
        <w:tc>
          <w:tcPr>
            <w:tcW w:w="1175" w:type="dxa"/>
            <w:noWrap/>
            <w:hideMark/>
          </w:tcPr>
          <w:p w14:paraId="4C567114" w14:textId="77777777" w:rsidR="001B0EBF" w:rsidRPr="00307A4C" w:rsidDel="008F7B0C" w:rsidRDefault="001B0EBF" w:rsidP="00307A4C">
            <w:pPr>
              <w:rPr>
                <w:del w:id="4689" w:author="Mr Richard P Williams" w:date="2016-10-03T22:42:00Z"/>
                <w:rFonts w:cs="Open Sans"/>
                <w:sz w:val="20"/>
                <w:szCs w:val="20"/>
              </w:rPr>
            </w:pPr>
            <w:del w:id="4690" w:author="Mr Richard P Williams" w:date="2016-10-03T22:42:00Z">
              <w:r w:rsidRPr="00307A4C" w:rsidDel="008F7B0C">
                <w:rPr>
                  <w:rFonts w:cs="Open Sans"/>
                  <w:sz w:val="20"/>
                  <w:szCs w:val="20"/>
                </w:rPr>
                <w:delText>8</w:delText>
              </w:r>
            </w:del>
          </w:p>
        </w:tc>
        <w:tc>
          <w:tcPr>
            <w:tcW w:w="3990" w:type="dxa"/>
          </w:tcPr>
          <w:p w14:paraId="2B3CF637" w14:textId="77777777" w:rsidR="001B0EBF" w:rsidRPr="00307A4C" w:rsidDel="008F7B0C" w:rsidRDefault="001B0EBF" w:rsidP="00307A4C">
            <w:pPr>
              <w:rPr>
                <w:del w:id="4691" w:author="Mr Richard P Williams" w:date="2016-10-03T22:42:00Z"/>
                <w:rFonts w:cs="Open Sans"/>
                <w:sz w:val="20"/>
                <w:szCs w:val="20"/>
              </w:rPr>
            </w:pPr>
          </w:p>
        </w:tc>
      </w:tr>
      <w:tr w:rsidR="001B0EBF" w:rsidRPr="00307A4C" w:rsidDel="008F7B0C" w14:paraId="4E3591D5" w14:textId="77777777" w:rsidTr="001B0EBF">
        <w:trPr>
          <w:trHeight w:val="300"/>
          <w:del w:id="4692" w:author="Mr Richard P Williams" w:date="2016-10-03T22:42:00Z"/>
        </w:trPr>
        <w:tc>
          <w:tcPr>
            <w:tcW w:w="3320" w:type="dxa"/>
            <w:noWrap/>
            <w:hideMark/>
          </w:tcPr>
          <w:p w14:paraId="10CF1592" w14:textId="77777777" w:rsidR="001B0EBF" w:rsidRPr="00307A4C" w:rsidDel="008F7B0C" w:rsidRDefault="001B0EBF">
            <w:pPr>
              <w:rPr>
                <w:del w:id="4693" w:author="Mr Richard P Williams" w:date="2016-10-03T22:42:00Z"/>
                <w:rFonts w:cs="Open Sans"/>
                <w:sz w:val="20"/>
                <w:szCs w:val="20"/>
              </w:rPr>
            </w:pPr>
            <w:del w:id="4694" w:author="Mr Richard P Williams" w:date="2016-10-03T22:42:00Z">
              <w:r w:rsidRPr="00307A4C" w:rsidDel="008F7B0C">
                <w:rPr>
                  <w:rFonts w:cs="Open Sans"/>
                  <w:sz w:val="20"/>
                  <w:szCs w:val="20"/>
                </w:rPr>
                <w:delText>CreationDate</w:delText>
              </w:r>
            </w:del>
          </w:p>
        </w:tc>
        <w:tc>
          <w:tcPr>
            <w:tcW w:w="960" w:type="dxa"/>
            <w:noWrap/>
            <w:hideMark/>
          </w:tcPr>
          <w:p w14:paraId="737B2DB8" w14:textId="77777777" w:rsidR="001B0EBF" w:rsidRPr="00307A4C" w:rsidDel="008F7B0C" w:rsidRDefault="001B0EBF">
            <w:pPr>
              <w:rPr>
                <w:del w:id="4695" w:author="Mr Richard P Williams" w:date="2016-10-03T22:42:00Z"/>
                <w:rFonts w:cs="Open Sans"/>
                <w:sz w:val="20"/>
                <w:szCs w:val="20"/>
              </w:rPr>
            </w:pPr>
            <w:del w:id="4696" w:author="Mr Richard P Williams" w:date="2016-10-03T22:42:00Z">
              <w:r w:rsidRPr="00307A4C" w:rsidDel="008F7B0C">
                <w:rPr>
                  <w:rFonts w:cs="Open Sans"/>
                  <w:sz w:val="20"/>
                  <w:szCs w:val="20"/>
                </w:rPr>
                <w:delText>datetime</w:delText>
              </w:r>
            </w:del>
          </w:p>
        </w:tc>
        <w:tc>
          <w:tcPr>
            <w:tcW w:w="1175" w:type="dxa"/>
            <w:noWrap/>
            <w:hideMark/>
          </w:tcPr>
          <w:p w14:paraId="5795E813" w14:textId="77777777" w:rsidR="001B0EBF" w:rsidRPr="00307A4C" w:rsidDel="008F7B0C" w:rsidRDefault="001B0EBF" w:rsidP="00307A4C">
            <w:pPr>
              <w:rPr>
                <w:del w:id="4697" w:author="Mr Richard P Williams" w:date="2016-10-03T22:42:00Z"/>
                <w:rFonts w:cs="Open Sans"/>
                <w:sz w:val="20"/>
                <w:szCs w:val="20"/>
              </w:rPr>
            </w:pPr>
            <w:del w:id="4698" w:author="Mr Richard P Williams" w:date="2016-10-03T22:42:00Z">
              <w:r w:rsidRPr="00307A4C" w:rsidDel="008F7B0C">
                <w:rPr>
                  <w:rFonts w:cs="Open Sans"/>
                  <w:sz w:val="20"/>
                  <w:szCs w:val="20"/>
                </w:rPr>
                <w:delText>8</w:delText>
              </w:r>
            </w:del>
          </w:p>
        </w:tc>
        <w:tc>
          <w:tcPr>
            <w:tcW w:w="3990" w:type="dxa"/>
          </w:tcPr>
          <w:p w14:paraId="2CF50109" w14:textId="77777777" w:rsidR="001B0EBF" w:rsidRPr="00307A4C" w:rsidDel="008F7B0C" w:rsidRDefault="001B0EBF" w:rsidP="00307A4C">
            <w:pPr>
              <w:rPr>
                <w:del w:id="4699" w:author="Mr Richard P Williams" w:date="2016-10-03T22:42:00Z"/>
                <w:rFonts w:cs="Open Sans"/>
                <w:sz w:val="20"/>
                <w:szCs w:val="20"/>
              </w:rPr>
            </w:pPr>
          </w:p>
        </w:tc>
      </w:tr>
    </w:tbl>
    <w:p w14:paraId="782870DE" w14:textId="77777777" w:rsidR="00307A4C" w:rsidDel="008F7B0C" w:rsidRDefault="00307A4C">
      <w:pPr>
        <w:rPr>
          <w:del w:id="4700" w:author="Mr Richard P Williams" w:date="2016-10-03T22:42:00Z"/>
        </w:rPr>
      </w:pPr>
    </w:p>
    <w:tbl>
      <w:tblPr>
        <w:tblStyle w:val="GridTable4-Accent4"/>
        <w:tblW w:w="9450" w:type="dxa"/>
        <w:tblLook w:val="04A0" w:firstRow="1" w:lastRow="0" w:firstColumn="1" w:lastColumn="0" w:noHBand="0" w:noVBand="1"/>
      </w:tblPr>
      <w:tblGrid>
        <w:gridCol w:w="3594"/>
        <w:gridCol w:w="1611"/>
        <w:gridCol w:w="640"/>
        <w:gridCol w:w="3605"/>
      </w:tblGrid>
      <w:tr w:rsidR="00BC6C92" w:rsidRPr="00BC6C92" w:rsidDel="008F7B0C" w14:paraId="118E1E89" w14:textId="77777777" w:rsidTr="00CF4A03">
        <w:trPr>
          <w:cnfStyle w:val="100000000000" w:firstRow="1" w:lastRow="0" w:firstColumn="0" w:lastColumn="0" w:oddVBand="0" w:evenVBand="0" w:oddHBand="0" w:evenHBand="0" w:firstRowFirstColumn="0" w:firstRowLastColumn="0" w:lastRowFirstColumn="0" w:lastRowLastColumn="0"/>
          <w:trHeight w:val="525"/>
          <w:del w:id="470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427EE258" w14:textId="77777777" w:rsidR="00BC6C92" w:rsidRPr="00BC6C92" w:rsidDel="008F7B0C" w:rsidRDefault="00BC6C92" w:rsidP="00BC6C92">
            <w:pPr>
              <w:rPr>
                <w:del w:id="4702" w:author="Mr Richard P Williams" w:date="2016-10-03T22:42:00Z"/>
                <w:rFonts w:ascii="Times New Roman" w:eastAsia="Times New Roman" w:hAnsi="Times New Roman" w:cs="Times New Roman"/>
                <w:color w:val="000000"/>
                <w:sz w:val="20"/>
                <w:szCs w:val="20"/>
              </w:rPr>
            </w:pPr>
            <w:del w:id="4703" w:author="Mr Richard P Williams" w:date="2016-10-03T22:42:00Z">
              <w:r w:rsidDel="008F7B0C">
                <w:rPr>
                  <w:rFonts w:ascii="Times New Roman" w:eastAsia="Times New Roman" w:hAnsi="Times New Roman" w:cs="Times New Roman"/>
                  <w:color w:val="000000"/>
                  <w:sz w:val="20"/>
                  <w:szCs w:val="20"/>
                </w:rPr>
                <w:delText>LocationId</w:delText>
              </w:r>
            </w:del>
          </w:p>
        </w:tc>
        <w:tc>
          <w:tcPr>
            <w:tcW w:w="1611" w:type="dxa"/>
            <w:hideMark/>
          </w:tcPr>
          <w:p w14:paraId="18BE20D0" w14:textId="77777777" w:rsidR="00BC6C92" w:rsidRPr="00BC6C92" w:rsidDel="008F7B0C" w:rsidRDefault="00BC6C92" w:rsidP="00BC6C92">
            <w:pPr>
              <w:cnfStyle w:val="100000000000" w:firstRow="1" w:lastRow="0" w:firstColumn="0" w:lastColumn="0" w:oddVBand="0" w:evenVBand="0" w:oddHBand="0" w:evenHBand="0" w:firstRowFirstColumn="0" w:firstRowLastColumn="0" w:lastRowFirstColumn="0" w:lastRowLastColumn="0"/>
              <w:rPr>
                <w:del w:id="4704" w:author="Mr Richard P Williams" w:date="2016-10-03T22:42:00Z"/>
                <w:rFonts w:ascii="Times New Roman" w:eastAsia="Times New Roman" w:hAnsi="Times New Roman" w:cs="Times New Roman"/>
                <w:color w:val="000000"/>
                <w:sz w:val="20"/>
                <w:szCs w:val="20"/>
              </w:rPr>
            </w:pPr>
            <w:del w:id="4705" w:author="Mr Richard P Williams" w:date="2016-10-03T22:42:00Z">
              <w:r w:rsidRPr="00BC6C92" w:rsidDel="008F7B0C">
                <w:rPr>
                  <w:rFonts w:ascii="Times New Roman" w:eastAsia="Times New Roman" w:hAnsi="Times New Roman" w:cs="Times New Roman"/>
                  <w:color w:val="000000"/>
                  <w:sz w:val="20"/>
                  <w:szCs w:val="20"/>
                </w:rPr>
                <w:delText>SMALLINT</w:delText>
              </w:r>
            </w:del>
          </w:p>
        </w:tc>
        <w:tc>
          <w:tcPr>
            <w:tcW w:w="640" w:type="dxa"/>
            <w:hideMark/>
          </w:tcPr>
          <w:p w14:paraId="50FD930B" w14:textId="77777777" w:rsidR="00BC6C92" w:rsidRPr="00BC6C92" w:rsidDel="008F7B0C" w:rsidRDefault="00BC6C92" w:rsidP="00BC6C92">
            <w:pPr>
              <w:cnfStyle w:val="100000000000" w:firstRow="1" w:lastRow="0" w:firstColumn="0" w:lastColumn="0" w:oddVBand="0" w:evenVBand="0" w:oddHBand="0" w:evenHBand="0" w:firstRowFirstColumn="0" w:firstRowLastColumn="0" w:lastRowFirstColumn="0" w:lastRowLastColumn="0"/>
              <w:rPr>
                <w:del w:id="4706" w:author="Mr Richard P Williams" w:date="2016-10-03T22:42:00Z"/>
                <w:rFonts w:ascii="Times New Roman" w:eastAsia="Times New Roman" w:hAnsi="Times New Roman" w:cs="Times New Roman"/>
                <w:color w:val="000000"/>
                <w:sz w:val="20"/>
                <w:szCs w:val="20"/>
              </w:rPr>
            </w:pPr>
            <w:del w:id="4707" w:author="Mr Richard P Williams" w:date="2016-10-03T22:42:00Z">
              <w:r w:rsidRPr="00BC6C92" w:rsidDel="008F7B0C">
                <w:rPr>
                  <w:rFonts w:ascii="Times New Roman" w:eastAsia="Times New Roman" w:hAnsi="Times New Roman" w:cs="Times New Roman"/>
                  <w:color w:val="000000"/>
                  <w:sz w:val="20"/>
                  <w:szCs w:val="20"/>
                </w:rPr>
                <w:delText>1</w:delText>
              </w:r>
            </w:del>
          </w:p>
        </w:tc>
        <w:tc>
          <w:tcPr>
            <w:tcW w:w="3627" w:type="dxa"/>
            <w:hideMark/>
          </w:tcPr>
          <w:p w14:paraId="2AFEF1C7" w14:textId="77777777" w:rsidR="00BC6C92" w:rsidRPr="00BC6C92" w:rsidDel="008F7B0C" w:rsidRDefault="00BC6C92" w:rsidP="00BC6C92">
            <w:pPr>
              <w:cnfStyle w:val="100000000000" w:firstRow="1" w:lastRow="0" w:firstColumn="0" w:lastColumn="0" w:oddVBand="0" w:evenVBand="0" w:oddHBand="0" w:evenHBand="0" w:firstRowFirstColumn="0" w:firstRowLastColumn="0" w:lastRowFirstColumn="0" w:lastRowLastColumn="0"/>
              <w:rPr>
                <w:del w:id="4708" w:author="Mr Richard P Williams" w:date="2016-10-03T22:42:00Z"/>
                <w:rFonts w:ascii="Times New Roman" w:eastAsia="Times New Roman" w:hAnsi="Times New Roman" w:cs="Times New Roman"/>
                <w:color w:val="000000"/>
                <w:sz w:val="20"/>
                <w:szCs w:val="20"/>
              </w:rPr>
            </w:pPr>
            <w:del w:id="4709" w:author="Mr Richard P Williams" w:date="2016-10-03T22:42:00Z">
              <w:r w:rsidRPr="00BC6C92" w:rsidDel="008F7B0C">
                <w:rPr>
                  <w:rFonts w:ascii="Times New Roman" w:eastAsia="Times New Roman" w:hAnsi="Times New Roman" w:cs="Times New Roman"/>
                  <w:color w:val="000000"/>
                  <w:sz w:val="20"/>
                  <w:szCs w:val="20"/>
                </w:rPr>
                <w:delText>Unique identification number of a Winn-Dixie Store.</w:delText>
              </w:r>
            </w:del>
          </w:p>
        </w:tc>
      </w:tr>
      <w:tr w:rsidR="00BC6C92" w:rsidRPr="00BC6C92" w:rsidDel="008F7B0C" w14:paraId="214BE991" w14:textId="77777777" w:rsidTr="00CF4A03">
        <w:trPr>
          <w:cnfStyle w:val="000000100000" w:firstRow="0" w:lastRow="0" w:firstColumn="0" w:lastColumn="0" w:oddVBand="0" w:evenVBand="0" w:oddHBand="1" w:evenHBand="0" w:firstRowFirstColumn="0" w:firstRowLastColumn="0" w:lastRowFirstColumn="0" w:lastRowLastColumn="0"/>
          <w:trHeight w:val="525"/>
          <w:del w:id="471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14362CF0" w14:textId="77777777" w:rsidR="00BC6C92" w:rsidRPr="00BC6C92" w:rsidDel="008F7B0C" w:rsidRDefault="00BC6C92" w:rsidP="00BC6C92">
            <w:pPr>
              <w:rPr>
                <w:del w:id="4711" w:author="Mr Richard P Williams" w:date="2016-10-03T22:42:00Z"/>
                <w:rFonts w:ascii="Times New Roman" w:eastAsia="Times New Roman" w:hAnsi="Times New Roman" w:cs="Times New Roman"/>
                <w:color w:val="000000"/>
                <w:sz w:val="20"/>
                <w:szCs w:val="20"/>
              </w:rPr>
            </w:pPr>
            <w:del w:id="4712" w:author="Mr Richard P Williams" w:date="2016-10-03T22:42:00Z">
              <w:r w:rsidDel="008F7B0C">
                <w:rPr>
                  <w:rFonts w:ascii="Times New Roman" w:eastAsia="Times New Roman" w:hAnsi="Times New Roman" w:cs="Times New Roman"/>
                  <w:color w:val="000000"/>
                  <w:sz w:val="20"/>
                  <w:szCs w:val="20"/>
                </w:rPr>
                <w:delText>Vendor Id</w:delText>
              </w:r>
            </w:del>
          </w:p>
        </w:tc>
        <w:tc>
          <w:tcPr>
            <w:tcW w:w="1611" w:type="dxa"/>
            <w:hideMark/>
          </w:tcPr>
          <w:p w14:paraId="7D66AB61"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13" w:author="Mr Richard P Williams" w:date="2016-10-03T22:42:00Z"/>
                <w:rFonts w:ascii="Times New Roman" w:eastAsia="Times New Roman" w:hAnsi="Times New Roman" w:cs="Times New Roman"/>
                <w:color w:val="000000"/>
                <w:sz w:val="20"/>
                <w:szCs w:val="20"/>
              </w:rPr>
            </w:pPr>
            <w:del w:id="4714" w:author="Mr Richard P Williams" w:date="2016-10-03T22:42:00Z">
              <w:r w:rsidRPr="00BC6C92" w:rsidDel="008F7B0C">
                <w:rPr>
                  <w:rFonts w:ascii="Times New Roman" w:eastAsia="Times New Roman" w:hAnsi="Times New Roman" w:cs="Times New Roman"/>
                  <w:color w:val="000000"/>
                  <w:sz w:val="20"/>
                  <w:szCs w:val="20"/>
                </w:rPr>
                <w:delText>INTEGER</w:delText>
              </w:r>
            </w:del>
          </w:p>
        </w:tc>
        <w:tc>
          <w:tcPr>
            <w:tcW w:w="640" w:type="dxa"/>
            <w:hideMark/>
          </w:tcPr>
          <w:p w14:paraId="66C9B148"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15" w:author="Mr Richard P Williams" w:date="2016-10-03T22:42:00Z"/>
                <w:rFonts w:ascii="Times New Roman" w:eastAsia="Times New Roman" w:hAnsi="Times New Roman" w:cs="Times New Roman"/>
                <w:color w:val="000000"/>
                <w:sz w:val="20"/>
                <w:szCs w:val="20"/>
              </w:rPr>
            </w:pPr>
            <w:del w:id="4716" w:author="Mr Richard P Williams" w:date="2016-10-03T22:42:00Z">
              <w:r w:rsidRPr="00BC6C92" w:rsidDel="008F7B0C">
                <w:rPr>
                  <w:rFonts w:ascii="Times New Roman" w:eastAsia="Times New Roman" w:hAnsi="Times New Roman" w:cs="Times New Roman"/>
                  <w:color w:val="000000"/>
                  <w:sz w:val="20"/>
                  <w:szCs w:val="20"/>
                </w:rPr>
                <w:delText>3</w:delText>
              </w:r>
            </w:del>
          </w:p>
        </w:tc>
        <w:tc>
          <w:tcPr>
            <w:tcW w:w="3627" w:type="dxa"/>
            <w:hideMark/>
          </w:tcPr>
          <w:p w14:paraId="62A2F989"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17" w:author="Mr Richard P Williams" w:date="2016-10-03T22:42:00Z"/>
                <w:rFonts w:ascii="Times New Roman" w:eastAsia="Times New Roman" w:hAnsi="Times New Roman" w:cs="Times New Roman"/>
                <w:color w:val="000000"/>
                <w:sz w:val="20"/>
                <w:szCs w:val="20"/>
              </w:rPr>
            </w:pPr>
            <w:del w:id="4718" w:author="Mr Richard P Williams" w:date="2016-10-03T22:42:00Z">
              <w:r w:rsidRPr="00BC6C92" w:rsidDel="008F7B0C">
                <w:rPr>
                  <w:rFonts w:ascii="Times New Roman" w:eastAsia="Times New Roman" w:hAnsi="Times New Roman" w:cs="Times New Roman"/>
                  <w:color w:val="000000"/>
                  <w:sz w:val="20"/>
                  <w:szCs w:val="20"/>
                </w:rPr>
                <w:delText xml:space="preserve">The Vendor ID Number </w:delText>
              </w:r>
            </w:del>
          </w:p>
        </w:tc>
      </w:tr>
      <w:tr w:rsidR="00BC6C92" w:rsidRPr="00BC6C92" w:rsidDel="008F7B0C" w14:paraId="45D1268A" w14:textId="77777777" w:rsidTr="00CF4A03">
        <w:trPr>
          <w:trHeight w:val="525"/>
          <w:del w:id="471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84C2F9F" w14:textId="77777777" w:rsidR="00BC6C92" w:rsidRPr="00BC6C92" w:rsidDel="008F7B0C" w:rsidRDefault="00B61FAC" w:rsidP="00BC6C92">
            <w:pPr>
              <w:rPr>
                <w:del w:id="4720" w:author="Mr Richard P Williams" w:date="2016-10-03T22:42:00Z"/>
                <w:rFonts w:ascii="Times New Roman" w:eastAsia="Times New Roman" w:hAnsi="Times New Roman" w:cs="Times New Roman"/>
                <w:color w:val="000000"/>
                <w:sz w:val="20"/>
                <w:szCs w:val="20"/>
              </w:rPr>
            </w:pPr>
            <w:del w:id="4721" w:author="Mr Richard P Williams" w:date="2016-10-03T22:42:00Z">
              <w:r w:rsidDel="008F7B0C">
                <w:rPr>
                  <w:rFonts w:ascii="Times New Roman" w:eastAsia="Times New Roman" w:hAnsi="Times New Roman" w:cs="Times New Roman"/>
                  <w:color w:val="000000"/>
                  <w:sz w:val="20"/>
                  <w:szCs w:val="20"/>
                </w:rPr>
                <w:delText>Invoice Number</w:delText>
              </w:r>
            </w:del>
          </w:p>
        </w:tc>
        <w:tc>
          <w:tcPr>
            <w:tcW w:w="1611" w:type="dxa"/>
            <w:hideMark/>
          </w:tcPr>
          <w:p w14:paraId="1DCBDFB3"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722" w:author="Mr Richard P Williams" w:date="2016-10-03T22:42:00Z"/>
                <w:rFonts w:ascii="Times New Roman" w:eastAsia="Times New Roman" w:hAnsi="Times New Roman" w:cs="Times New Roman"/>
                <w:color w:val="000000"/>
                <w:sz w:val="20"/>
                <w:szCs w:val="20"/>
              </w:rPr>
            </w:pPr>
            <w:del w:id="4723" w:author="Mr Richard P Williams" w:date="2016-10-03T22:42:00Z">
              <w:r w:rsidRPr="00BC6C92" w:rsidDel="008F7B0C">
                <w:rPr>
                  <w:rFonts w:ascii="Times New Roman" w:eastAsia="Times New Roman" w:hAnsi="Times New Roman" w:cs="Times New Roman"/>
                  <w:color w:val="000000"/>
                  <w:sz w:val="20"/>
                  <w:szCs w:val="20"/>
                </w:rPr>
                <w:delText>INTEGER</w:delText>
              </w:r>
            </w:del>
          </w:p>
        </w:tc>
        <w:tc>
          <w:tcPr>
            <w:tcW w:w="640" w:type="dxa"/>
            <w:hideMark/>
          </w:tcPr>
          <w:p w14:paraId="31519019"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724" w:author="Mr Richard P Williams" w:date="2016-10-03T22:42:00Z"/>
                <w:rFonts w:ascii="Times New Roman" w:eastAsia="Times New Roman" w:hAnsi="Times New Roman" w:cs="Times New Roman"/>
                <w:color w:val="000000"/>
                <w:sz w:val="20"/>
                <w:szCs w:val="20"/>
              </w:rPr>
            </w:pPr>
            <w:del w:id="4725" w:author="Mr Richard P Williams" w:date="2016-10-03T22:42:00Z">
              <w:r w:rsidRPr="00BC6C92" w:rsidDel="008F7B0C">
                <w:rPr>
                  <w:rFonts w:ascii="Times New Roman" w:eastAsia="Times New Roman" w:hAnsi="Times New Roman" w:cs="Times New Roman"/>
                  <w:color w:val="000000"/>
                  <w:sz w:val="20"/>
                  <w:szCs w:val="20"/>
                </w:rPr>
                <w:delText>4</w:delText>
              </w:r>
            </w:del>
          </w:p>
        </w:tc>
        <w:tc>
          <w:tcPr>
            <w:tcW w:w="3627" w:type="dxa"/>
            <w:hideMark/>
          </w:tcPr>
          <w:p w14:paraId="2111E028"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726" w:author="Mr Richard P Williams" w:date="2016-10-03T22:42:00Z"/>
                <w:rFonts w:ascii="Times New Roman" w:eastAsia="Times New Roman" w:hAnsi="Times New Roman" w:cs="Times New Roman"/>
                <w:color w:val="000000"/>
                <w:sz w:val="20"/>
                <w:szCs w:val="20"/>
              </w:rPr>
            </w:pPr>
            <w:del w:id="4727" w:author="Mr Richard P Williams" w:date="2016-10-03T22:42:00Z">
              <w:r w:rsidRPr="00BC6C92" w:rsidDel="008F7B0C">
                <w:rPr>
                  <w:rFonts w:ascii="Times New Roman" w:eastAsia="Times New Roman" w:hAnsi="Times New Roman" w:cs="Times New Roman"/>
                  <w:color w:val="000000"/>
                  <w:sz w:val="20"/>
                  <w:szCs w:val="20"/>
                </w:rPr>
                <w:delText> </w:delText>
              </w:r>
              <w:r w:rsidDel="008F7B0C">
                <w:rPr>
                  <w:rFonts w:ascii="Times New Roman" w:eastAsia="Times New Roman" w:hAnsi="Times New Roman" w:cs="Times New Roman"/>
                  <w:color w:val="000000"/>
                  <w:sz w:val="20"/>
                  <w:szCs w:val="20"/>
                </w:rPr>
                <w:delText>Invoice Number</w:delText>
              </w:r>
            </w:del>
          </w:p>
        </w:tc>
      </w:tr>
      <w:tr w:rsidR="00BC6C92" w:rsidRPr="00BC6C92" w:rsidDel="008F7B0C" w14:paraId="45F2CC38" w14:textId="77777777" w:rsidTr="00CF4A03">
        <w:trPr>
          <w:cnfStyle w:val="000000100000" w:firstRow="0" w:lastRow="0" w:firstColumn="0" w:lastColumn="0" w:oddVBand="0" w:evenVBand="0" w:oddHBand="1" w:evenHBand="0" w:firstRowFirstColumn="0" w:firstRowLastColumn="0" w:lastRowFirstColumn="0" w:lastRowLastColumn="0"/>
          <w:trHeight w:val="525"/>
          <w:del w:id="472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03C044F8" w14:textId="77777777" w:rsidR="00BC6C92" w:rsidRPr="00BC6C92" w:rsidDel="008F7B0C" w:rsidRDefault="00BC6C92" w:rsidP="00BC6C92">
            <w:pPr>
              <w:rPr>
                <w:del w:id="4729" w:author="Mr Richard P Williams" w:date="2016-10-03T22:42:00Z"/>
                <w:rFonts w:ascii="Times New Roman" w:eastAsia="Times New Roman" w:hAnsi="Times New Roman" w:cs="Times New Roman"/>
                <w:color w:val="000000"/>
                <w:sz w:val="20"/>
                <w:szCs w:val="20"/>
              </w:rPr>
            </w:pPr>
            <w:del w:id="4730" w:author="Mr Richard P Williams" w:date="2016-10-03T22:42:00Z">
              <w:r w:rsidDel="008F7B0C">
                <w:rPr>
                  <w:rFonts w:ascii="Times New Roman" w:eastAsia="Times New Roman" w:hAnsi="Times New Roman" w:cs="Times New Roman"/>
                  <w:color w:val="000000"/>
                  <w:sz w:val="20"/>
                  <w:szCs w:val="20"/>
                </w:rPr>
                <w:delText>Orderable Item</w:delText>
              </w:r>
            </w:del>
          </w:p>
        </w:tc>
        <w:tc>
          <w:tcPr>
            <w:tcW w:w="1611" w:type="dxa"/>
            <w:hideMark/>
          </w:tcPr>
          <w:p w14:paraId="0222807D"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31" w:author="Mr Richard P Williams" w:date="2016-10-03T22:42:00Z"/>
                <w:rFonts w:ascii="Times New Roman" w:eastAsia="Times New Roman" w:hAnsi="Times New Roman" w:cs="Times New Roman"/>
                <w:color w:val="000000"/>
                <w:sz w:val="20"/>
                <w:szCs w:val="20"/>
              </w:rPr>
            </w:pPr>
            <w:del w:id="4732" w:author="Mr Richard P Williams" w:date="2016-10-03T22:42:00Z">
              <w:r w:rsidRPr="00BC6C92" w:rsidDel="008F7B0C">
                <w:rPr>
                  <w:rFonts w:ascii="Times New Roman" w:eastAsia="Times New Roman" w:hAnsi="Times New Roman" w:cs="Times New Roman"/>
                  <w:color w:val="000000"/>
                  <w:sz w:val="20"/>
                  <w:szCs w:val="20"/>
                </w:rPr>
                <w:delText>INTEGER</w:delText>
              </w:r>
            </w:del>
          </w:p>
        </w:tc>
        <w:tc>
          <w:tcPr>
            <w:tcW w:w="640" w:type="dxa"/>
            <w:hideMark/>
          </w:tcPr>
          <w:p w14:paraId="00A7FD34"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33" w:author="Mr Richard P Williams" w:date="2016-10-03T22:42:00Z"/>
                <w:rFonts w:ascii="Times New Roman" w:eastAsia="Times New Roman" w:hAnsi="Times New Roman" w:cs="Times New Roman"/>
                <w:color w:val="000000"/>
                <w:sz w:val="20"/>
                <w:szCs w:val="20"/>
              </w:rPr>
            </w:pPr>
            <w:del w:id="4734" w:author="Mr Richard P Williams" w:date="2016-10-03T22:42:00Z">
              <w:r w:rsidRPr="00BC6C92" w:rsidDel="008F7B0C">
                <w:rPr>
                  <w:rFonts w:ascii="Times New Roman" w:eastAsia="Times New Roman" w:hAnsi="Times New Roman" w:cs="Times New Roman"/>
                  <w:color w:val="000000"/>
                  <w:sz w:val="20"/>
                  <w:szCs w:val="20"/>
                </w:rPr>
                <w:delText>5</w:delText>
              </w:r>
            </w:del>
          </w:p>
        </w:tc>
        <w:tc>
          <w:tcPr>
            <w:tcW w:w="3627" w:type="dxa"/>
            <w:hideMark/>
          </w:tcPr>
          <w:p w14:paraId="47A95370"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35" w:author="Mr Richard P Williams" w:date="2016-10-03T22:42:00Z"/>
                <w:rFonts w:ascii="Times New Roman" w:eastAsia="Times New Roman" w:hAnsi="Times New Roman" w:cs="Times New Roman"/>
                <w:color w:val="000000"/>
                <w:sz w:val="20"/>
                <w:szCs w:val="20"/>
              </w:rPr>
            </w:pPr>
            <w:del w:id="4736" w:author="Mr Richard P Williams" w:date="2016-10-03T22:42:00Z">
              <w:r w:rsidRPr="00BC6C92" w:rsidDel="008F7B0C">
                <w:rPr>
                  <w:rFonts w:ascii="Times New Roman" w:eastAsia="Times New Roman" w:hAnsi="Times New Roman" w:cs="Times New Roman"/>
                  <w:color w:val="000000"/>
                  <w:sz w:val="20"/>
                  <w:szCs w:val="20"/>
                </w:rPr>
                <w:delText>Winn Dixie internal product identifier commonly known as the WD code.</w:delText>
              </w:r>
            </w:del>
          </w:p>
        </w:tc>
      </w:tr>
      <w:tr w:rsidR="00BC6C92" w:rsidRPr="00BC6C92" w:rsidDel="008F7B0C" w14:paraId="7E60AF77" w14:textId="77777777" w:rsidTr="00CF4A03">
        <w:trPr>
          <w:trHeight w:val="780"/>
          <w:del w:id="473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0E915398" w14:textId="77777777" w:rsidR="00BC6C92" w:rsidRPr="00BC6C92" w:rsidDel="008F7B0C" w:rsidRDefault="00BC6C92" w:rsidP="00BC6C92">
            <w:pPr>
              <w:rPr>
                <w:del w:id="4738" w:author="Mr Richard P Williams" w:date="2016-10-03T22:42:00Z"/>
                <w:rFonts w:ascii="Times New Roman" w:eastAsia="Times New Roman" w:hAnsi="Times New Roman" w:cs="Times New Roman"/>
                <w:color w:val="000000"/>
                <w:sz w:val="20"/>
                <w:szCs w:val="20"/>
              </w:rPr>
            </w:pPr>
            <w:del w:id="4739" w:author="Mr Richard P Williams" w:date="2016-10-03T22:42:00Z">
              <w:r w:rsidRPr="00BC6C92" w:rsidDel="008F7B0C">
                <w:rPr>
                  <w:rFonts w:ascii="Times New Roman" w:eastAsia="Times New Roman" w:hAnsi="Times New Roman" w:cs="Times New Roman"/>
                  <w:color w:val="000000"/>
                  <w:sz w:val="20"/>
                  <w:szCs w:val="20"/>
                </w:rPr>
                <w:delText>User_view.Invc_Dtl.Dlvry_Dt</w:delText>
              </w:r>
            </w:del>
          </w:p>
        </w:tc>
        <w:tc>
          <w:tcPr>
            <w:tcW w:w="1611" w:type="dxa"/>
            <w:hideMark/>
          </w:tcPr>
          <w:p w14:paraId="78409A20"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740" w:author="Mr Richard P Williams" w:date="2016-10-03T22:42:00Z"/>
                <w:rFonts w:ascii="Times New Roman" w:eastAsia="Times New Roman" w:hAnsi="Times New Roman" w:cs="Times New Roman"/>
                <w:color w:val="000000"/>
                <w:sz w:val="20"/>
                <w:szCs w:val="20"/>
              </w:rPr>
            </w:pPr>
            <w:del w:id="4741" w:author="Mr Richard P Williams" w:date="2016-10-03T22:42:00Z">
              <w:r w:rsidRPr="00BC6C92" w:rsidDel="008F7B0C">
                <w:rPr>
                  <w:rFonts w:ascii="Times New Roman" w:eastAsia="Times New Roman" w:hAnsi="Times New Roman" w:cs="Times New Roman"/>
                  <w:color w:val="000000"/>
                  <w:sz w:val="20"/>
                  <w:szCs w:val="20"/>
                </w:rPr>
                <w:delText>DATE</w:delText>
              </w:r>
            </w:del>
          </w:p>
        </w:tc>
        <w:tc>
          <w:tcPr>
            <w:tcW w:w="640" w:type="dxa"/>
            <w:hideMark/>
          </w:tcPr>
          <w:p w14:paraId="6165A865"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742" w:author="Mr Richard P Williams" w:date="2016-10-03T22:42:00Z"/>
                <w:rFonts w:ascii="Times New Roman" w:eastAsia="Times New Roman" w:hAnsi="Times New Roman" w:cs="Times New Roman"/>
                <w:color w:val="000000"/>
                <w:sz w:val="20"/>
                <w:szCs w:val="20"/>
              </w:rPr>
            </w:pPr>
            <w:del w:id="4743" w:author="Mr Richard P Williams" w:date="2016-10-03T22:42:00Z">
              <w:r w:rsidRPr="00BC6C92" w:rsidDel="008F7B0C">
                <w:rPr>
                  <w:rFonts w:ascii="Times New Roman" w:eastAsia="Times New Roman" w:hAnsi="Times New Roman" w:cs="Times New Roman"/>
                  <w:color w:val="000000"/>
                  <w:sz w:val="20"/>
                  <w:szCs w:val="20"/>
                </w:rPr>
                <w:delText>7</w:delText>
              </w:r>
            </w:del>
          </w:p>
        </w:tc>
        <w:tc>
          <w:tcPr>
            <w:tcW w:w="3627" w:type="dxa"/>
            <w:hideMark/>
          </w:tcPr>
          <w:p w14:paraId="13FA24C1"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744" w:author="Mr Richard P Williams" w:date="2016-10-03T22:42:00Z"/>
                <w:rFonts w:ascii="Times New Roman" w:eastAsia="Times New Roman" w:hAnsi="Times New Roman" w:cs="Times New Roman"/>
                <w:color w:val="000000"/>
                <w:sz w:val="20"/>
                <w:szCs w:val="20"/>
              </w:rPr>
            </w:pPr>
            <w:del w:id="4745" w:author="Mr Richard P Williams" w:date="2016-10-03T22:42:00Z">
              <w:r w:rsidRPr="00BC6C92" w:rsidDel="008F7B0C">
                <w:rPr>
                  <w:rFonts w:ascii="Times New Roman" w:eastAsia="Times New Roman" w:hAnsi="Times New Roman" w:cs="Times New Roman"/>
                  <w:color w:val="000000"/>
                  <w:sz w:val="20"/>
                  <w:szCs w:val="20"/>
                </w:rPr>
                <w:delText>Used for history tracking--The date upon which a vendor record became effective.</w:delText>
              </w:r>
            </w:del>
          </w:p>
        </w:tc>
      </w:tr>
      <w:tr w:rsidR="00BC6C92" w:rsidRPr="00BC6C92" w:rsidDel="008F7B0C" w14:paraId="3DBB0C26" w14:textId="77777777" w:rsidTr="00CF4A03">
        <w:trPr>
          <w:cnfStyle w:val="000000100000" w:firstRow="0" w:lastRow="0" w:firstColumn="0" w:lastColumn="0" w:oddVBand="0" w:evenVBand="0" w:oddHBand="1" w:evenHBand="0" w:firstRowFirstColumn="0" w:firstRowLastColumn="0" w:lastRowFirstColumn="0" w:lastRowLastColumn="0"/>
          <w:trHeight w:val="270"/>
          <w:del w:id="474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E3860A4" w14:textId="77777777" w:rsidR="00BC6C92" w:rsidRPr="00BC6C92" w:rsidDel="008F7B0C" w:rsidRDefault="00BC6C92" w:rsidP="00BC6C92">
            <w:pPr>
              <w:rPr>
                <w:del w:id="4747" w:author="Mr Richard P Williams" w:date="2016-10-03T22:42:00Z"/>
                <w:rFonts w:ascii="Times New Roman" w:eastAsia="Times New Roman" w:hAnsi="Times New Roman" w:cs="Times New Roman"/>
                <w:color w:val="000000"/>
                <w:sz w:val="20"/>
                <w:szCs w:val="20"/>
              </w:rPr>
            </w:pPr>
            <w:del w:id="4748"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1611" w:type="dxa"/>
            <w:hideMark/>
          </w:tcPr>
          <w:p w14:paraId="33E04986"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49" w:author="Mr Richard P Williams" w:date="2016-10-03T22:42:00Z"/>
                <w:rFonts w:ascii="Times New Roman" w:eastAsia="Times New Roman" w:hAnsi="Times New Roman" w:cs="Times New Roman"/>
                <w:color w:val="000000"/>
                <w:sz w:val="20"/>
                <w:szCs w:val="20"/>
              </w:rPr>
            </w:pPr>
            <w:del w:id="4750"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640" w:type="dxa"/>
            <w:hideMark/>
          </w:tcPr>
          <w:p w14:paraId="3E715A45"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51" w:author="Mr Richard P Williams" w:date="2016-10-03T22:42:00Z"/>
                <w:rFonts w:ascii="Times New Roman" w:eastAsia="Times New Roman" w:hAnsi="Times New Roman" w:cs="Times New Roman"/>
                <w:color w:val="000000"/>
                <w:sz w:val="20"/>
                <w:szCs w:val="20"/>
              </w:rPr>
            </w:pPr>
            <w:del w:id="4752"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3627" w:type="dxa"/>
            <w:hideMark/>
          </w:tcPr>
          <w:p w14:paraId="1DA0D293"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53" w:author="Mr Richard P Williams" w:date="2016-10-03T22:42:00Z"/>
                <w:rFonts w:ascii="Arial" w:eastAsia="Times New Roman" w:hAnsi="Arial" w:cs="Arial"/>
                <w:sz w:val="20"/>
                <w:szCs w:val="20"/>
              </w:rPr>
            </w:pPr>
            <w:del w:id="4754" w:author="Mr Richard P Williams" w:date="2016-10-03T22:42:00Z">
              <w:r w:rsidRPr="00BC6C92" w:rsidDel="008F7B0C">
                <w:rPr>
                  <w:rFonts w:ascii="Arial" w:eastAsia="Times New Roman" w:hAnsi="Arial" w:cs="Arial"/>
                  <w:sz w:val="20"/>
                  <w:szCs w:val="20"/>
                </w:rPr>
                <w:delText> </w:delText>
              </w:r>
            </w:del>
          </w:p>
        </w:tc>
      </w:tr>
      <w:tr w:rsidR="00BC6C92" w:rsidRPr="00BC6C92" w:rsidDel="008F7B0C" w14:paraId="3BC20F3B" w14:textId="77777777" w:rsidTr="00CF4A03">
        <w:trPr>
          <w:trHeight w:val="525"/>
          <w:del w:id="475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4BCDD0DD" w14:textId="77777777" w:rsidR="00BC6C92" w:rsidRPr="00BC6C92" w:rsidDel="008F7B0C" w:rsidRDefault="000C2C5C" w:rsidP="00BC6C92">
            <w:pPr>
              <w:rPr>
                <w:del w:id="4756" w:author="Mr Richard P Williams" w:date="2016-10-03T22:42:00Z"/>
                <w:rFonts w:ascii="Times New Roman" w:eastAsia="Times New Roman" w:hAnsi="Times New Roman" w:cs="Times New Roman"/>
                <w:color w:val="000000"/>
                <w:sz w:val="20"/>
                <w:szCs w:val="20"/>
              </w:rPr>
            </w:pPr>
            <w:del w:id="4757" w:author="Mr Richard P Williams" w:date="2016-10-03T22:42:00Z">
              <w:r w:rsidDel="008F7B0C">
                <w:rPr>
                  <w:rFonts w:ascii="Times New Roman" w:eastAsia="Times New Roman" w:hAnsi="Times New Roman" w:cs="Times New Roman"/>
                  <w:color w:val="000000"/>
                  <w:sz w:val="20"/>
                  <w:szCs w:val="20"/>
                </w:rPr>
                <w:delText>Invoice Source</w:delText>
              </w:r>
            </w:del>
          </w:p>
        </w:tc>
        <w:tc>
          <w:tcPr>
            <w:tcW w:w="1611" w:type="dxa"/>
            <w:hideMark/>
          </w:tcPr>
          <w:p w14:paraId="31D29DEE"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758" w:author="Mr Richard P Williams" w:date="2016-10-03T22:42:00Z"/>
                <w:rFonts w:ascii="Times New Roman" w:eastAsia="Times New Roman" w:hAnsi="Times New Roman" w:cs="Times New Roman"/>
                <w:color w:val="000000"/>
                <w:sz w:val="20"/>
                <w:szCs w:val="20"/>
              </w:rPr>
            </w:pPr>
            <w:del w:id="4759" w:author="Mr Richard P Williams" w:date="2016-10-03T22:42:00Z">
              <w:r w:rsidRPr="00BC6C92" w:rsidDel="008F7B0C">
                <w:rPr>
                  <w:rFonts w:ascii="Times New Roman" w:eastAsia="Times New Roman" w:hAnsi="Times New Roman" w:cs="Times New Roman"/>
                  <w:color w:val="000000"/>
                  <w:sz w:val="20"/>
                  <w:szCs w:val="20"/>
                </w:rPr>
                <w:delText>BYTEINT</w:delText>
              </w:r>
            </w:del>
          </w:p>
        </w:tc>
        <w:tc>
          <w:tcPr>
            <w:tcW w:w="640" w:type="dxa"/>
            <w:hideMark/>
          </w:tcPr>
          <w:p w14:paraId="78017FA9"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760" w:author="Mr Richard P Williams" w:date="2016-10-03T22:42:00Z"/>
                <w:rFonts w:ascii="Times New Roman" w:eastAsia="Times New Roman" w:hAnsi="Times New Roman" w:cs="Times New Roman"/>
                <w:color w:val="000000"/>
                <w:sz w:val="20"/>
                <w:szCs w:val="20"/>
              </w:rPr>
            </w:pPr>
            <w:del w:id="4761" w:author="Mr Richard P Williams" w:date="2016-10-03T22:42:00Z">
              <w:r w:rsidRPr="00BC6C92" w:rsidDel="008F7B0C">
                <w:rPr>
                  <w:rFonts w:ascii="Times New Roman" w:eastAsia="Times New Roman" w:hAnsi="Times New Roman" w:cs="Times New Roman"/>
                  <w:color w:val="000000"/>
                  <w:sz w:val="20"/>
                  <w:szCs w:val="20"/>
                </w:rPr>
                <w:delText>9</w:delText>
              </w:r>
            </w:del>
          </w:p>
        </w:tc>
        <w:tc>
          <w:tcPr>
            <w:tcW w:w="3627" w:type="dxa"/>
            <w:hideMark/>
          </w:tcPr>
          <w:p w14:paraId="6C8B6C2E"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762" w:author="Mr Richard P Williams" w:date="2016-10-03T22:42:00Z"/>
                <w:rFonts w:ascii="Times New Roman" w:eastAsia="Times New Roman" w:hAnsi="Times New Roman" w:cs="Times New Roman"/>
                <w:color w:val="000000"/>
                <w:sz w:val="20"/>
                <w:szCs w:val="20"/>
              </w:rPr>
            </w:pPr>
            <w:del w:id="4763" w:author="Mr Richard P Williams" w:date="2016-10-03T22:42:00Z">
              <w:r w:rsidRPr="00BC6C92" w:rsidDel="008F7B0C">
                <w:rPr>
                  <w:rFonts w:ascii="Times New Roman" w:eastAsia="Times New Roman" w:hAnsi="Times New Roman" w:cs="Times New Roman"/>
                  <w:color w:val="000000"/>
                  <w:sz w:val="20"/>
                  <w:szCs w:val="20"/>
                </w:rPr>
                <w:delText>Defines the type of host system that the invoice came from</w:delText>
              </w:r>
              <w:r w:rsidR="000C2C5C" w:rsidDel="008F7B0C">
                <w:rPr>
                  <w:rFonts w:ascii="Times New Roman" w:eastAsia="Times New Roman" w:hAnsi="Times New Roman" w:cs="Times New Roman"/>
                  <w:color w:val="000000"/>
                  <w:sz w:val="20"/>
                  <w:szCs w:val="20"/>
                </w:rPr>
                <w:delText xml:space="preserve"> (Manual, self bill, Invoice Matching etc)</w:delText>
              </w:r>
            </w:del>
          </w:p>
        </w:tc>
      </w:tr>
      <w:tr w:rsidR="00BC6C92" w:rsidRPr="00BC6C92" w:rsidDel="008F7B0C" w14:paraId="51A76F16" w14:textId="77777777" w:rsidTr="00CF4A03">
        <w:trPr>
          <w:cnfStyle w:val="000000100000" w:firstRow="0" w:lastRow="0" w:firstColumn="0" w:lastColumn="0" w:oddVBand="0" w:evenVBand="0" w:oddHBand="1" w:evenHBand="0" w:firstRowFirstColumn="0" w:firstRowLastColumn="0" w:lastRowFirstColumn="0" w:lastRowLastColumn="0"/>
          <w:trHeight w:val="525"/>
          <w:del w:id="476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1ECF2147" w14:textId="77777777" w:rsidR="00BC6C92" w:rsidRPr="00BC6C92" w:rsidDel="008F7B0C" w:rsidRDefault="00BC6C92" w:rsidP="00BC6C92">
            <w:pPr>
              <w:rPr>
                <w:del w:id="4765" w:author="Mr Richard P Williams" w:date="2016-10-03T22:42:00Z"/>
                <w:rFonts w:ascii="Times New Roman" w:eastAsia="Times New Roman" w:hAnsi="Times New Roman" w:cs="Times New Roman"/>
                <w:color w:val="000000"/>
                <w:sz w:val="20"/>
                <w:szCs w:val="20"/>
              </w:rPr>
            </w:pPr>
            <w:del w:id="4766" w:author="Mr Richard P Williams" w:date="2016-10-03T22:42:00Z">
              <w:r w:rsidRPr="00BC6C92" w:rsidDel="008F7B0C">
                <w:rPr>
                  <w:rFonts w:ascii="Times New Roman" w:eastAsia="Times New Roman" w:hAnsi="Times New Roman" w:cs="Times New Roman"/>
                  <w:color w:val="000000"/>
                  <w:sz w:val="20"/>
                  <w:szCs w:val="20"/>
                </w:rPr>
                <w:delText>User_view.Invc_Dtl.Shp_Oos_Rsn_Id</w:delText>
              </w:r>
            </w:del>
          </w:p>
        </w:tc>
        <w:tc>
          <w:tcPr>
            <w:tcW w:w="1611" w:type="dxa"/>
            <w:hideMark/>
          </w:tcPr>
          <w:p w14:paraId="0B3C6847"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67" w:author="Mr Richard P Williams" w:date="2016-10-03T22:42:00Z"/>
                <w:rFonts w:ascii="Times New Roman" w:eastAsia="Times New Roman" w:hAnsi="Times New Roman" w:cs="Times New Roman"/>
                <w:color w:val="000000"/>
                <w:sz w:val="20"/>
                <w:szCs w:val="20"/>
              </w:rPr>
            </w:pPr>
            <w:del w:id="4768" w:author="Mr Richard P Williams" w:date="2016-10-03T22:42:00Z">
              <w:r w:rsidRPr="00BC6C92" w:rsidDel="008F7B0C">
                <w:rPr>
                  <w:rFonts w:ascii="Times New Roman" w:eastAsia="Times New Roman" w:hAnsi="Times New Roman" w:cs="Times New Roman"/>
                  <w:color w:val="000000"/>
                  <w:sz w:val="20"/>
                  <w:szCs w:val="20"/>
                </w:rPr>
                <w:delText>BYTEINT</w:delText>
              </w:r>
            </w:del>
          </w:p>
        </w:tc>
        <w:tc>
          <w:tcPr>
            <w:tcW w:w="640" w:type="dxa"/>
            <w:hideMark/>
          </w:tcPr>
          <w:p w14:paraId="27792A36"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69" w:author="Mr Richard P Williams" w:date="2016-10-03T22:42:00Z"/>
                <w:rFonts w:ascii="Times New Roman" w:eastAsia="Times New Roman" w:hAnsi="Times New Roman" w:cs="Times New Roman"/>
                <w:color w:val="000000"/>
                <w:sz w:val="20"/>
                <w:szCs w:val="20"/>
              </w:rPr>
            </w:pPr>
            <w:del w:id="4770" w:author="Mr Richard P Williams" w:date="2016-10-03T22:42:00Z">
              <w:r w:rsidRPr="00BC6C92" w:rsidDel="008F7B0C">
                <w:rPr>
                  <w:rFonts w:ascii="Times New Roman" w:eastAsia="Times New Roman" w:hAnsi="Times New Roman" w:cs="Times New Roman"/>
                  <w:color w:val="000000"/>
                  <w:sz w:val="20"/>
                  <w:szCs w:val="20"/>
                </w:rPr>
                <w:delText>10</w:delText>
              </w:r>
            </w:del>
          </w:p>
        </w:tc>
        <w:tc>
          <w:tcPr>
            <w:tcW w:w="3627" w:type="dxa"/>
            <w:hideMark/>
          </w:tcPr>
          <w:p w14:paraId="6E5518DB"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771" w:author="Mr Richard P Williams" w:date="2016-10-03T22:42:00Z"/>
                <w:rFonts w:ascii="Times New Roman" w:eastAsia="Times New Roman" w:hAnsi="Times New Roman" w:cs="Times New Roman"/>
                <w:color w:val="000000"/>
                <w:sz w:val="20"/>
                <w:szCs w:val="20"/>
              </w:rPr>
            </w:pPr>
            <w:del w:id="4772" w:author="Mr Richard P Williams" w:date="2016-10-03T22:42:00Z">
              <w:r w:rsidRPr="00BC6C92" w:rsidDel="008F7B0C">
                <w:rPr>
                  <w:rFonts w:ascii="Times New Roman" w:eastAsia="Times New Roman" w:hAnsi="Times New Roman" w:cs="Times New Roman"/>
                  <w:color w:val="000000"/>
                  <w:sz w:val="20"/>
                  <w:szCs w:val="20"/>
                </w:rPr>
                <w:delText>ID representing the reason why the stock is out of stock.</w:delText>
              </w:r>
            </w:del>
          </w:p>
        </w:tc>
      </w:tr>
      <w:tr w:rsidR="000C2C5C" w:rsidRPr="00307A4C" w:rsidDel="008F7B0C" w14:paraId="7C977F34" w14:textId="77777777" w:rsidTr="00CF4A03">
        <w:trPr>
          <w:trHeight w:val="525"/>
          <w:del w:id="477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1F5D7DA1" w14:textId="77777777" w:rsidR="000C2C5C" w:rsidRPr="000C2C5C" w:rsidDel="008F7B0C" w:rsidRDefault="000C2C5C" w:rsidP="00FB5517">
            <w:pPr>
              <w:rPr>
                <w:del w:id="4774" w:author="Mr Richard P Williams" w:date="2016-10-03T22:42:00Z"/>
                <w:rFonts w:ascii="Times New Roman" w:eastAsia="Times New Roman" w:hAnsi="Times New Roman" w:cs="Times New Roman"/>
                <w:color w:val="000000"/>
                <w:sz w:val="20"/>
                <w:szCs w:val="20"/>
              </w:rPr>
            </w:pPr>
            <w:del w:id="4775" w:author="Mr Richard P Williams" w:date="2016-10-03T22:42:00Z">
              <w:r w:rsidRPr="000C2C5C" w:rsidDel="008F7B0C">
                <w:rPr>
                  <w:rFonts w:ascii="Times New Roman" w:eastAsia="Times New Roman" w:hAnsi="Times New Roman" w:cs="Times New Roman"/>
                  <w:color w:val="000000"/>
                  <w:sz w:val="20"/>
                  <w:szCs w:val="20"/>
                </w:rPr>
                <w:delText>Order Item UOM</w:delText>
              </w:r>
            </w:del>
          </w:p>
        </w:tc>
        <w:tc>
          <w:tcPr>
            <w:tcW w:w="1611" w:type="dxa"/>
            <w:hideMark/>
          </w:tcPr>
          <w:p w14:paraId="60A94CC6" w14:textId="77777777" w:rsidR="000C2C5C" w:rsidRPr="000C2C5C" w:rsidDel="008F7B0C" w:rsidRDefault="000C2C5C" w:rsidP="00FB5517">
            <w:pPr>
              <w:cnfStyle w:val="000000000000" w:firstRow="0" w:lastRow="0" w:firstColumn="0" w:lastColumn="0" w:oddVBand="0" w:evenVBand="0" w:oddHBand="0" w:evenHBand="0" w:firstRowFirstColumn="0" w:firstRowLastColumn="0" w:lastRowFirstColumn="0" w:lastRowLastColumn="0"/>
              <w:rPr>
                <w:del w:id="4776" w:author="Mr Richard P Williams" w:date="2016-10-03T22:42:00Z"/>
                <w:rFonts w:ascii="Times New Roman" w:eastAsia="Times New Roman" w:hAnsi="Times New Roman" w:cs="Times New Roman"/>
                <w:color w:val="000000"/>
                <w:sz w:val="20"/>
                <w:szCs w:val="20"/>
              </w:rPr>
            </w:pPr>
          </w:p>
        </w:tc>
        <w:tc>
          <w:tcPr>
            <w:tcW w:w="640" w:type="dxa"/>
            <w:hideMark/>
          </w:tcPr>
          <w:p w14:paraId="59F3261D" w14:textId="77777777" w:rsidR="000C2C5C" w:rsidRPr="000C2C5C" w:rsidDel="008F7B0C" w:rsidRDefault="000C2C5C" w:rsidP="00FB5517">
            <w:pPr>
              <w:cnfStyle w:val="000000000000" w:firstRow="0" w:lastRow="0" w:firstColumn="0" w:lastColumn="0" w:oddVBand="0" w:evenVBand="0" w:oddHBand="0" w:evenHBand="0" w:firstRowFirstColumn="0" w:firstRowLastColumn="0" w:lastRowFirstColumn="0" w:lastRowLastColumn="0"/>
              <w:rPr>
                <w:del w:id="4777" w:author="Mr Richard P Williams" w:date="2016-10-03T22:42:00Z"/>
                <w:rFonts w:ascii="Times New Roman" w:eastAsia="Times New Roman" w:hAnsi="Times New Roman" w:cs="Times New Roman"/>
                <w:color w:val="000000"/>
                <w:sz w:val="20"/>
                <w:szCs w:val="20"/>
              </w:rPr>
            </w:pPr>
          </w:p>
        </w:tc>
        <w:tc>
          <w:tcPr>
            <w:tcW w:w="3627" w:type="dxa"/>
            <w:hideMark/>
          </w:tcPr>
          <w:p w14:paraId="600A0CBC" w14:textId="77777777" w:rsidR="000C2C5C" w:rsidRPr="000C2C5C" w:rsidDel="008F7B0C" w:rsidRDefault="000C2C5C" w:rsidP="00FB5517">
            <w:pPr>
              <w:cnfStyle w:val="000000000000" w:firstRow="0" w:lastRow="0" w:firstColumn="0" w:lastColumn="0" w:oddVBand="0" w:evenVBand="0" w:oddHBand="0" w:evenHBand="0" w:firstRowFirstColumn="0" w:firstRowLastColumn="0" w:lastRowFirstColumn="0" w:lastRowLastColumn="0"/>
              <w:rPr>
                <w:del w:id="4778" w:author="Mr Richard P Williams" w:date="2016-10-03T22:42:00Z"/>
                <w:rFonts w:ascii="Times New Roman" w:eastAsia="Times New Roman" w:hAnsi="Times New Roman" w:cs="Times New Roman"/>
                <w:color w:val="000000"/>
                <w:sz w:val="20"/>
                <w:szCs w:val="20"/>
              </w:rPr>
            </w:pPr>
            <w:del w:id="4779" w:author="Mr Richard P Williams" w:date="2016-10-03T22:42:00Z">
              <w:r w:rsidRPr="000C2C5C" w:rsidDel="008F7B0C">
                <w:rPr>
                  <w:rFonts w:ascii="Times New Roman" w:eastAsia="Times New Roman" w:hAnsi="Times New Roman" w:cs="Times New Roman"/>
                  <w:color w:val="000000"/>
                  <w:sz w:val="20"/>
                  <w:szCs w:val="20"/>
                </w:rPr>
                <w:delText>The Unit of Measure of the Item. Example Weight or Each etc</w:delText>
              </w:r>
            </w:del>
          </w:p>
        </w:tc>
      </w:tr>
      <w:tr w:rsidR="000C2C5C" w:rsidRPr="00307A4C" w:rsidDel="008F7B0C" w14:paraId="39F94B41" w14:textId="77777777" w:rsidTr="00CF4A03">
        <w:trPr>
          <w:cnfStyle w:val="000000100000" w:firstRow="0" w:lastRow="0" w:firstColumn="0" w:lastColumn="0" w:oddVBand="0" w:evenVBand="0" w:oddHBand="1" w:evenHBand="0" w:firstRowFirstColumn="0" w:firstRowLastColumn="0" w:lastRowFirstColumn="0" w:lastRowLastColumn="0"/>
          <w:trHeight w:val="525"/>
          <w:del w:id="478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AF7F835" w14:textId="77777777" w:rsidR="000C2C5C" w:rsidRPr="000C2C5C" w:rsidDel="008F7B0C" w:rsidRDefault="000C2C5C" w:rsidP="00FB5517">
            <w:pPr>
              <w:rPr>
                <w:del w:id="4781" w:author="Mr Richard P Williams" w:date="2016-10-03T22:42:00Z"/>
                <w:rFonts w:ascii="Times New Roman" w:eastAsia="Times New Roman" w:hAnsi="Times New Roman" w:cs="Times New Roman"/>
                <w:color w:val="000000"/>
                <w:sz w:val="20"/>
                <w:szCs w:val="20"/>
              </w:rPr>
            </w:pPr>
            <w:del w:id="4782" w:author="Mr Richard P Williams" w:date="2016-10-03T22:42:00Z">
              <w:r w:rsidRPr="000C2C5C" w:rsidDel="008F7B0C">
                <w:rPr>
                  <w:rFonts w:ascii="Times New Roman" w:eastAsia="Times New Roman" w:hAnsi="Times New Roman" w:cs="Times New Roman"/>
                  <w:color w:val="000000"/>
                  <w:sz w:val="20"/>
                  <w:szCs w:val="20"/>
                </w:rPr>
                <w:delText>Pack or Case Type</w:delText>
              </w:r>
            </w:del>
          </w:p>
        </w:tc>
        <w:tc>
          <w:tcPr>
            <w:tcW w:w="1611" w:type="dxa"/>
            <w:hideMark/>
          </w:tcPr>
          <w:p w14:paraId="75F9EF14" w14:textId="77777777" w:rsidR="000C2C5C" w:rsidRPr="000C2C5C" w:rsidDel="008F7B0C" w:rsidRDefault="000C2C5C" w:rsidP="00FB5517">
            <w:pPr>
              <w:cnfStyle w:val="000000100000" w:firstRow="0" w:lastRow="0" w:firstColumn="0" w:lastColumn="0" w:oddVBand="0" w:evenVBand="0" w:oddHBand="1" w:evenHBand="0" w:firstRowFirstColumn="0" w:firstRowLastColumn="0" w:lastRowFirstColumn="0" w:lastRowLastColumn="0"/>
              <w:rPr>
                <w:del w:id="4783" w:author="Mr Richard P Williams" w:date="2016-10-03T22:42:00Z"/>
                <w:rFonts w:ascii="Times New Roman" w:eastAsia="Times New Roman" w:hAnsi="Times New Roman" w:cs="Times New Roman"/>
                <w:color w:val="000000"/>
                <w:sz w:val="20"/>
                <w:szCs w:val="20"/>
              </w:rPr>
            </w:pPr>
            <w:del w:id="4784" w:author="Mr Richard P Williams" w:date="2016-10-03T22:42:00Z">
              <w:r w:rsidRPr="000C2C5C" w:rsidDel="008F7B0C">
                <w:rPr>
                  <w:rFonts w:ascii="Times New Roman" w:eastAsia="Times New Roman" w:hAnsi="Times New Roman" w:cs="Times New Roman"/>
                  <w:color w:val="000000"/>
                  <w:sz w:val="20"/>
                  <w:szCs w:val="20"/>
                </w:rPr>
                <w:delText>nvarchar</w:delText>
              </w:r>
            </w:del>
          </w:p>
        </w:tc>
        <w:tc>
          <w:tcPr>
            <w:tcW w:w="640" w:type="dxa"/>
            <w:hideMark/>
          </w:tcPr>
          <w:p w14:paraId="1055CCB4" w14:textId="77777777" w:rsidR="000C2C5C" w:rsidRPr="000C2C5C" w:rsidDel="008F7B0C" w:rsidRDefault="000C2C5C" w:rsidP="00FB5517">
            <w:pPr>
              <w:cnfStyle w:val="000000100000" w:firstRow="0" w:lastRow="0" w:firstColumn="0" w:lastColumn="0" w:oddVBand="0" w:evenVBand="0" w:oddHBand="1" w:evenHBand="0" w:firstRowFirstColumn="0" w:firstRowLastColumn="0" w:lastRowFirstColumn="0" w:lastRowLastColumn="0"/>
              <w:rPr>
                <w:del w:id="4785" w:author="Mr Richard P Williams" w:date="2016-10-03T22:42:00Z"/>
                <w:rFonts w:ascii="Times New Roman" w:eastAsia="Times New Roman" w:hAnsi="Times New Roman" w:cs="Times New Roman"/>
                <w:color w:val="000000"/>
                <w:sz w:val="20"/>
                <w:szCs w:val="20"/>
              </w:rPr>
            </w:pPr>
            <w:del w:id="4786" w:author="Mr Richard P Williams" w:date="2016-10-03T22:42:00Z">
              <w:r w:rsidRPr="000C2C5C" w:rsidDel="008F7B0C">
                <w:rPr>
                  <w:rFonts w:ascii="Times New Roman" w:eastAsia="Times New Roman" w:hAnsi="Times New Roman" w:cs="Times New Roman"/>
                  <w:color w:val="000000"/>
                  <w:sz w:val="20"/>
                  <w:szCs w:val="20"/>
                </w:rPr>
                <w:delText>8000</w:delText>
              </w:r>
            </w:del>
          </w:p>
        </w:tc>
        <w:tc>
          <w:tcPr>
            <w:tcW w:w="3627" w:type="dxa"/>
            <w:hideMark/>
          </w:tcPr>
          <w:p w14:paraId="469AC160" w14:textId="77777777" w:rsidR="000C2C5C" w:rsidRPr="000C2C5C" w:rsidDel="008F7B0C" w:rsidRDefault="000C2C5C" w:rsidP="00FB5517">
            <w:pPr>
              <w:cnfStyle w:val="000000100000" w:firstRow="0" w:lastRow="0" w:firstColumn="0" w:lastColumn="0" w:oddVBand="0" w:evenVBand="0" w:oddHBand="1" w:evenHBand="0" w:firstRowFirstColumn="0" w:firstRowLastColumn="0" w:lastRowFirstColumn="0" w:lastRowLastColumn="0"/>
              <w:rPr>
                <w:del w:id="4787" w:author="Mr Richard P Williams" w:date="2016-10-03T22:42:00Z"/>
                <w:rFonts w:ascii="Times New Roman" w:eastAsia="Times New Roman" w:hAnsi="Times New Roman" w:cs="Times New Roman"/>
                <w:color w:val="000000"/>
                <w:sz w:val="20"/>
                <w:szCs w:val="20"/>
              </w:rPr>
            </w:pPr>
            <w:del w:id="4788" w:author="Mr Richard P Williams" w:date="2016-10-03T22:42:00Z">
              <w:r w:rsidRPr="000C2C5C" w:rsidDel="008F7B0C">
                <w:rPr>
                  <w:rFonts w:ascii="Times New Roman" w:eastAsia="Times New Roman" w:hAnsi="Times New Roman" w:cs="Times New Roman"/>
                  <w:color w:val="000000"/>
                  <w:sz w:val="20"/>
                  <w:szCs w:val="20"/>
                </w:rPr>
                <w:delText>Each, Pack / Case or Pallet</w:delText>
              </w:r>
            </w:del>
          </w:p>
        </w:tc>
      </w:tr>
      <w:tr w:rsidR="000C2C5C" w:rsidRPr="00307A4C" w:rsidDel="008F7B0C" w14:paraId="035FF67C" w14:textId="77777777" w:rsidTr="00CF4A03">
        <w:trPr>
          <w:trHeight w:val="525"/>
          <w:del w:id="478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2BC8CC1D" w14:textId="77777777" w:rsidR="000C2C5C" w:rsidRPr="000C2C5C" w:rsidDel="008F7B0C" w:rsidRDefault="000C2C5C" w:rsidP="00FB5517">
            <w:pPr>
              <w:rPr>
                <w:del w:id="4790" w:author="Mr Richard P Williams" w:date="2016-10-03T22:42:00Z"/>
                <w:rFonts w:ascii="Times New Roman" w:eastAsia="Times New Roman" w:hAnsi="Times New Roman" w:cs="Times New Roman"/>
                <w:color w:val="000000"/>
                <w:sz w:val="20"/>
                <w:szCs w:val="20"/>
              </w:rPr>
            </w:pPr>
            <w:del w:id="4791" w:author="Mr Richard P Williams" w:date="2016-10-03T22:42:00Z">
              <w:r w:rsidRPr="000C2C5C" w:rsidDel="008F7B0C">
                <w:rPr>
                  <w:rFonts w:ascii="Times New Roman" w:eastAsia="Times New Roman" w:hAnsi="Times New Roman" w:cs="Times New Roman"/>
                  <w:color w:val="000000"/>
                  <w:sz w:val="20"/>
                  <w:szCs w:val="20"/>
                </w:rPr>
                <w:delText>Pack Size</w:delText>
              </w:r>
            </w:del>
          </w:p>
        </w:tc>
        <w:tc>
          <w:tcPr>
            <w:tcW w:w="1611" w:type="dxa"/>
            <w:hideMark/>
          </w:tcPr>
          <w:p w14:paraId="514B43A9" w14:textId="77777777" w:rsidR="000C2C5C" w:rsidRPr="000C2C5C" w:rsidDel="008F7B0C" w:rsidRDefault="000C2C5C" w:rsidP="00FB5517">
            <w:pPr>
              <w:cnfStyle w:val="000000000000" w:firstRow="0" w:lastRow="0" w:firstColumn="0" w:lastColumn="0" w:oddVBand="0" w:evenVBand="0" w:oddHBand="0" w:evenHBand="0" w:firstRowFirstColumn="0" w:firstRowLastColumn="0" w:lastRowFirstColumn="0" w:lastRowLastColumn="0"/>
              <w:rPr>
                <w:del w:id="4792" w:author="Mr Richard P Williams" w:date="2016-10-03T22:42:00Z"/>
                <w:rFonts w:ascii="Times New Roman" w:eastAsia="Times New Roman" w:hAnsi="Times New Roman" w:cs="Times New Roman"/>
                <w:color w:val="000000"/>
                <w:sz w:val="20"/>
                <w:szCs w:val="20"/>
              </w:rPr>
            </w:pPr>
            <w:del w:id="4793" w:author="Mr Richard P Williams" w:date="2016-10-03T22:42:00Z">
              <w:r w:rsidRPr="000C2C5C" w:rsidDel="008F7B0C">
                <w:rPr>
                  <w:rFonts w:ascii="Times New Roman" w:eastAsia="Times New Roman" w:hAnsi="Times New Roman" w:cs="Times New Roman"/>
                  <w:color w:val="000000"/>
                  <w:sz w:val="20"/>
                  <w:szCs w:val="20"/>
                </w:rPr>
                <w:delText>decimal</w:delText>
              </w:r>
            </w:del>
          </w:p>
        </w:tc>
        <w:tc>
          <w:tcPr>
            <w:tcW w:w="640" w:type="dxa"/>
            <w:hideMark/>
          </w:tcPr>
          <w:p w14:paraId="4F6F7D0A" w14:textId="77777777" w:rsidR="000C2C5C" w:rsidRPr="000C2C5C" w:rsidDel="008F7B0C" w:rsidRDefault="000C2C5C" w:rsidP="00FB5517">
            <w:pPr>
              <w:cnfStyle w:val="000000000000" w:firstRow="0" w:lastRow="0" w:firstColumn="0" w:lastColumn="0" w:oddVBand="0" w:evenVBand="0" w:oddHBand="0" w:evenHBand="0" w:firstRowFirstColumn="0" w:firstRowLastColumn="0" w:lastRowFirstColumn="0" w:lastRowLastColumn="0"/>
              <w:rPr>
                <w:del w:id="4794" w:author="Mr Richard P Williams" w:date="2016-10-03T22:42:00Z"/>
                <w:rFonts w:ascii="Times New Roman" w:eastAsia="Times New Roman" w:hAnsi="Times New Roman" w:cs="Times New Roman"/>
                <w:color w:val="000000"/>
                <w:sz w:val="20"/>
                <w:szCs w:val="20"/>
              </w:rPr>
            </w:pPr>
            <w:del w:id="4795" w:author="Mr Richard P Williams" w:date="2016-10-03T22:42:00Z">
              <w:r w:rsidRPr="000C2C5C" w:rsidDel="008F7B0C">
                <w:rPr>
                  <w:rFonts w:ascii="Times New Roman" w:eastAsia="Times New Roman" w:hAnsi="Times New Roman" w:cs="Times New Roman"/>
                  <w:color w:val="000000"/>
                  <w:sz w:val="20"/>
                  <w:szCs w:val="20"/>
                </w:rPr>
                <w:delText>17</w:delText>
              </w:r>
            </w:del>
          </w:p>
        </w:tc>
        <w:tc>
          <w:tcPr>
            <w:tcW w:w="3627" w:type="dxa"/>
            <w:hideMark/>
          </w:tcPr>
          <w:p w14:paraId="031CCFE3" w14:textId="77777777" w:rsidR="000C2C5C" w:rsidRPr="000C2C5C" w:rsidDel="008F7B0C" w:rsidRDefault="000C2C5C" w:rsidP="00FB5517">
            <w:pPr>
              <w:cnfStyle w:val="000000000000" w:firstRow="0" w:lastRow="0" w:firstColumn="0" w:lastColumn="0" w:oddVBand="0" w:evenVBand="0" w:oddHBand="0" w:evenHBand="0" w:firstRowFirstColumn="0" w:firstRowLastColumn="0" w:lastRowFirstColumn="0" w:lastRowLastColumn="0"/>
              <w:rPr>
                <w:del w:id="4796" w:author="Mr Richard P Williams" w:date="2016-10-03T22:42:00Z"/>
                <w:rFonts w:ascii="Times New Roman" w:eastAsia="Times New Roman" w:hAnsi="Times New Roman" w:cs="Times New Roman"/>
                <w:color w:val="000000"/>
                <w:sz w:val="20"/>
                <w:szCs w:val="20"/>
              </w:rPr>
            </w:pPr>
            <w:del w:id="4797" w:author="Mr Richard P Williams" w:date="2016-10-03T22:42:00Z">
              <w:r w:rsidRPr="000C2C5C" w:rsidDel="008F7B0C">
                <w:rPr>
                  <w:rFonts w:ascii="Times New Roman" w:eastAsia="Times New Roman" w:hAnsi="Times New Roman" w:cs="Times New Roman"/>
                  <w:color w:val="000000"/>
                  <w:sz w:val="20"/>
                  <w:szCs w:val="20"/>
                </w:rPr>
                <w:delText>The Size of cases</w:delText>
              </w:r>
            </w:del>
          </w:p>
        </w:tc>
      </w:tr>
      <w:tr w:rsidR="00BC6C92" w:rsidRPr="00BC6C92" w:rsidDel="008F7B0C" w14:paraId="0DE72336" w14:textId="77777777" w:rsidTr="00CF4A03">
        <w:trPr>
          <w:cnfStyle w:val="000000100000" w:firstRow="0" w:lastRow="0" w:firstColumn="0" w:lastColumn="0" w:oddVBand="0" w:evenVBand="0" w:oddHBand="1" w:evenHBand="0" w:firstRowFirstColumn="0" w:firstRowLastColumn="0" w:lastRowFirstColumn="0" w:lastRowLastColumn="0"/>
          <w:trHeight w:val="780"/>
          <w:del w:id="479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137F9D50" w14:textId="77777777" w:rsidR="00BC6C92" w:rsidRPr="00BC6C92" w:rsidDel="008F7B0C" w:rsidRDefault="000C2C5C" w:rsidP="00BC6C92">
            <w:pPr>
              <w:rPr>
                <w:del w:id="4799" w:author="Mr Richard P Williams" w:date="2016-10-03T22:42:00Z"/>
                <w:rFonts w:ascii="Times New Roman" w:eastAsia="Times New Roman" w:hAnsi="Times New Roman" w:cs="Times New Roman"/>
                <w:color w:val="000000"/>
                <w:sz w:val="20"/>
                <w:szCs w:val="20"/>
              </w:rPr>
            </w:pPr>
            <w:del w:id="4800" w:author="Mr Richard P Williams" w:date="2016-10-03T22:42:00Z">
              <w:r w:rsidDel="008F7B0C">
                <w:rPr>
                  <w:rFonts w:ascii="Times New Roman" w:eastAsia="Times New Roman" w:hAnsi="Times New Roman" w:cs="Times New Roman"/>
                  <w:color w:val="000000"/>
                  <w:sz w:val="20"/>
                  <w:szCs w:val="20"/>
                </w:rPr>
                <w:lastRenderedPageBreak/>
                <w:delText>Shipped Quantity</w:delText>
              </w:r>
            </w:del>
          </w:p>
        </w:tc>
        <w:tc>
          <w:tcPr>
            <w:tcW w:w="1611" w:type="dxa"/>
            <w:hideMark/>
          </w:tcPr>
          <w:p w14:paraId="21C2BB41"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01" w:author="Mr Richard P Williams" w:date="2016-10-03T22:42:00Z"/>
                <w:rFonts w:ascii="Times New Roman" w:eastAsia="Times New Roman" w:hAnsi="Times New Roman" w:cs="Times New Roman"/>
                <w:color w:val="000000"/>
                <w:sz w:val="20"/>
                <w:szCs w:val="20"/>
              </w:rPr>
            </w:pPr>
            <w:del w:id="4802" w:author="Mr Richard P Williams" w:date="2016-10-03T22:42:00Z">
              <w:r w:rsidRPr="00BC6C92" w:rsidDel="008F7B0C">
                <w:rPr>
                  <w:rFonts w:ascii="Times New Roman" w:eastAsia="Times New Roman" w:hAnsi="Times New Roman" w:cs="Times New Roman"/>
                  <w:color w:val="000000"/>
                  <w:sz w:val="20"/>
                  <w:szCs w:val="20"/>
                </w:rPr>
                <w:delText>INTEGER</w:delText>
              </w:r>
            </w:del>
          </w:p>
        </w:tc>
        <w:tc>
          <w:tcPr>
            <w:tcW w:w="640" w:type="dxa"/>
            <w:hideMark/>
          </w:tcPr>
          <w:p w14:paraId="469675DB"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03" w:author="Mr Richard P Williams" w:date="2016-10-03T22:42:00Z"/>
                <w:rFonts w:ascii="Times New Roman" w:eastAsia="Times New Roman" w:hAnsi="Times New Roman" w:cs="Times New Roman"/>
                <w:color w:val="000000"/>
                <w:sz w:val="20"/>
                <w:szCs w:val="20"/>
              </w:rPr>
            </w:pPr>
            <w:del w:id="4804" w:author="Mr Richard P Williams" w:date="2016-10-03T22:42:00Z">
              <w:r w:rsidRPr="00BC6C92" w:rsidDel="008F7B0C">
                <w:rPr>
                  <w:rFonts w:ascii="Times New Roman" w:eastAsia="Times New Roman" w:hAnsi="Times New Roman" w:cs="Times New Roman"/>
                  <w:color w:val="000000"/>
                  <w:sz w:val="20"/>
                  <w:szCs w:val="20"/>
                </w:rPr>
                <w:delText>12</w:delText>
              </w:r>
            </w:del>
          </w:p>
        </w:tc>
        <w:tc>
          <w:tcPr>
            <w:tcW w:w="3627" w:type="dxa"/>
            <w:hideMark/>
          </w:tcPr>
          <w:p w14:paraId="15342E76"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05" w:author="Mr Richard P Williams" w:date="2016-10-03T22:42:00Z"/>
                <w:rFonts w:ascii="Times New Roman" w:eastAsia="Times New Roman" w:hAnsi="Times New Roman" w:cs="Times New Roman"/>
                <w:color w:val="000000"/>
                <w:sz w:val="20"/>
                <w:szCs w:val="20"/>
              </w:rPr>
            </w:pPr>
            <w:del w:id="4806" w:author="Mr Richard P Williams" w:date="2016-10-03T22:42:00Z">
              <w:r w:rsidRPr="00BC6C92" w:rsidDel="008F7B0C">
                <w:rPr>
                  <w:rFonts w:ascii="Times New Roman" w:eastAsia="Times New Roman" w:hAnsi="Times New Roman" w:cs="Times New Roman"/>
                  <w:color w:val="000000"/>
                  <w:sz w:val="20"/>
                  <w:szCs w:val="20"/>
                </w:rPr>
                <w:delText>The number of ordered items. This is used to check the difference between ordered and shipped.</w:delText>
              </w:r>
              <w:r w:rsidR="000C2C5C" w:rsidDel="008F7B0C">
                <w:rPr>
                  <w:rFonts w:ascii="Times New Roman" w:eastAsia="Times New Roman" w:hAnsi="Times New Roman" w:cs="Times New Roman"/>
                  <w:color w:val="000000"/>
                  <w:sz w:val="20"/>
                  <w:szCs w:val="20"/>
                </w:rPr>
                <w:delText xml:space="preserve"> </w:delText>
              </w:r>
              <w:r w:rsidR="000C2C5C" w:rsidRPr="00BC6C92" w:rsidDel="008F7B0C">
                <w:rPr>
                  <w:rFonts w:ascii="Times New Roman" w:eastAsia="Times New Roman" w:hAnsi="Times New Roman" w:cs="Times New Roman"/>
                  <w:color w:val="000000"/>
                  <w:sz w:val="20"/>
                  <w:szCs w:val="20"/>
                </w:rPr>
                <w:delText>Average weight of the product(s) shipped</w:delText>
              </w:r>
            </w:del>
          </w:p>
        </w:tc>
      </w:tr>
      <w:tr w:rsidR="00BC6C92" w:rsidRPr="00BC6C92" w:rsidDel="008F7B0C" w14:paraId="3476D7B1" w14:textId="77777777" w:rsidTr="00CF4A03">
        <w:trPr>
          <w:trHeight w:val="525"/>
          <w:del w:id="480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73E86E3" w14:textId="77777777" w:rsidR="00BC6C92" w:rsidRPr="00BC6C92" w:rsidDel="008F7B0C" w:rsidRDefault="00BC6C92" w:rsidP="00BC6C92">
            <w:pPr>
              <w:rPr>
                <w:del w:id="4808" w:author="Mr Richard P Williams" w:date="2016-10-03T22:42:00Z"/>
                <w:rFonts w:ascii="Times New Roman" w:eastAsia="Times New Roman" w:hAnsi="Times New Roman" w:cs="Times New Roman"/>
                <w:color w:val="000000"/>
                <w:sz w:val="20"/>
                <w:szCs w:val="20"/>
              </w:rPr>
            </w:pPr>
            <w:del w:id="4809" w:author="Mr Richard P Williams" w:date="2016-10-03T22:42:00Z">
              <w:r w:rsidRPr="00BC6C92" w:rsidDel="008F7B0C">
                <w:rPr>
                  <w:rFonts w:ascii="Times New Roman" w:eastAsia="Times New Roman" w:hAnsi="Times New Roman" w:cs="Times New Roman"/>
                  <w:color w:val="000000"/>
                  <w:sz w:val="20"/>
                  <w:szCs w:val="20"/>
                </w:rPr>
                <w:delText>User_view.Invc_Dtl.Cst_Amt</w:delText>
              </w:r>
            </w:del>
          </w:p>
        </w:tc>
        <w:tc>
          <w:tcPr>
            <w:tcW w:w="1611" w:type="dxa"/>
            <w:hideMark/>
          </w:tcPr>
          <w:p w14:paraId="34C99C1D"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10" w:author="Mr Richard P Williams" w:date="2016-10-03T22:42:00Z"/>
                <w:rFonts w:ascii="Times New Roman" w:eastAsia="Times New Roman" w:hAnsi="Times New Roman" w:cs="Times New Roman"/>
                <w:color w:val="000000"/>
                <w:sz w:val="20"/>
                <w:szCs w:val="20"/>
              </w:rPr>
            </w:pPr>
            <w:del w:id="4811" w:author="Mr Richard P Williams" w:date="2016-10-03T22:42:00Z">
              <w:r w:rsidRPr="00BC6C92" w:rsidDel="008F7B0C">
                <w:rPr>
                  <w:rFonts w:ascii="Times New Roman" w:eastAsia="Times New Roman" w:hAnsi="Times New Roman" w:cs="Times New Roman"/>
                  <w:color w:val="000000"/>
                  <w:sz w:val="20"/>
                  <w:szCs w:val="20"/>
                </w:rPr>
                <w:delText>DECIMAL(9,4)</w:delText>
              </w:r>
            </w:del>
          </w:p>
        </w:tc>
        <w:tc>
          <w:tcPr>
            <w:tcW w:w="640" w:type="dxa"/>
            <w:hideMark/>
          </w:tcPr>
          <w:p w14:paraId="3576E2DF"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12" w:author="Mr Richard P Williams" w:date="2016-10-03T22:42:00Z"/>
                <w:rFonts w:ascii="Times New Roman" w:eastAsia="Times New Roman" w:hAnsi="Times New Roman" w:cs="Times New Roman"/>
                <w:color w:val="000000"/>
                <w:sz w:val="20"/>
                <w:szCs w:val="20"/>
              </w:rPr>
            </w:pPr>
            <w:del w:id="4813" w:author="Mr Richard P Williams" w:date="2016-10-03T22:42:00Z">
              <w:r w:rsidRPr="00BC6C92" w:rsidDel="008F7B0C">
                <w:rPr>
                  <w:rFonts w:ascii="Times New Roman" w:eastAsia="Times New Roman" w:hAnsi="Times New Roman" w:cs="Times New Roman"/>
                  <w:color w:val="000000"/>
                  <w:sz w:val="20"/>
                  <w:szCs w:val="20"/>
                </w:rPr>
                <w:delText>16</w:delText>
              </w:r>
            </w:del>
          </w:p>
        </w:tc>
        <w:tc>
          <w:tcPr>
            <w:tcW w:w="3627" w:type="dxa"/>
            <w:hideMark/>
          </w:tcPr>
          <w:p w14:paraId="2CEA52CA"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14" w:author="Mr Richard P Williams" w:date="2016-10-03T22:42:00Z"/>
                <w:rFonts w:ascii="Times New Roman" w:eastAsia="Times New Roman" w:hAnsi="Times New Roman" w:cs="Times New Roman"/>
                <w:color w:val="000000"/>
                <w:sz w:val="20"/>
                <w:szCs w:val="20"/>
              </w:rPr>
            </w:pPr>
            <w:del w:id="4815" w:author="Mr Richard P Williams" w:date="2016-10-03T22:42:00Z">
              <w:r w:rsidRPr="00BC6C92" w:rsidDel="008F7B0C">
                <w:rPr>
                  <w:rFonts w:ascii="Times New Roman" w:eastAsia="Times New Roman" w:hAnsi="Times New Roman" w:cs="Times New Roman"/>
                  <w:color w:val="000000"/>
                  <w:sz w:val="20"/>
                  <w:szCs w:val="20"/>
                </w:rPr>
                <w:delText>The cost associated with either a unit or a package of a particular item.</w:delText>
              </w:r>
            </w:del>
          </w:p>
        </w:tc>
      </w:tr>
      <w:tr w:rsidR="00BC6C92" w:rsidRPr="00BC6C92" w:rsidDel="008F7B0C" w14:paraId="12FC92AC" w14:textId="77777777" w:rsidTr="00CF4A03">
        <w:trPr>
          <w:cnfStyle w:val="000000100000" w:firstRow="0" w:lastRow="0" w:firstColumn="0" w:lastColumn="0" w:oddVBand="0" w:evenVBand="0" w:oddHBand="1" w:evenHBand="0" w:firstRowFirstColumn="0" w:firstRowLastColumn="0" w:lastRowFirstColumn="0" w:lastRowLastColumn="0"/>
          <w:trHeight w:val="1800"/>
          <w:del w:id="481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4E3D5FA4" w14:textId="77777777" w:rsidR="00BC6C92" w:rsidRPr="00BC6C92" w:rsidDel="008F7B0C" w:rsidRDefault="00BC6C92" w:rsidP="00BC6C92">
            <w:pPr>
              <w:rPr>
                <w:del w:id="4817" w:author="Mr Richard P Williams" w:date="2016-10-03T22:42:00Z"/>
                <w:rFonts w:ascii="Times New Roman" w:eastAsia="Times New Roman" w:hAnsi="Times New Roman" w:cs="Times New Roman"/>
                <w:color w:val="000000"/>
                <w:sz w:val="20"/>
                <w:szCs w:val="20"/>
              </w:rPr>
            </w:pPr>
            <w:del w:id="4818" w:author="Mr Richard P Williams" w:date="2016-10-03T22:42:00Z">
              <w:r w:rsidRPr="00BC6C92" w:rsidDel="008F7B0C">
                <w:rPr>
                  <w:rFonts w:ascii="Times New Roman" w:eastAsia="Times New Roman" w:hAnsi="Times New Roman" w:cs="Times New Roman"/>
                  <w:color w:val="000000"/>
                  <w:sz w:val="20"/>
                  <w:szCs w:val="20"/>
                </w:rPr>
                <w:delText>User_view.Invc_Dtl.Unt_Rtl_Prc_Amt</w:delText>
              </w:r>
            </w:del>
          </w:p>
        </w:tc>
        <w:tc>
          <w:tcPr>
            <w:tcW w:w="1611" w:type="dxa"/>
            <w:hideMark/>
          </w:tcPr>
          <w:p w14:paraId="238AF537"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19" w:author="Mr Richard P Williams" w:date="2016-10-03T22:42:00Z"/>
                <w:rFonts w:ascii="Times New Roman" w:eastAsia="Times New Roman" w:hAnsi="Times New Roman" w:cs="Times New Roman"/>
                <w:color w:val="000000"/>
                <w:sz w:val="20"/>
                <w:szCs w:val="20"/>
              </w:rPr>
            </w:pPr>
            <w:del w:id="4820" w:author="Mr Richard P Williams" w:date="2016-10-03T22:42:00Z">
              <w:r w:rsidRPr="00BC6C92" w:rsidDel="008F7B0C">
                <w:rPr>
                  <w:rFonts w:ascii="Times New Roman" w:eastAsia="Times New Roman" w:hAnsi="Times New Roman" w:cs="Times New Roman"/>
                  <w:color w:val="000000"/>
                  <w:sz w:val="20"/>
                  <w:szCs w:val="20"/>
                </w:rPr>
                <w:delText>DECIMAL(9,2)</w:delText>
              </w:r>
            </w:del>
          </w:p>
        </w:tc>
        <w:tc>
          <w:tcPr>
            <w:tcW w:w="640" w:type="dxa"/>
            <w:hideMark/>
          </w:tcPr>
          <w:p w14:paraId="24EE0245"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21" w:author="Mr Richard P Williams" w:date="2016-10-03T22:42:00Z"/>
                <w:rFonts w:ascii="Times New Roman" w:eastAsia="Times New Roman" w:hAnsi="Times New Roman" w:cs="Times New Roman"/>
                <w:color w:val="000000"/>
                <w:sz w:val="20"/>
                <w:szCs w:val="20"/>
              </w:rPr>
            </w:pPr>
            <w:del w:id="4822" w:author="Mr Richard P Williams" w:date="2016-10-03T22:42:00Z">
              <w:r w:rsidRPr="00BC6C92" w:rsidDel="008F7B0C">
                <w:rPr>
                  <w:rFonts w:ascii="Times New Roman" w:eastAsia="Times New Roman" w:hAnsi="Times New Roman" w:cs="Times New Roman"/>
                  <w:color w:val="000000"/>
                  <w:sz w:val="20"/>
                  <w:szCs w:val="20"/>
                </w:rPr>
                <w:delText>22</w:delText>
              </w:r>
            </w:del>
          </w:p>
        </w:tc>
        <w:tc>
          <w:tcPr>
            <w:tcW w:w="3627" w:type="dxa"/>
            <w:hideMark/>
          </w:tcPr>
          <w:p w14:paraId="59D9C8E3" w14:textId="77777777" w:rsidR="00BC6C92" w:rsidRPr="00BC6C92" w:rsidDel="008F7B0C" w:rsidRDefault="00BC6C92" w:rsidP="00110540">
            <w:pPr>
              <w:cnfStyle w:val="000000100000" w:firstRow="0" w:lastRow="0" w:firstColumn="0" w:lastColumn="0" w:oddVBand="0" w:evenVBand="0" w:oddHBand="1" w:evenHBand="0" w:firstRowFirstColumn="0" w:firstRowLastColumn="0" w:lastRowFirstColumn="0" w:lastRowLastColumn="0"/>
              <w:rPr>
                <w:del w:id="4823" w:author="Mr Richard P Williams" w:date="2016-10-03T22:42:00Z"/>
                <w:rFonts w:ascii="Times New Roman" w:eastAsia="Times New Roman" w:hAnsi="Times New Roman" w:cs="Times New Roman"/>
                <w:color w:val="000000"/>
                <w:sz w:val="20"/>
                <w:szCs w:val="20"/>
              </w:rPr>
            </w:pPr>
            <w:del w:id="4824" w:author="Mr Richard P Williams" w:date="2016-10-03T22:42:00Z">
              <w:r w:rsidRPr="00BC6C92" w:rsidDel="008F7B0C">
                <w:rPr>
                  <w:rFonts w:ascii="Times New Roman" w:eastAsia="Times New Roman" w:hAnsi="Times New Roman" w:cs="Times New Roman"/>
                  <w:color w:val="000000"/>
                  <w:sz w:val="20"/>
                  <w:szCs w:val="20"/>
                </w:rPr>
                <w:delText xml:space="preserve">Unit retail price of the item. Note: in deal cases this must be used in conjection </w:delText>
              </w:r>
            </w:del>
            <w:ins w:id="4825" w:author="Shannon Stilwell" w:date="2016-09-29T18:33:00Z">
              <w:del w:id="4826" w:author="Mr Richard P Williams" w:date="2016-10-03T22:42:00Z">
                <w:r w:rsidR="00110540" w:rsidDel="008F7B0C">
                  <w:rPr>
                    <w:rFonts w:ascii="Times New Roman" w:eastAsia="Times New Roman" w:hAnsi="Times New Roman" w:cs="Times New Roman"/>
                    <w:color w:val="000000"/>
                    <w:sz w:val="20"/>
                    <w:szCs w:val="20"/>
                  </w:rPr>
                  <w:delText>conjunction</w:delText>
                </w:r>
                <w:r w:rsidR="00110540" w:rsidRPr="00BC6C92" w:rsidDel="008F7B0C">
                  <w:rPr>
                    <w:rFonts w:ascii="Times New Roman" w:eastAsia="Times New Roman" w:hAnsi="Times New Roman" w:cs="Times New Roman"/>
                    <w:color w:val="000000"/>
                    <w:sz w:val="20"/>
                    <w:szCs w:val="20"/>
                  </w:rPr>
                  <w:delText xml:space="preserve"> </w:delText>
                </w:r>
              </w:del>
            </w:ins>
            <w:del w:id="4827" w:author="Mr Richard P Williams" w:date="2016-10-03T22:42:00Z">
              <w:r w:rsidRPr="00BC6C92" w:rsidDel="008F7B0C">
                <w:rPr>
                  <w:rFonts w:ascii="Times New Roman" w:eastAsia="Times New Roman" w:hAnsi="Times New Roman" w:cs="Times New Roman"/>
                  <w:color w:val="000000"/>
                  <w:sz w:val="20"/>
                  <w:szCs w:val="20"/>
                </w:rPr>
                <w:delText>with the Shipped Unit Retail Mult</w:delText>
              </w:r>
            </w:del>
            <w:ins w:id="4828" w:author="Shannon Stilwell" w:date="2016-09-29T18:34:00Z">
              <w:del w:id="4829" w:author="Mr Richard P Williams" w:date="2016-10-03T22:42:00Z">
                <w:r w:rsidR="006D5F48" w:rsidDel="008F7B0C">
                  <w:rPr>
                    <w:rFonts w:ascii="Times New Roman" w:eastAsia="Times New Roman" w:hAnsi="Times New Roman" w:cs="Times New Roman"/>
                    <w:color w:val="000000"/>
                    <w:sz w:val="20"/>
                    <w:szCs w:val="20"/>
                  </w:rPr>
                  <w:delText>iples</w:delText>
                </w:r>
              </w:del>
            </w:ins>
            <w:del w:id="4830" w:author="Mr Richard P Williams" w:date="2016-10-03T22:42:00Z">
              <w:r w:rsidRPr="00BC6C92" w:rsidDel="008F7B0C">
                <w:rPr>
                  <w:rFonts w:ascii="Times New Roman" w:eastAsia="Times New Roman" w:hAnsi="Times New Roman" w:cs="Times New Roman"/>
                  <w:color w:val="000000"/>
                  <w:sz w:val="20"/>
                  <w:szCs w:val="20"/>
                </w:rPr>
                <w:delText>. In cases where the price is 2/1.09 or 3/1.00. The unit price would be 1.09 and 1.00 with a mult</w:delText>
              </w:r>
            </w:del>
            <w:ins w:id="4831" w:author="Shannon Stilwell" w:date="2016-09-29T18:34:00Z">
              <w:del w:id="4832" w:author="Mr Richard P Williams" w:date="2016-10-03T22:42:00Z">
                <w:r w:rsidR="006D5F48" w:rsidDel="008F7B0C">
                  <w:rPr>
                    <w:rFonts w:ascii="Times New Roman" w:eastAsia="Times New Roman" w:hAnsi="Times New Roman" w:cs="Times New Roman"/>
                    <w:color w:val="000000"/>
                    <w:sz w:val="20"/>
                    <w:szCs w:val="20"/>
                  </w:rPr>
                  <w:delText>iple</w:delText>
                </w:r>
              </w:del>
            </w:ins>
            <w:del w:id="4833" w:author="Mr Richard P Williams" w:date="2016-10-03T22:42:00Z">
              <w:r w:rsidRPr="00BC6C92" w:rsidDel="008F7B0C">
                <w:rPr>
                  <w:rFonts w:ascii="Times New Roman" w:eastAsia="Times New Roman" w:hAnsi="Times New Roman" w:cs="Times New Roman"/>
                  <w:color w:val="000000"/>
                  <w:sz w:val="20"/>
                  <w:szCs w:val="20"/>
                </w:rPr>
                <w:delText xml:space="preserve"> of 2 and 3 respectively.</w:delText>
              </w:r>
            </w:del>
          </w:p>
        </w:tc>
      </w:tr>
      <w:tr w:rsidR="00BC6C92" w:rsidRPr="00BC6C92" w:rsidDel="008F7B0C" w14:paraId="01426682" w14:textId="77777777" w:rsidTr="00CF4A03">
        <w:trPr>
          <w:trHeight w:val="525"/>
          <w:del w:id="483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E937AAA" w14:textId="77777777" w:rsidR="00BC6C92" w:rsidRPr="00BC6C92" w:rsidDel="008F7B0C" w:rsidRDefault="00BC6C92" w:rsidP="00BC6C92">
            <w:pPr>
              <w:rPr>
                <w:del w:id="4835" w:author="Mr Richard P Williams" w:date="2016-10-03T22:42:00Z"/>
                <w:rFonts w:ascii="Times New Roman" w:eastAsia="Times New Roman" w:hAnsi="Times New Roman" w:cs="Times New Roman"/>
                <w:color w:val="000000"/>
                <w:sz w:val="20"/>
                <w:szCs w:val="20"/>
              </w:rPr>
            </w:pPr>
            <w:del w:id="4836" w:author="Mr Richard P Williams" w:date="2016-10-03T22:42:00Z">
              <w:r w:rsidRPr="00BC6C92" w:rsidDel="008F7B0C">
                <w:rPr>
                  <w:rFonts w:ascii="Times New Roman" w:eastAsia="Times New Roman" w:hAnsi="Times New Roman" w:cs="Times New Roman"/>
                  <w:color w:val="000000"/>
                  <w:sz w:val="20"/>
                  <w:szCs w:val="20"/>
                </w:rPr>
                <w:delText>User_view.Invc_Dtl.Unt_Rtl_Mult_Qty</w:delText>
              </w:r>
            </w:del>
          </w:p>
        </w:tc>
        <w:tc>
          <w:tcPr>
            <w:tcW w:w="1611" w:type="dxa"/>
            <w:hideMark/>
          </w:tcPr>
          <w:p w14:paraId="7AD5D612"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37" w:author="Mr Richard P Williams" w:date="2016-10-03T22:42:00Z"/>
                <w:rFonts w:ascii="Times New Roman" w:eastAsia="Times New Roman" w:hAnsi="Times New Roman" w:cs="Times New Roman"/>
                <w:color w:val="000000"/>
                <w:sz w:val="20"/>
                <w:szCs w:val="20"/>
              </w:rPr>
            </w:pPr>
            <w:del w:id="4838" w:author="Mr Richard P Williams" w:date="2016-10-03T22:42:00Z">
              <w:r w:rsidRPr="00BC6C92" w:rsidDel="008F7B0C">
                <w:rPr>
                  <w:rFonts w:ascii="Times New Roman" w:eastAsia="Times New Roman" w:hAnsi="Times New Roman" w:cs="Times New Roman"/>
                  <w:color w:val="000000"/>
                  <w:sz w:val="20"/>
                  <w:szCs w:val="20"/>
                </w:rPr>
                <w:delText>SMALLINT</w:delText>
              </w:r>
            </w:del>
          </w:p>
        </w:tc>
        <w:tc>
          <w:tcPr>
            <w:tcW w:w="640" w:type="dxa"/>
            <w:hideMark/>
          </w:tcPr>
          <w:p w14:paraId="78827CBA"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39" w:author="Mr Richard P Williams" w:date="2016-10-03T22:42:00Z"/>
                <w:rFonts w:ascii="Times New Roman" w:eastAsia="Times New Roman" w:hAnsi="Times New Roman" w:cs="Times New Roman"/>
                <w:color w:val="000000"/>
                <w:sz w:val="20"/>
                <w:szCs w:val="20"/>
              </w:rPr>
            </w:pPr>
            <w:del w:id="4840" w:author="Mr Richard P Williams" w:date="2016-10-03T22:42:00Z">
              <w:r w:rsidRPr="00BC6C92" w:rsidDel="008F7B0C">
                <w:rPr>
                  <w:rFonts w:ascii="Times New Roman" w:eastAsia="Times New Roman" w:hAnsi="Times New Roman" w:cs="Times New Roman"/>
                  <w:color w:val="000000"/>
                  <w:sz w:val="20"/>
                  <w:szCs w:val="20"/>
                </w:rPr>
                <w:delText>23</w:delText>
              </w:r>
            </w:del>
          </w:p>
        </w:tc>
        <w:tc>
          <w:tcPr>
            <w:tcW w:w="3627" w:type="dxa"/>
            <w:hideMark/>
          </w:tcPr>
          <w:p w14:paraId="40F7E614"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41" w:author="Mr Richard P Williams" w:date="2016-10-03T22:42:00Z"/>
                <w:rFonts w:ascii="Times New Roman" w:eastAsia="Times New Roman" w:hAnsi="Times New Roman" w:cs="Times New Roman"/>
                <w:color w:val="000000"/>
                <w:sz w:val="20"/>
                <w:szCs w:val="20"/>
              </w:rPr>
            </w:pPr>
            <w:del w:id="4842" w:author="Mr Richard P Williams" w:date="2016-10-03T22:42:00Z">
              <w:r w:rsidRPr="00BC6C92" w:rsidDel="008F7B0C">
                <w:rPr>
                  <w:rFonts w:ascii="Times New Roman" w:eastAsia="Times New Roman" w:hAnsi="Times New Roman" w:cs="Times New Roman"/>
                  <w:color w:val="000000"/>
                  <w:sz w:val="20"/>
                  <w:szCs w:val="20"/>
                </w:rPr>
                <w:delText>Retail multiplier associated with the item.</w:delText>
              </w:r>
            </w:del>
          </w:p>
        </w:tc>
      </w:tr>
      <w:tr w:rsidR="00BC6C92" w:rsidRPr="00BC6C92" w:rsidDel="008F7B0C" w14:paraId="3C5742CD" w14:textId="77777777" w:rsidTr="00CF4A03">
        <w:trPr>
          <w:cnfStyle w:val="000000100000" w:firstRow="0" w:lastRow="0" w:firstColumn="0" w:lastColumn="0" w:oddVBand="0" w:evenVBand="0" w:oddHBand="1" w:evenHBand="0" w:firstRowFirstColumn="0" w:firstRowLastColumn="0" w:lastRowFirstColumn="0" w:lastRowLastColumn="0"/>
          <w:trHeight w:val="525"/>
          <w:del w:id="48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6B634983" w14:textId="77777777" w:rsidR="00BC6C92" w:rsidRPr="00BC6C92" w:rsidDel="008F7B0C" w:rsidRDefault="00BC6C92" w:rsidP="00BC6C92">
            <w:pPr>
              <w:rPr>
                <w:del w:id="4844" w:author="Mr Richard P Williams" w:date="2016-10-03T22:42:00Z"/>
                <w:rFonts w:ascii="Times New Roman" w:eastAsia="Times New Roman" w:hAnsi="Times New Roman" w:cs="Times New Roman"/>
                <w:color w:val="000000"/>
                <w:sz w:val="20"/>
                <w:szCs w:val="20"/>
              </w:rPr>
            </w:pPr>
            <w:del w:id="4845" w:author="Mr Richard P Williams" w:date="2016-10-03T22:42:00Z">
              <w:r w:rsidRPr="00BC6C92" w:rsidDel="008F7B0C">
                <w:rPr>
                  <w:rFonts w:ascii="Times New Roman" w:eastAsia="Times New Roman" w:hAnsi="Times New Roman" w:cs="Times New Roman"/>
                  <w:color w:val="000000"/>
                  <w:sz w:val="20"/>
                  <w:szCs w:val="20"/>
                </w:rPr>
                <w:delText>User_view.Invc_Dtl.Vnd_Swl_Amt</w:delText>
              </w:r>
            </w:del>
          </w:p>
        </w:tc>
        <w:tc>
          <w:tcPr>
            <w:tcW w:w="1611" w:type="dxa"/>
            <w:hideMark/>
          </w:tcPr>
          <w:p w14:paraId="5B0820F3"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46" w:author="Mr Richard P Williams" w:date="2016-10-03T22:42:00Z"/>
                <w:rFonts w:ascii="Times New Roman" w:eastAsia="Times New Roman" w:hAnsi="Times New Roman" w:cs="Times New Roman"/>
                <w:color w:val="000000"/>
                <w:sz w:val="20"/>
                <w:szCs w:val="20"/>
              </w:rPr>
            </w:pPr>
            <w:del w:id="4847" w:author="Mr Richard P Williams" w:date="2016-10-03T22:42:00Z">
              <w:r w:rsidRPr="00BC6C92" w:rsidDel="008F7B0C">
                <w:rPr>
                  <w:rFonts w:ascii="Times New Roman" w:eastAsia="Times New Roman" w:hAnsi="Times New Roman" w:cs="Times New Roman"/>
                  <w:color w:val="000000"/>
                  <w:sz w:val="20"/>
                  <w:szCs w:val="20"/>
                </w:rPr>
                <w:delText>DECIMAL(9,5)</w:delText>
              </w:r>
            </w:del>
          </w:p>
        </w:tc>
        <w:tc>
          <w:tcPr>
            <w:tcW w:w="640" w:type="dxa"/>
            <w:hideMark/>
          </w:tcPr>
          <w:p w14:paraId="61E4E11E"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48" w:author="Mr Richard P Williams" w:date="2016-10-03T22:42:00Z"/>
                <w:rFonts w:ascii="Times New Roman" w:eastAsia="Times New Roman" w:hAnsi="Times New Roman" w:cs="Times New Roman"/>
                <w:color w:val="000000"/>
                <w:sz w:val="20"/>
                <w:szCs w:val="20"/>
              </w:rPr>
            </w:pPr>
            <w:del w:id="4849" w:author="Mr Richard P Williams" w:date="2016-10-03T22:42:00Z">
              <w:r w:rsidRPr="00BC6C92" w:rsidDel="008F7B0C">
                <w:rPr>
                  <w:rFonts w:ascii="Times New Roman" w:eastAsia="Times New Roman" w:hAnsi="Times New Roman" w:cs="Times New Roman"/>
                  <w:color w:val="000000"/>
                  <w:sz w:val="20"/>
                  <w:szCs w:val="20"/>
                </w:rPr>
                <w:delText>24</w:delText>
              </w:r>
            </w:del>
          </w:p>
        </w:tc>
        <w:tc>
          <w:tcPr>
            <w:tcW w:w="3627" w:type="dxa"/>
            <w:hideMark/>
          </w:tcPr>
          <w:p w14:paraId="249D29BF"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50" w:author="Mr Richard P Williams" w:date="2016-10-03T22:42:00Z"/>
                <w:rFonts w:ascii="Times New Roman" w:eastAsia="Times New Roman" w:hAnsi="Times New Roman" w:cs="Times New Roman"/>
                <w:color w:val="000000"/>
                <w:sz w:val="20"/>
                <w:szCs w:val="20"/>
              </w:rPr>
            </w:pPr>
            <w:del w:id="4851" w:author="Mr Richard P Williams" w:date="2016-10-03T22:42:00Z">
              <w:r w:rsidRPr="00BC6C92" w:rsidDel="008F7B0C">
                <w:rPr>
                  <w:rFonts w:ascii="Times New Roman" w:eastAsia="Times New Roman" w:hAnsi="Times New Roman" w:cs="Times New Roman"/>
                  <w:color w:val="000000"/>
                  <w:sz w:val="20"/>
                  <w:szCs w:val="20"/>
                </w:rPr>
                <w:delText>The amount of swell cost attributed to the vendor.</w:delText>
              </w:r>
            </w:del>
          </w:p>
        </w:tc>
      </w:tr>
      <w:tr w:rsidR="00BC6C92" w:rsidRPr="00BC6C92" w:rsidDel="008F7B0C" w14:paraId="14F26AC8" w14:textId="77777777" w:rsidTr="00CF4A03">
        <w:trPr>
          <w:trHeight w:val="780"/>
          <w:del w:id="485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AAA9812" w14:textId="77777777" w:rsidR="00BC6C92" w:rsidRPr="00BC6C92" w:rsidDel="008F7B0C" w:rsidRDefault="00BC6C92" w:rsidP="00BC6C92">
            <w:pPr>
              <w:rPr>
                <w:del w:id="4853" w:author="Mr Richard P Williams" w:date="2016-10-03T22:42:00Z"/>
                <w:rFonts w:ascii="Times New Roman" w:eastAsia="Times New Roman" w:hAnsi="Times New Roman" w:cs="Times New Roman"/>
                <w:color w:val="000000"/>
                <w:sz w:val="20"/>
                <w:szCs w:val="20"/>
              </w:rPr>
            </w:pPr>
            <w:del w:id="4854" w:author="Mr Richard P Williams" w:date="2016-10-03T22:42:00Z">
              <w:r w:rsidRPr="00BC6C92" w:rsidDel="008F7B0C">
                <w:rPr>
                  <w:rFonts w:ascii="Times New Roman" w:eastAsia="Times New Roman" w:hAnsi="Times New Roman" w:cs="Times New Roman"/>
                  <w:color w:val="000000"/>
                  <w:sz w:val="20"/>
                  <w:szCs w:val="20"/>
                </w:rPr>
                <w:delText>User_view.Invc_Dtl.Shp_Cst_Amt</w:delText>
              </w:r>
            </w:del>
          </w:p>
        </w:tc>
        <w:tc>
          <w:tcPr>
            <w:tcW w:w="1611" w:type="dxa"/>
            <w:hideMark/>
          </w:tcPr>
          <w:p w14:paraId="7D98F66D"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55" w:author="Mr Richard P Williams" w:date="2016-10-03T22:42:00Z"/>
                <w:rFonts w:ascii="Times New Roman" w:eastAsia="Times New Roman" w:hAnsi="Times New Roman" w:cs="Times New Roman"/>
                <w:color w:val="000000"/>
                <w:sz w:val="20"/>
                <w:szCs w:val="20"/>
              </w:rPr>
            </w:pPr>
            <w:del w:id="4856" w:author="Mr Richard P Williams" w:date="2016-10-03T22:42:00Z">
              <w:r w:rsidRPr="00BC6C92" w:rsidDel="008F7B0C">
                <w:rPr>
                  <w:rFonts w:ascii="Times New Roman" w:eastAsia="Times New Roman" w:hAnsi="Times New Roman" w:cs="Times New Roman"/>
                  <w:color w:val="000000"/>
                  <w:sz w:val="20"/>
                  <w:szCs w:val="20"/>
                </w:rPr>
                <w:delText>DECIMAL(9,2)</w:delText>
              </w:r>
            </w:del>
          </w:p>
        </w:tc>
        <w:tc>
          <w:tcPr>
            <w:tcW w:w="640" w:type="dxa"/>
            <w:hideMark/>
          </w:tcPr>
          <w:p w14:paraId="7032B898"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57" w:author="Mr Richard P Williams" w:date="2016-10-03T22:42:00Z"/>
                <w:rFonts w:ascii="Times New Roman" w:eastAsia="Times New Roman" w:hAnsi="Times New Roman" w:cs="Times New Roman"/>
                <w:color w:val="000000"/>
                <w:sz w:val="20"/>
                <w:szCs w:val="20"/>
              </w:rPr>
            </w:pPr>
            <w:del w:id="4858" w:author="Mr Richard P Williams" w:date="2016-10-03T22:42:00Z">
              <w:r w:rsidRPr="00BC6C92" w:rsidDel="008F7B0C">
                <w:rPr>
                  <w:rFonts w:ascii="Times New Roman" w:eastAsia="Times New Roman" w:hAnsi="Times New Roman" w:cs="Times New Roman"/>
                  <w:color w:val="000000"/>
                  <w:sz w:val="20"/>
                  <w:szCs w:val="20"/>
                </w:rPr>
                <w:delText>25</w:delText>
              </w:r>
            </w:del>
          </w:p>
        </w:tc>
        <w:tc>
          <w:tcPr>
            <w:tcW w:w="3627" w:type="dxa"/>
            <w:hideMark/>
          </w:tcPr>
          <w:p w14:paraId="64E088F1"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59" w:author="Mr Richard P Williams" w:date="2016-10-03T22:42:00Z"/>
                <w:rFonts w:ascii="Times New Roman" w:eastAsia="Times New Roman" w:hAnsi="Times New Roman" w:cs="Times New Roman"/>
                <w:color w:val="000000"/>
                <w:sz w:val="20"/>
                <w:szCs w:val="20"/>
              </w:rPr>
            </w:pPr>
            <w:del w:id="4860" w:author="Mr Richard P Williams" w:date="2016-10-03T22:42:00Z">
              <w:r w:rsidRPr="00BC6C92" w:rsidDel="008F7B0C">
                <w:rPr>
                  <w:rFonts w:ascii="Times New Roman" w:eastAsia="Times New Roman" w:hAnsi="Times New Roman" w:cs="Times New Roman"/>
                  <w:color w:val="000000"/>
                  <w:sz w:val="20"/>
                  <w:szCs w:val="20"/>
                </w:rPr>
                <w:delText>The final cost associated with shipping products to the store, taking into account adjustments.</w:delText>
              </w:r>
            </w:del>
          </w:p>
        </w:tc>
      </w:tr>
      <w:tr w:rsidR="00BC6C92" w:rsidRPr="00BC6C92" w:rsidDel="008F7B0C" w14:paraId="767B6E5C" w14:textId="77777777" w:rsidTr="00CF4A03">
        <w:trPr>
          <w:cnfStyle w:val="000000100000" w:firstRow="0" w:lastRow="0" w:firstColumn="0" w:lastColumn="0" w:oddVBand="0" w:evenVBand="0" w:oddHBand="1" w:evenHBand="0" w:firstRowFirstColumn="0" w:firstRowLastColumn="0" w:lastRowFirstColumn="0" w:lastRowLastColumn="0"/>
          <w:trHeight w:val="525"/>
          <w:del w:id="486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32F73D58" w14:textId="77777777" w:rsidR="00BC6C92" w:rsidRPr="00BC6C92" w:rsidDel="008F7B0C" w:rsidRDefault="00BC6C92" w:rsidP="00BC6C92">
            <w:pPr>
              <w:rPr>
                <w:del w:id="4862" w:author="Mr Richard P Williams" w:date="2016-10-03T22:42:00Z"/>
                <w:rFonts w:ascii="Times New Roman" w:eastAsia="Times New Roman" w:hAnsi="Times New Roman" w:cs="Times New Roman"/>
                <w:color w:val="000000"/>
                <w:sz w:val="20"/>
                <w:szCs w:val="20"/>
              </w:rPr>
            </w:pPr>
            <w:del w:id="4863" w:author="Mr Richard P Williams" w:date="2016-10-03T22:42:00Z">
              <w:r w:rsidRPr="00BC6C92" w:rsidDel="008F7B0C">
                <w:rPr>
                  <w:rFonts w:ascii="Times New Roman" w:eastAsia="Times New Roman" w:hAnsi="Times New Roman" w:cs="Times New Roman"/>
                  <w:color w:val="000000"/>
                  <w:sz w:val="20"/>
                  <w:szCs w:val="20"/>
                </w:rPr>
                <w:delText>User_view.Invc_Dtl.Whse_Cst_Amt</w:delText>
              </w:r>
            </w:del>
          </w:p>
        </w:tc>
        <w:tc>
          <w:tcPr>
            <w:tcW w:w="1611" w:type="dxa"/>
            <w:hideMark/>
          </w:tcPr>
          <w:p w14:paraId="51F925C5"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64" w:author="Mr Richard P Williams" w:date="2016-10-03T22:42:00Z"/>
                <w:rFonts w:ascii="Times New Roman" w:eastAsia="Times New Roman" w:hAnsi="Times New Roman" w:cs="Times New Roman"/>
                <w:color w:val="000000"/>
                <w:sz w:val="20"/>
                <w:szCs w:val="20"/>
              </w:rPr>
            </w:pPr>
            <w:del w:id="4865" w:author="Mr Richard P Williams" w:date="2016-10-03T22:42:00Z">
              <w:r w:rsidRPr="00BC6C92" w:rsidDel="008F7B0C">
                <w:rPr>
                  <w:rFonts w:ascii="Times New Roman" w:eastAsia="Times New Roman" w:hAnsi="Times New Roman" w:cs="Times New Roman"/>
                  <w:color w:val="000000"/>
                  <w:sz w:val="20"/>
                  <w:szCs w:val="20"/>
                </w:rPr>
                <w:delText>DECIMAL(9,2)</w:delText>
              </w:r>
            </w:del>
          </w:p>
        </w:tc>
        <w:tc>
          <w:tcPr>
            <w:tcW w:w="640" w:type="dxa"/>
            <w:hideMark/>
          </w:tcPr>
          <w:p w14:paraId="5E2AD75F"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66" w:author="Mr Richard P Williams" w:date="2016-10-03T22:42:00Z"/>
                <w:rFonts w:ascii="Times New Roman" w:eastAsia="Times New Roman" w:hAnsi="Times New Roman" w:cs="Times New Roman"/>
                <w:color w:val="000000"/>
                <w:sz w:val="20"/>
                <w:szCs w:val="20"/>
              </w:rPr>
            </w:pPr>
            <w:del w:id="4867" w:author="Mr Richard P Williams" w:date="2016-10-03T22:42:00Z">
              <w:r w:rsidRPr="00BC6C92" w:rsidDel="008F7B0C">
                <w:rPr>
                  <w:rFonts w:ascii="Times New Roman" w:eastAsia="Times New Roman" w:hAnsi="Times New Roman" w:cs="Times New Roman"/>
                  <w:color w:val="000000"/>
                  <w:sz w:val="20"/>
                  <w:szCs w:val="20"/>
                </w:rPr>
                <w:delText>26</w:delText>
              </w:r>
            </w:del>
          </w:p>
        </w:tc>
        <w:tc>
          <w:tcPr>
            <w:tcW w:w="3627" w:type="dxa"/>
            <w:hideMark/>
          </w:tcPr>
          <w:p w14:paraId="2C954B6D"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68" w:author="Mr Richard P Williams" w:date="2016-10-03T22:42:00Z"/>
                <w:rFonts w:ascii="Times New Roman" w:eastAsia="Times New Roman" w:hAnsi="Times New Roman" w:cs="Times New Roman"/>
                <w:color w:val="000000"/>
                <w:sz w:val="20"/>
                <w:szCs w:val="20"/>
              </w:rPr>
            </w:pPr>
            <w:del w:id="4869" w:author="Mr Richard P Williams" w:date="2016-10-03T22:42:00Z">
              <w:r w:rsidRPr="00BC6C92" w:rsidDel="008F7B0C">
                <w:rPr>
                  <w:rFonts w:ascii="Times New Roman" w:eastAsia="Times New Roman" w:hAnsi="Times New Roman" w:cs="Times New Roman"/>
                  <w:color w:val="000000"/>
                  <w:sz w:val="20"/>
                  <w:szCs w:val="20"/>
                </w:rPr>
                <w:delText>Total warehousing costs related to this shipment.</w:delText>
              </w:r>
            </w:del>
          </w:p>
        </w:tc>
      </w:tr>
      <w:tr w:rsidR="00BC6C92" w:rsidRPr="00BC6C92" w:rsidDel="008F7B0C" w14:paraId="5C07E9E1" w14:textId="77777777" w:rsidTr="00CF4A03">
        <w:trPr>
          <w:trHeight w:val="525"/>
          <w:del w:id="487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845B07C" w14:textId="77777777" w:rsidR="00BC6C92" w:rsidRPr="00BC6C92" w:rsidDel="008F7B0C" w:rsidRDefault="00BC6C92" w:rsidP="00BC6C92">
            <w:pPr>
              <w:rPr>
                <w:del w:id="4871" w:author="Mr Richard P Williams" w:date="2016-10-03T22:42:00Z"/>
                <w:rFonts w:ascii="Times New Roman" w:eastAsia="Times New Roman" w:hAnsi="Times New Roman" w:cs="Times New Roman"/>
                <w:color w:val="000000"/>
                <w:sz w:val="20"/>
                <w:szCs w:val="20"/>
              </w:rPr>
            </w:pPr>
            <w:del w:id="4872" w:author="Mr Richard P Williams" w:date="2016-10-03T22:42:00Z">
              <w:r w:rsidRPr="00BC6C92" w:rsidDel="008F7B0C">
                <w:rPr>
                  <w:rFonts w:ascii="Times New Roman" w:eastAsia="Times New Roman" w:hAnsi="Times New Roman" w:cs="Times New Roman"/>
                  <w:color w:val="000000"/>
                  <w:sz w:val="20"/>
                  <w:szCs w:val="20"/>
                </w:rPr>
                <w:delText>User_view.Invc_Dtl.Rtl_Cst_Amt</w:delText>
              </w:r>
            </w:del>
          </w:p>
        </w:tc>
        <w:tc>
          <w:tcPr>
            <w:tcW w:w="1611" w:type="dxa"/>
            <w:hideMark/>
          </w:tcPr>
          <w:p w14:paraId="249088FF"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73" w:author="Mr Richard P Williams" w:date="2016-10-03T22:42:00Z"/>
                <w:rFonts w:ascii="Times New Roman" w:eastAsia="Times New Roman" w:hAnsi="Times New Roman" w:cs="Times New Roman"/>
                <w:color w:val="000000"/>
                <w:sz w:val="20"/>
                <w:szCs w:val="20"/>
              </w:rPr>
            </w:pPr>
            <w:del w:id="4874" w:author="Mr Richard P Williams" w:date="2016-10-03T22:42:00Z">
              <w:r w:rsidRPr="00BC6C92" w:rsidDel="008F7B0C">
                <w:rPr>
                  <w:rFonts w:ascii="Times New Roman" w:eastAsia="Times New Roman" w:hAnsi="Times New Roman" w:cs="Times New Roman"/>
                  <w:color w:val="000000"/>
                  <w:sz w:val="20"/>
                  <w:szCs w:val="20"/>
                </w:rPr>
                <w:delText>DECIMAL(9,2)</w:delText>
              </w:r>
            </w:del>
          </w:p>
        </w:tc>
        <w:tc>
          <w:tcPr>
            <w:tcW w:w="640" w:type="dxa"/>
            <w:hideMark/>
          </w:tcPr>
          <w:p w14:paraId="57E47388"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75" w:author="Mr Richard P Williams" w:date="2016-10-03T22:42:00Z"/>
                <w:rFonts w:ascii="Times New Roman" w:eastAsia="Times New Roman" w:hAnsi="Times New Roman" w:cs="Times New Roman"/>
                <w:color w:val="000000"/>
                <w:sz w:val="20"/>
                <w:szCs w:val="20"/>
              </w:rPr>
            </w:pPr>
            <w:del w:id="4876" w:author="Mr Richard P Williams" w:date="2016-10-03T22:42:00Z">
              <w:r w:rsidRPr="00BC6C92" w:rsidDel="008F7B0C">
                <w:rPr>
                  <w:rFonts w:ascii="Times New Roman" w:eastAsia="Times New Roman" w:hAnsi="Times New Roman" w:cs="Times New Roman"/>
                  <w:color w:val="000000"/>
                  <w:sz w:val="20"/>
                  <w:szCs w:val="20"/>
                </w:rPr>
                <w:delText>27</w:delText>
              </w:r>
            </w:del>
          </w:p>
        </w:tc>
        <w:tc>
          <w:tcPr>
            <w:tcW w:w="3627" w:type="dxa"/>
            <w:hideMark/>
          </w:tcPr>
          <w:p w14:paraId="7230FA86"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77" w:author="Mr Richard P Williams" w:date="2016-10-03T22:42:00Z"/>
                <w:rFonts w:ascii="Times New Roman" w:eastAsia="Times New Roman" w:hAnsi="Times New Roman" w:cs="Times New Roman"/>
                <w:color w:val="000000"/>
                <w:sz w:val="20"/>
                <w:szCs w:val="20"/>
              </w:rPr>
            </w:pPr>
            <w:del w:id="4878" w:author="Mr Richard P Williams" w:date="2016-10-03T22:42:00Z">
              <w:r w:rsidRPr="00BC6C92" w:rsidDel="008F7B0C">
                <w:rPr>
                  <w:rFonts w:ascii="Times New Roman" w:eastAsia="Times New Roman" w:hAnsi="Times New Roman" w:cs="Times New Roman"/>
                  <w:color w:val="000000"/>
                  <w:sz w:val="20"/>
                  <w:szCs w:val="20"/>
                </w:rPr>
                <w:delText>The retail cost amount of the specific product.</w:delText>
              </w:r>
            </w:del>
          </w:p>
        </w:tc>
      </w:tr>
      <w:tr w:rsidR="00BC6C92" w:rsidRPr="00BC6C92" w:rsidDel="008F7B0C" w14:paraId="0471F7DD" w14:textId="77777777" w:rsidTr="00CF4A03">
        <w:trPr>
          <w:cnfStyle w:val="000000100000" w:firstRow="0" w:lastRow="0" w:firstColumn="0" w:lastColumn="0" w:oddVBand="0" w:evenVBand="0" w:oddHBand="1" w:evenHBand="0" w:firstRowFirstColumn="0" w:firstRowLastColumn="0" w:lastRowFirstColumn="0" w:lastRowLastColumn="0"/>
          <w:trHeight w:val="825"/>
          <w:del w:id="487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36A438AD" w14:textId="77777777" w:rsidR="00BC6C92" w:rsidRPr="00BC6C92" w:rsidDel="008F7B0C" w:rsidRDefault="00BC6C92" w:rsidP="00BC6C92">
            <w:pPr>
              <w:rPr>
                <w:del w:id="4880" w:author="Mr Richard P Williams" w:date="2016-10-03T22:42:00Z"/>
                <w:rFonts w:ascii="Times New Roman" w:eastAsia="Times New Roman" w:hAnsi="Times New Roman" w:cs="Times New Roman"/>
                <w:color w:val="000000"/>
                <w:sz w:val="20"/>
                <w:szCs w:val="20"/>
              </w:rPr>
            </w:pPr>
            <w:del w:id="4881" w:author="Mr Richard P Williams" w:date="2016-10-03T22:42:00Z">
              <w:r w:rsidRPr="00BC6C92" w:rsidDel="008F7B0C">
                <w:rPr>
                  <w:rFonts w:ascii="Times New Roman" w:eastAsia="Times New Roman" w:hAnsi="Times New Roman" w:cs="Times New Roman"/>
                  <w:color w:val="000000"/>
                  <w:sz w:val="20"/>
                  <w:szCs w:val="20"/>
                </w:rPr>
                <w:delText>User_view.Invc_Dtl.Shp_Mod_Cd</w:delText>
              </w:r>
            </w:del>
          </w:p>
        </w:tc>
        <w:tc>
          <w:tcPr>
            <w:tcW w:w="1611" w:type="dxa"/>
            <w:hideMark/>
          </w:tcPr>
          <w:p w14:paraId="551F19D1"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82" w:author="Mr Richard P Williams" w:date="2016-10-03T22:42:00Z"/>
                <w:rFonts w:ascii="Times New Roman" w:eastAsia="Times New Roman" w:hAnsi="Times New Roman" w:cs="Times New Roman"/>
                <w:color w:val="000000"/>
                <w:sz w:val="20"/>
                <w:szCs w:val="20"/>
              </w:rPr>
            </w:pPr>
            <w:del w:id="4883" w:author="Mr Richard P Williams" w:date="2016-10-03T22:42:00Z">
              <w:r w:rsidRPr="00BC6C92" w:rsidDel="008F7B0C">
                <w:rPr>
                  <w:rFonts w:ascii="Times New Roman" w:eastAsia="Times New Roman" w:hAnsi="Times New Roman" w:cs="Times New Roman"/>
                  <w:color w:val="000000"/>
                  <w:sz w:val="20"/>
                  <w:szCs w:val="20"/>
                </w:rPr>
                <w:delText>CHAR(1)</w:delText>
              </w:r>
            </w:del>
          </w:p>
        </w:tc>
        <w:tc>
          <w:tcPr>
            <w:tcW w:w="640" w:type="dxa"/>
            <w:hideMark/>
          </w:tcPr>
          <w:p w14:paraId="252E4004"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84" w:author="Mr Richard P Williams" w:date="2016-10-03T22:42:00Z"/>
                <w:rFonts w:ascii="Times New Roman" w:eastAsia="Times New Roman" w:hAnsi="Times New Roman" w:cs="Times New Roman"/>
                <w:color w:val="000000"/>
                <w:sz w:val="20"/>
                <w:szCs w:val="20"/>
              </w:rPr>
            </w:pPr>
            <w:del w:id="4885" w:author="Mr Richard P Williams" w:date="2016-10-03T22:42:00Z">
              <w:r w:rsidRPr="00BC6C92" w:rsidDel="008F7B0C">
                <w:rPr>
                  <w:rFonts w:ascii="Times New Roman" w:eastAsia="Times New Roman" w:hAnsi="Times New Roman" w:cs="Times New Roman"/>
                  <w:color w:val="000000"/>
                  <w:sz w:val="20"/>
                  <w:szCs w:val="20"/>
                </w:rPr>
                <w:delText>28</w:delText>
              </w:r>
            </w:del>
          </w:p>
        </w:tc>
        <w:tc>
          <w:tcPr>
            <w:tcW w:w="3627" w:type="dxa"/>
            <w:hideMark/>
          </w:tcPr>
          <w:p w14:paraId="7A5AB22A"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886" w:author="Mr Richard P Williams" w:date="2016-10-03T22:42:00Z"/>
                <w:rFonts w:ascii="Times New Roman" w:eastAsia="Times New Roman" w:hAnsi="Times New Roman" w:cs="Times New Roman"/>
                <w:color w:val="000000"/>
                <w:sz w:val="20"/>
                <w:szCs w:val="20"/>
              </w:rPr>
            </w:pPr>
            <w:del w:id="4887" w:author="Mr Richard P Williams" w:date="2016-10-03T22:42:00Z">
              <w:r w:rsidRPr="00BC6C92" w:rsidDel="008F7B0C">
                <w:rPr>
                  <w:rFonts w:ascii="Times New Roman" w:eastAsia="Times New Roman" w:hAnsi="Times New Roman" w:cs="Times New Roman"/>
                  <w:color w:val="000000"/>
                  <w:sz w:val="20"/>
                  <w:szCs w:val="20"/>
                </w:rPr>
                <w:delText>Shipping Mode Code describes how a product is typically shipped, whether by Weight (W) or by Quantity (Q).</w:delText>
              </w:r>
            </w:del>
          </w:p>
        </w:tc>
      </w:tr>
      <w:tr w:rsidR="00BC6C92" w:rsidRPr="00BC6C92" w:rsidDel="008F7B0C" w14:paraId="0ABC0FA0" w14:textId="77777777" w:rsidTr="00CF4A03">
        <w:trPr>
          <w:trHeight w:val="1545"/>
          <w:del w:id="488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233E7D7A" w14:textId="77777777" w:rsidR="00BC6C92" w:rsidRPr="00BC6C92" w:rsidDel="008F7B0C" w:rsidRDefault="00BC6C92" w:rsidP="00BC6C92">
            <w:pPr>
              <w:rPr>
                <w:del w:id="4889" w:author="Mr Richard P Williams" w:date="2016-10-03T22:42:00Z"/>
                <w:rFonts w:ascii="Times New Roman" w:eastAsia="Times New Roman" w:hAnsi="Times New Roman" w:cs="Times New Roman"/>
                <w:color w:val="000000"/>
                <w:sz w:val="20"/>
                <w:szCs w:val="20"/>
              </w:rPr>
            </w:pPr>
            <w:del w:id="4890" w:author="Mr Richard P Williams" w:date="2016-10-03T22:42:00Z">
              <w:r w:rsidRPr="00BC6C92" w:rsidDel="008F7B0C">
                <w:rPr>
                  <w:rFonts w:ascii="Times New Roman" w:eastAsia="Times New Roman" w:hAnsi="Times New Roman" w:cs="Times New Roman"/>
                  <w:color w:val="000000"/>
                  <w:sz w:val="20"/>
                  <w:szCs w:val="20"/>
                </w:rPr>
                <w:delText>User_view.Invc_Dtl.Orgl_New_Wd_Cd</w:delText>
              </w:r>
            </w:del>
          </w:p>
        </w:tc>
        <w:tc>
          <w:tcPr>
            <w:tcW w:w="1611" w:type="dxa"/>
            <w:hideMark/>
          </w:tcPr>
          <w:p w14:paraId="2F6080E5"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91" w:author="Mr Richard P Williams" w:date="2016-10-03T22:42:00Z"/>
                <w:rFonts w:ascii="Times New Roman" w:eastAsia="Times New Roman" w:hAnsi="Times New Roman" w:cs="Times New Roman"/>
                <w:color w:val="000000"/>
                <w:sz w:val="20"/>
                <w:szCs w:val="20"/>
              </w:rPr>
            </w:pPr>
            <w:del w:id="4892" w:author="Mr Richard P Williams" w:date="2016-10-03T22:42:00Z">
              <w:r w:rsidRPr="00BC6C92" w:rsidDel="008F7B0C">
                <w:rPr>
                  <w:rFonts w:ascii="Times New Roman" w:eastAsia="Times New Roman" w:hAnsi="Times New Roman" w:cs="Times New Roman"/>
                  <w:color w:val="000000"/>
                  <w:sz w:val="20"/>
                  <w:szCs w:val="20"/>
                </w:rPr>
                <w:delText>INTEGER</w:delText>
              </w:r>
            </w:del>
          </w:p>
        </w:tc>
        <w:tc>
          <w:tcPr>
            <w:tcW w:w="640" w:type="dxa"/>
            <w:hideMark/>
          </w:tcPr>
          <w:p w14:paraId="243DA749"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93" w:author="Mr Richard P Williams" w:date="2016-10-03T22:42:00Z"/>
                <w:rFonts w:ascii="Times New Roman" w:eastAsia="Times New Roman" w:hAnsi="Times New Roman" w:cs="Times New Roman"/>
                <w:color w:val="000000"/>
                <w:sz w:val="20"/>
                <w:szCs w:val="20"/>
              </w:rPr>
            </w:pPr>
            <w:del w:id="4894" w:author="Mr Richard P Williams" w:date="2016-10-03T22:42:00Z">
              <w:r w:rsidRPr="00BC6C92" w:rsidDel="008F7B0C">
                <w:rPr>
                  <w:rFonts w:ascii="Times New Roman" w:eastAsia="Times New Roman" w:hAnsi="Times New Roman" w:cs="Times New Roman"/>
                  <w:color w:val="000000"/>
                  <w:sz w:val="20"/>
                  <w:szCs w:val="20"/>
                </w:rPr>
                <w:delText>30</w:delText>
              </w:r>
            </w:del>
          </w:p>
        </w:tc>
        <w:tc>
          <w:tcPr>
            <w:tcW w:w="3627" w:type="dxa"/>
            <w:hideMark/>
          </w:tcPr>
          <w:p w14:paraId="6C476A0B"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895" w:author="Mr Richard P Williams" w:date="2016-10-03T22:42:00Z"/>
                <w:rFonts w:ascii="Times New Roman" w:eastAsia="Times New Roman" w:hAnsi="Times New Roman" w:cs="Times New Roman"/>
                <w:color w:val="000000"/>
                <w:sz w:val="20"/>
                <w:szCs w:val="20"/>
              </w:rPr>
            </w:pPr>
            <w:del w:id="4896" w:author="Mr Richard P Williams" w:date="2016-10-03T22:42:00Z">
              <w:r w:rsidRPr="00BC6C92" w:rsidDel="008F7B0C">
                <w:rPr>
                  <w:rFonts w:ascii="Times New Roman" w:eastAsia="Times New Roman" w:hAnsi="Times New Roman" w:cs="Times New Roman"/>
                  <w:color w:val="000000"/>
                  <w:sz w:val="20"/>
                  <w:szCs w:val="20"/>
                </w:rPr>
                <w:delText>The inventory product identifier (new WD code) that was on the original order. If there has been no substitution, then the original new WD code will match the new WD code.</w:delText>
              </w:r>
            </w:del>
          </w:p>
        </w:tc>
      </w:tr>
      <w:tr w:rsidR="00BC6C92" w:rsidRPr="00BC6C92" w:rsidDel="008F7B0C" w14:paraId="60E4920E" w14:textId="77777777" w:rsidTr="00CF4A03">
        <w:trPr>
          <w:cnfStyle w:val="000000100000" w:firstRow="0" w:lastRow="0" w:firstColumn="0" w:lastColumn="0" w:oddVBand="0" w:evenVBand="0" w:oddHBand="1" w:evenHBand="0" w:firstRowFirstColumn="0" w:firstRowLastColumn="0" w:lastRowFirstColumn="0" w:lastRowLastColumn="0"/>
          <w:trHeight w:val="780"/>
          <w:del w:id="489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6BB028B1" w14:textId="77777777" w:rsidR="00BC6C92" w:rsidRPr="00BC6C92" w:rsidDel="008F7B0C" w:rsidRDefault="00BC6C92" w:rsidP="00BC6C92">
            <w:pPr>
              <w:rPr>
                <w:del w:id="4898" w:author="Mr Richard P Williams" w:date="2016-10-03T22:42:00Z"/>
                <w:rFonts w:ascii="Times New Roman" w:eastAsia="Times New Roman" w:hAnsi="Times New Roman" w:cs="Times New Roman"/>
                <w:color w:val="000000"/>
                <w:sz w:val="20"/>
                <w:szCs w:val="20"/>
              </w:rPr>
            </w:pPr>
            <w:del w:id="4899" w:author="Mr Richard P Williams" w:date="2016-10-03T22:42:00Z">
              <w:r w:rsidRPr="00BC6C92" w:rsidDel="008F7B0C">
                <w:rPr>
                  <w:rFonts w:ascii="Times New Roman" w:eastAsia="Times New Roman" w:hAnsi="Times New Roman" w:cs="Times New Roman"/>
                  <w:color w:val="000000"/>
                  <w:sz w:val="20"/>
                  <w:szCs w:val="20"/>
                </w:rPr>
                <w:delText>User_view.Invc_Dtl.Sbstn_Rsn_Cd</w:delText>
              </w:r>
            </w:del>
          </w:p>
        </w:tc>
        <w:tc>
          <w:tcPr>
            <w:tcW w:w="1611" w:type="dxa"/>
            <w:hideMark/>
          </w:tcPr>
          <w:p w14:paraId="6015F7A6"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00" w:author="Mr Richard P Williams" w:date="2016-10-03T22:42:00Z"/>
                <w:rFonts w:ascii="Times New Roman" w:eastAsia="Times New Roman" w:hAnsi="Times New Roman" w:cs="Times New Roman"/>
                <w:color w:val="000000"/>
                <w:sz w:val="20"/>
                <w:szCs w:val="20"/>
              </w:rPr>
            </w:pPr>
            <w:del w:id="4901" w:author="Mr Richard P Williams" w:date="2016-10-03T22:42:00Z">
              <w:r w:rsidRPr="00BC6C92" w:rsidDel="008F7B0C">
                <w:rPr>
                  <w:rFonts w:ascii="Times New Roman" w:eastAsia="Times New Roman" w:hAnsi="Times New Roman" w:cs="Times New Roman"/>
                  <w:color w:val="000000"/>
                  <w:sz w:val="20"/>
                  <w:szCs w:val="20"/>
                </w:rPr>
                <w:delText>CHAR(1)</w:delText>
              </w:r>
            </w:del>
          </w:p>
        </w:tc>
        <w:tc>
          <w:tcPr>
            <w:tcW w:w="640" w:type="dxa"/>
            <w:hideMark/>
          </w:tcPr>
          <w:p w14:paraId="45CA8421"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02" w:author="Mr Richard P Williams" w:date="2016-10-03T22:42:00Z"/>
                <w:rFonts w:ascii="Times New Roman" w:eastAsia="Times New Roman" w:hAnsi="Times New Roman" w:cs="Times New Roman"/>
                <w:color w:val="000000"/>
                <w:sz w:val="20"/>
                <w:szCs w:val="20"/>
              </w:rPr>
            </w:pPr>
            <w:del w:id="4903" w:author="Mr Richard P Williams" w:date="2016-10-03T22:42:00Z">
              <w:r w:rsidRPr="00BC6C92" w:rsidDel="008F7B0C">
                <w:rPr>
                  <w:rFonts w:ascii="Times New Roman" w:eastAsia="Times New Roman" w:hAnsi="Times New Roman" w:cs="Times New Roman"/>
                  <w:color w:val="000000"/>
                  <w:sz w:val="20"/>
                  <w:szCs w:val="20"/>
                </w:rPr>
                <w:delText>31</w:delText>
              </w:r>
            </w:del>
          </w:p>
        </w:tc>
        <w:tc>
          <w:tcPr>
            <w:tcW w:w="3627" w:type="dxa"/>
            <w:hideMark/>
          </w:tcPr>
          <w:p w14:paraId="053BC441"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04" w:author="Mr Richard P Williams" w:date="2016-10-03T22:42:00Z"/>
                <w:rFonts w:ascii="Times New Roman" w:eastAsia="Times New Roman" w:hAnsi="Times New Roman" w:cs="Times New Roman"/>
                <w:color w:val="000000"/>
                <w:sz w:val="20"/>
                <w:szCs w:val="20"/>
              </w:rPr>
            </w:pPr>
            <w:del w:id="4905" w:author="Mr Richard P Williams" w:date="2016-10-03T22:42:00Z">
              <w:r w:rsidRPr="00BC6C92" w:rsidDel="008F7B0C">
                <w:rPr>
                  <w:rFonts w:ascii="Times New Roman" w:eastAsia="Times New Roman" w:hAnsi="Times New Roman" w:cs="Times New Roman"/>
                  <w:color w:val="000000"/>
                  <w:sz w:val="20"/>
                  <w:szCs w:val="20"/>
                </w:rPr>
                <w:delText>Code indicating the reason one item was substituted on an order for another item.</w:delText>
              </w:r>
            </w:del>
          </w:p>
        </w:tc>
      </w:tr>
      <w:tr w:rsidR="00BC6C92" w:rsidRPr="00BC6C92" w:rsidDel="008F7B0C" w14:paraId="31770CCE" w14:textId="77777777" w:rsidTr="00CF4A03">
        <w:trPr>
          <w:trHeight w:val="270"/>
          <w:del w:id="490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3BC415E0" w14:textId="77777777" w:rsidR="00BC6C92" w:rsidRPr="00BC6C92" w:rsidDel="008F7B0C" w:rsidRDefault="00BC6C92" w:rsidP="00BC6C92">
            <w:pPr>
              <w:rPr>
                <w:del w:id="4907" w:author="Mr Richard P Williams" w:date="2016-10-03T22:42:00Z"/>
                <w:rFonts w:ascii="Times New Roman" w:eastAsia="Times New Roman" w:hAnsi="Times New Roman" w:cs="Times New Roman"/>
                <w:color w:val="000000"/>
                <w:sz w:val="20"/>
                <w:szCs w:val="20"/>
              </w:rPr>
            </w:pPr>
            <w:del w:id="4908"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1611" w:type="dxa"/>
            <w:hideMark/>
          </w:tcPr>
          <w:p w14:paraId="6C8816B4"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09" w:author="Mr Richard P Williams" w:date="2016-10-03T22:42:00Z"/>
                <w:rFonts w:ascii="Times New Roman" w:eastAsia="Times New Roman" w:hAnsi="Times New Roman" w:cs="Times New Roman"/>
                <w:color w:val="000000"/>
                <w:sz w:val="20"/>
                <w:szCs w:val="20"/>
              </w:rPr>
            </w:pPr>
            <w:del w:id="4910"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640" w:type="dxa"/>
            <w:hideMark/>
          </w:tcPr>
          <w:p w14:paraId="3BDBD98C"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11" w:author="Mr Richard P Williams" w:date="2016-10-03T22:42:00Z"/>
                <w:rFonts w:ascii="Times New Roman" w:eastAsia="Times New Roman" w:hAnsi="Times New Roman" w:cs="Times New Roman"/>
                <w:color w:val="000000"/>
                <w:sz w:val="20"/>
                <w:szCs w:val="20"/>
              </w:rPr>
            </w:pPr>
            <w:del w:id="4912"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3627" w:type="dxa"/>
            <w:hideMark/>
          </w:tcPr>
          <w:p w14:paraId="7C35A7E6"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13" w:author="Mr Richard P Williams" w:date="2016-10-03T22:42:00Z"/>
                <w:rFonts w:ascii="Times New Roman" w:eastAsia="Times New Roman" w:hAnsi="Times New Roman" w:cs="Times New Roman"/>
                <w:color w:val="000000"/>
                <w:sz w:val="20"/>
                <w:szCs w:val="20"/>
              </w:rPr>
            </w:pPr>
            <w:del w:id="4914" w:author="Mr Richard P Williams" w:date="2016-10-03T22:42:00Z">
              <w:r w:rsidRPr="00BC6C92" w:rsidDel="008F7B0C">
                <w:rPr>
                  <w:rFonts w:ascii="Times New Roman" w:eastAsia="Times New Roman" w:hAnsi="Times New Roman" w:cs="Times New Roman"/>
                  <w:color w:val="000000"/>
                  <w:sz w:val="20"/>
                  <w:szCs w:val="20"/>
                </w:rPr>
                <w:delText>Examples:</w:delText>
              </w:r>
            </w:del>
          </w:p>
        </w:tc>
      </w:tr>
      <w:tr w:rsidR="00BC6C92" w:rsidRPr="00BC6C92" w:rsidDel="008F7B0C" w14:paraId="3840B5C2" w14:textId="77777777" w:rsidTr="00CF4A03">
        <w:trPr>
          <w:cnfStyle w:val="000000100000" w:firstRow="0" w:lastRow="0" w:firstColumn="0" w:lastColumn="0" w:oddVBand="0" w:evenVBand="0" w:oddHBand="1" w:evenHBand="0" w:firstRowFirstColumn="0" w:firstRowLastColumn="0" w:lastRowFirstColumn="0" w:lastRowLastColumn="0"/>
          <w:trHeight w:val="525"/>
          <w:del w:id="491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3F330431" w14:textId="77777777" w:rsidR="00BC6C92" w:rsidRPr="00BC6C92" w:rsidDel="008F7B0C" w:rsidRDefault="00BC6C92" w:rsidP="00BC6C92">
            <w:pPr>
              <w:rPr>
                <w:del w:id="4916" w:author="Mr Richard P Williams" w:date="2016-10-03T22:42:00Z"/>
                <w:rFonts w:ascii="Times New Roman" w:eastAsia="Times New Roman" w:hAnsi="Times New Roman" w:cs="Times New Roman"/>
                <w:color w:val="000000"/>
                <w:sz w:val="20"/>
                <w:szCs w:val="20"/>
              </w:rPr>
            </w:pPr>
            <w:del w:id="4917"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1611" w:type="dxa"/>
            <w:hideMark/>
          </w:tcPr>
          <w:p w14:paraId="23349EF9"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18" w:author="Mr Richard P Williams" w:date="2016-10-03T22:42:00Z"/>
                <w:rFonts w:ascii="Times New Roman" w:eastAsia="Times New Roman" w:hAnsi="Times New Roman" w:cs="Times New Roman"/>
                <w:color w:val="000000"/>
                <w:sz w:val="20"/>
                <w:szCs w:val="20"/>
              </w:rPr>
            </w:pPr>
            <w:del w:id="4919"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640" w:type="dxa"/>
            <w:hideMark/>
          </w:tcPr>
          <w:p w14:paraId="34C381C3"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20" w:author="Mr Richard P Williams" w:date="2016-10-03T22:42:00Z"/>
                <w:rFonts w:ascii="Times New Roman" w:eastAsia="Times New Roman" w:hAnsi="Times New Roman" w:cs="Times New Roman"/>
                <w:color w:val="000000"/>
                <w:sz w:val="20"/>
                <w:szCs w:val="20"/>
              </w:rPr>
            </w:pPr>
            <w:del w:id="4921"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3627" w:type="dxa"/>
            <w:hideMark/>
          </w:tcPr>
          <w:p w14:paraId="4B55DE5F"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22" w:author="Mr Richard P Williams" w:date="2016-10-03T22:42:00Z"/>
                <w:rFonts w:ascii="Times New Roman" w:eastAsia="Times New Roman" w:hAnsi="Times New Roman" w:cs="Times New Roman"/>
                <w:color w:val="000000"/>
                <w:sz w:val="20"/>
                <w:szCs w:val="20"/>
              </w:rPr>
            </w:pPr>
            <w:del w:id="4923" w:author="Mr Richard P Williams" w:date="2016-10-03T22:42:00Z">
              <w:r w:rsidRPr="00BC6C92" w:rsidDel="008F7B0C">
                <w:rPr>
                  <w:rFonts w:ascii="Times New Roman" w:eastAsia="Times New Roman" w:hAnsi="Times New Roman" w:cs="Times New Roman"/>
                  <w:color w:val="000000"/>
                  <w:sz w:val="20"/>
                  <w:szCs w:val="20"/>
                </w:rPr>
                <w:delText>W=Warehouse Substitution (Item Not Available)</w:delText>
              </w:r>
            </w:del>
          </w:p>
        </w:tc>
      </w:tr>
      <w:tr w:rsidR="00BC6C92" w:rsidRPr="00BC6C92" w:rsidDel="008F7B0C" w14:paraId="77A16C8E" w14:textId="77777777" w:rsidTr="00CF4A03">
        <w:trPr>
          <w:trHeight w:val="270"/>
          <w:del w:id="492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2589A5C0" w14:textId="77777777" w:rsidR="00BC6C92" w:rsidRPr="00BC6C92" w:rsidDel="008F7B0C" w:rsidRDefault="00BC6C92" w:rsidP="00BC6C92">
            <w:pPr>
              <w:rPr>
                <w:del w:id="4925" w:author="Mr Richard P Williams" w:date="2016-10-03T22:42:00Z"/>
                <w:rFonts w:ascii="Times New Roman" w:eastAsia="Times New Roman" w:hAnsi="Times New Roman" w:cs="Times New Roman"/>
                <w:color w:val="000000"/>
                <w:sz w:val="20"/>
                <w:szCs w:val="20"/>
              </w:rPr>
            </w:pPr>
            <w:del w:id="4926"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1611" w:type="dxa"/>
            <w:hideMark/>
          </w:tcPr>
          <w:p w14:paraId="2CA87B29"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27" w:author="Mr Richard P Williams" w:date="2016-10-03T22:42:00Z"/>
                <w:rFonts w:ascii="Times New Roman" w:eastAsia="Times New Roman" w:hAnsi="Times New Roman" w:cs="Times New Roman"/>
                <w:color w:val="000000"/>
                <w:sz w:val="20"/>
                <w:szCs w:val="20"/>
              </w:rPr>
            </w:pPr>
            <w:del w:id="4928"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640" w:type="dxa"/>
            <w:hideMark/>
          </w:tcPr>
          <w:p w14:paraId="5689A783"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29" w:author="Mr Richard P Williams" w:date="2016-10-03T22:42:00Z"/>
                <w:rFonts w:ascii="Times New Roman" w:eastAsia="Times New Roman" w:hAnsi="Times New Roman" w:cs="Times New Roman"/>
                <w:color w:val="000000"/>
                <w:sz w:val="20"/>
                <w:szCs w:val="20"/>
              </w:rPr>
            </w:pPr>
            <w:del w:id="4930"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3627" w:type="dxa"/>
            <w:hideMark/>
          </w:tcPr>
          <w:p w14:paraId="79EC41B3"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31" w:author="Mr Richard P Williams" w:date="2016-10-03T22:42:00Z"/>
                <w:rFonts w:ascii="Times New Roman" w:eastAsia="Times New Roman" w:hAnsi="Times New Roman" w:cs="Times New Roman"/>
                <w:color w:val="000000"/>
                <w:sz w:val="20"/>
                <w:szCs w:val="20"/>
              </w:rPr>
            </w:pPr>
            <w:del w:id="4932" w:author="Mr Richard P Williams" w:date="2016-10-03T22:42:00Z">
              <w:r w:rsidRPr="00BC6C92" w:rsidDel="008F7B0C">
                <w:rPr>
                  <w:rFonts w:ascii="Times New Roman" w:eastAsia="Times New Roman" w:hAnsi="Times New Roman" w:cs="Times New Roman"/>
                  <w:color w:val="000000"/>
                  <w:sz w:val="20"/>
                  <w:szCs w:val="20"/>
                </w:rPr>
                <w:delText> </w:delText>
              </w:r>
            </w:del>
          </w:p>
        </w:tc>
      </w:tr>
      <w:tr w:rsidR="00BC6C92" w:rsidRPr="00BC6C92" w:rsidDel="008F7B0C" w14:paraId="24516027" w14:textId="77777777" w:rsidTr="00CF4A03">
        <w:trPr>
          <w:cnfStyle w:val="000000100000" w:firstRow="0" w:lastRow="0" w:firstColumn="0" w:lastColumn="0" w:oddVBand="0" w:evenVBand="0" w:oddHBand="1" w:evenHBand="0" w:firstRowFirstColumn="0" w:firstRowLastColumn="0" w:lastRowFirstColumn="0" w:lastRowLastColumn="0"/>
          <w:trHeight w:val="525"/>
          <w:del w:id="493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06CE7F99" w14:textId="77777777" w:rsidR="00BC6C92" w:rsidRPr="00BC6C92" w:rsidDel="008F7B0C" w:rsidRDefault="00BC6C92" w:rsidP="00BC6C92">
            <w:pPr>
              <w:rPr>
                <w:del w:id="4934" w:author="Mr Richard P Williams" w:date="2016-10-03T22:42:00Z"/>
                <w:rFonts w:ascii="Times New Roman" w:eastAsia="Times New Roman" w:hAnsi="Times New Roman" w:cs="Times New Roman"/>
                <w:color w:val="000000"/>
                <w:sz w:val="20"/>
                <w:szCs w:val="20"/>
              </w:rPr>
            </w:pPr>
            <w:del w:id="4935" w:author="Mr Richard P Williams" w:date="2016-10-03T22:42:00Z">
              <w:r w:rsidRPr="00BC6C92" w:rsidDel="008F7B0C">
                <w:rPr>
                  <w:rFonts w:ascii="Times New Roman" w:eastAsia="Times New Roman" w:hAnsi="Times New Roman" w:cs="Times New Roman"/>
                  <w:color w:val="000000"/>
                  <w:sz w:val="20"/>
                  <w:szCs w:val="20"/>
                </w:rPr>
                <w:delText>User_view.Invc_Dtl.Orgl_Ord_Qty</w:delText>
              </w:r>
            </w:del>
          </w:p>
        </w:tc>
        <w:tc>
          <w:tcPr>
            <w:tcW w:w="1611" w:type="dxa"/>
            <w:hideMark/>
          </w:tcPr>
          <w:p w14:paraId="3B01B55F"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36" w:author="Mr Richard P Williams" w:date="2016-10-03T22:42:00Z"/>
                <w:rFonts w:ascii="Times New Roman" w:eastAsia="Times New Roman" w:hAnsi="Times New Roman" w:cs="Times New Roman"/>
                <w:color w:val="000000"/>
                <w:sz w:val="20"/>
                <w:szCs w:val="20"/>
              </w:rPr>
            </w:pPr>
            <w:del w:id="4937" w:author="Mr Richard P Williams" w:date="2016-10-03T22:42:00Z">
              <w:r w:rsidRPr="00BC6C92" w:rsidDel="008F7B0C">
                <w:rPr>
                  <w:rFonts w:ascii="Times New Roman" w:eastAsia="Times New Roman" w:hAnsi="Times New Roman" w:cs="Times New Roman"/>
                  <w:color w:val="000000"/>
                  <w:sz w:val="20"/>
                  <w:szCs w:val="20"/>
                </w:rPr>
                <w:delText>INTEGER</w:delText>
              </w:r>
            </w:del>
          </w:p>
        </w:tc>
        <w:tc>
          <w:tcPr>
            <w:tcW w:w="640" w:type="dxa"/>
            <w:hideMark/>
          </w:tcPr>
          <w:p w14:paraId="4B97DE78"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38" w:author="Mr Richard P Williams" w:date="2016-10-03T22:42:00Z"/>
                <w:rFonts w:ascii="Times New Roman" w:eastAsia="Times New Roman" w:hAnsi="Times New Roman" w:cs="Times New Roman"/>
                <w:color w:val="000000"/>
                <w:sz w:val="20"/>
                <w:szCs w:val="20"/>
              </w:rPr>
            </w:pPr>
            <w:del w:id="4939" w:author="Mr Richard P Williams" w:date="2016-10-03T22:42:00Z">
              <w:r w:rsidRPr="00BC6C92" w:rsidDel="008F7B0C">
                <w:rPr>
                  <w:rFonts w:ascii="Times New Roman" w:eastAsia="Times New Roman" w:hAnsi="Times New Roman" w:cs="Times New Roman"/>
                  <w:color w:val="000000"/>
                  <w:sz w:val="20"/>
                  <w:szCs w:val="20"/>
                </w:rPr>
                <w:delText>32</w:delText>
              </w:r>
            </w:del>
          </w:p>
        </w:tc>
        <w:tc>
          <w:tcPr>
            <w:tcW w:w="3627" w:type="dxa"/>
            <w:hideMark/>
          </w:tcPr>
          <w:p w14:paraId="1C3E7D15"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40" w:author="Mr Richard P Williams" w:date="2016-10-03T22:42:00Z"/>
                <w:rFonts w:ascii="Times New Roman" w:eastAsia="Times New Roman" w:hAnsi="Times New Roman" w:cs="Times New Roman"/>
                <w:color w:val="000000"/>
                <w:sz w:val="20"/>
                <w:szCs w:val="20"/>
              </w:rPr>
            </w:pPr>
            <w:del w:id="4941" w:author="Mr Richard P Williams" w:date="2016-10-03T22:42:00Z">
              <w:r w:rsidRPr="00BC6C92" w:rsidDel="008F7B0C">
                <w:rPr>
                  <w:rFonts w:ascii="Times New Roman" w:eastAsia="Times New Roman" w:hAnsi="Times New Roman" w:cs="Times New Roman"/>
                  <w:color w:val="000000"/>
                  <w:sz w:val="20"/>
                  <w:szCs w:val="20"/>
                </w:rPr>
                <w:delText>The number of items that was on the invoice for the original order.</w:delText>
              </w:r>
            </w:del>
          </w:p>
        </w:tc>
      </w:tr>
      <w:tr w:rsidR="00BC6C92" w:rsidRPr="00BC6C92" w:rsidDel="008F7B0C" w14:paraId="5AADA96E" w14:textId="77777777" w:rsidTr="00CF4A03">
        <w:trPr>
          <w:trHeight w:val="525"/>
          <w:del w:id="494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60E2839E" w14:textId="77777777" w:rsidR="00BC6C92" w:rsidRPr="00BC6C92" w:rsidDel="008F7B0C" w:rsidRDefault="00BC6C92" w:rsidP="00BC6C92">
            <w:pPr>
              <w:rPr>
                <w:del w:id="4943" w:author="Mr Richard P Williams" w:date="2016-10-03T22:42:00Z"/>
                <w:rFonts w:ascii="Times New Roman" w:eastAsia="Times New Roman" w:hAnsi="Times New Roman" w:cs="Times New Roman"/>
                <w:color w:val="000000"/>
                <w:sz w:val="20"/>
                <w:szCs w:val="20"/>
              </w:rPr>
            </w:pPr>
            <w:del w:id="4944" w:author="Mr Richard P Williams" w:date="2016-10-03T22:42:00Z">
              <w:r w:rsidRPr="00BC6C92" w:rsidDel="008F7B0C">
                <w:rPr>
                  <w:rFonts w:ascii="Times New Roman" w:eastAsia="Times New Roman" w:hAnsi="Times New Roman" w:cs="Times New Roman"/>
                  <w:color w:val="000000"/>
                  <w:sz w:val="20"/>
                  <w:szCs w:val="20"/>
                </w:rPr>
                <w:delText>User_view.Invc_Dtl.Invry_Typ_Cd</w:delText>
              </w:r>
            </w:del>
          </w:p>
        </w:tc>
        <w:tc>
          <w:tcPr>
            <w:tcW w:w="1611" w:type="dxa"/>
            <w:hideMark/>
          </w:tcPr>
          <w:p w14:paraId="6CE0413A"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45" w:author="Mr Richard P Williams" w:date="2016-10-03T22:42:00Z"/>
                <w:rFonts w:ascii="Times New Roman" w:eastAsia="Times New Roman" w:hAnsi="Times New Roman" w:cs="Times New Roman"/>
                <w:color w:val="000000"/>
                <w:sz w:val="20"/>
                <w:szCs w:val="20"/>
              </w:rPr>
            </w:pPr>
            <w:del w:id="4946" w:author="Mr Richard P Williams" w:date="2016-10-03T22:42:00Z">
              <w:r w:rsidRPr="00BC6C92" w:rsidDel="008F7B0C">
                <w:rPr>
                  <w:rFonts w:ascii="Times New Roman" w:eastAsia="Times New Roman" w:hAnsi="Times New Roman" w:cs="Times New Roman"/>
                  <w:color w:val="000000"/>
                  <w:sz w:val="20"/>
                  <w:szCs w:val="20"/>
                </w:rPr>
                <w:delText>CHAR(1)</w:delText>
              </w:r>
            </w:del>
          </w:p>
        </w:tc>
        <w:tc>
          <w:tcPr>
            <w:tcW w:w="640" w:type="dxa"/>
            <w:hideMark/>
          </w:tcPr>
          <w:p w14:paraId="72333F6F"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47" w:author="Mr Richard P Williams" w:date="2016-10-03T22:42:00Z"/>
                <w:rFonts w:ascii="Times New Roman" w:eastAsia="Times New Roman" w:hAnsi="Times New Roman" w:cs="Times New Roman"/>
                <w:color w:val="000000"/>
                <w:sz w:val="20"/>
                <w:szCs w:val="20"/>
              </w:rPr>
            </w:pPr>
            <w:del w:id="4948" w:author="Mr Richard P Williams" w:date="2016-10-03T22:42:00Z">
              <w:r w:rsidRPr="00BC6C92" w:rsidDel="008F7B0C">
                <w:rPr>
                  <w:rFonts w:ascii="Times New Roman" w:eastAsia="Times New Roman" w:hAnsi="Times New Roman" w:cs="Times New Roman"/>
                  <w:color w:val="000000"/>
                  <w:sz w:val="20"/>
                  <w:szCs w:val="20"/>
                </w:rPr>
                <w:delText>33</w:delText>
              </w:r>
            </w:del>
          </w:p>
        </w:tc>
        <w:tc>
          <w:tcPr>
            <w:tcW w:w="3627" w:type="dxa"/>
            <w:hideMark/>
          </w:tcPr>
          <w:p w14:paraId="33157EC9"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49" w:author="Mr Richard P Williams" w:date="2016-10-03T22:42:00Z"/>
                <w:rFonts w:ascii="Times New Roman" w:eastAsia="Times New Roman" w:hAnsi="Times New Roman" w:cs="Times New Roman"/>
                <w:color w:val="000000"/>
                <w:sz w:val="20"/>
                <w:szCs w:val="20"/>
              </w:rPr>
            </w:pPr>
            <w:del w:id="4950" w:author="Mr Richard P Williams" w:date="2016-10-03T22:42:00Z">
              <w:r w:rsidRPr="00BC6C92" w:rsidDel="008F7B0C">
                <w:rPr>
                  <w:rFonts w:ascii="Times New Roman" w:eastAsia="Times New Roman" w:hAnsi="Times New Roman" w:cs="Times New Roman"/>
                  <w:color w:val="000000"/>
                  <w:sz w:val="20"/>
                  <w:szCs w:val="20"/>
                </w:rPr>
                <w:delText>The inventory type code. Examples:</w:delText>
              </w:r>
            </w:del>
          </w:p>
        </w:tc>
      </w:tr>
      <w:tr w:rsidR="00BC6C92" w:rsidRPr="00BC6C92" w:rsidDel="008F7B0C" w14:paraId="1BA87770" w14:textId="77777777" w:rsidTr="00CF4A03">
        <w:trPr>
          <w:cnfStyle w:val="000000100000" w:firstRow="0" w:lastRow="0" w:firstColumn="0" w:lastColumn="0" w:oddVBand="0" w:evenVBand="0" w:oddHBand="1" w:evenHBand="0" w:firstRowFirstColumn="0" w:firstRowLastColumn="0" w:lastRowFirstColumn="0" w:lastRowLastColumn="0"/>
          <w:trHeight w:val="270"/>
          <w:del w:id="495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349B494" w14:textId="77777777" w:rsidR="00BC6C92" w:rsidRPr="00BC6C92" w:rsidDel="008F7B0C" w:rsidRDefault="00BC6C92" w:rsidP="00BC6C92">
            <w:pPr>
              <w:rPr>
                <w:del w:id="4952" w:author="Mr Richard P Williams" w:date="2016-10-03T22:42:00Z"/>
                <w:rFonts w:ascii="Times New Roman" w:eastAsia="Times New Roman" w:hAnsi="Times New Roman" w:cs="Times New Roman"/>
                <w:color w:val="000000"/>
                <w:sz w:val="20"/>
                <w:szCs w:val="20"/>
              </w:rPr>
            </w:pPr>
            <w:del w:id="4953"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1611" w:type="dxa"/>
            <w:hideMark/>
          </w:tcPr>
          <w:p w14:paraId="4DA186E1"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54" w:author="Mr Richard P Williams" w:date="2016-10-03T22:42:00Z"/>
                <w:rFonts w:ascii="Times New Roman" w:eastAsia="Times New Roman" w:hAnsi="Times New Roman" w:cs="Times New Roman"/>
                <w:color w:val="000000"/>
                <w:sz w:val="20"/>
                <w:szCs w:val="20"/>
              </w:rPr>
            </w:pPr>
            <w:del w:id="4955"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640" w:type="dxa"/>
            <w:hideMark/>
          </w:tcPr>
          <w:p w14:paraId="48C03BE8"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56" w:author="Mr Richard P Williams" w:date="2016-10-03T22:42:00Z"/>
                <w:rFonts w:ascii="Times New Roman" w:eastAsia="Times New Roman" w:hAnsi="Times New Roman" w:cs="Times New Roman"/>
                <w:color w:val="000000"/>
                <w:sz w:val="20"/>
                <w:szCs w:val="20"/>
              </w:rPr>
            </w:pPr>
            <w:del w:id="4957"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3627" w:type="dxa"/>
            <w:hideMark/>
          </w:tcPr>
          <w:p w14:paraId="11C708C7"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58" w:author="Mr Richard P Williams" w:date="2016-10-03T22:42:00Z"/>
                <w:rFonts w:ascii="Times New Roman" w:eastAsia="Times New Roman" w:hAnsi="Times New Roman" w:cs="Times New Roman"/>
                <w:color w:val="000000"/>
                <w:sz w:val="20"/>
                <w:szCs w:val="20"/>
              </w:rPr>
            </w:pPr>
            <w:del w:id="4959" w:author="Mr Richard P Williams" w:date="2016-10-03T22:42:00Z">
              <w:r w:rsidRPr="00BC6C92" w:rsidDel="008F7B0C">
                <w:rPr>
                  <w:rFonts w:ascii="Times New Roman" w:eastAsia="Times New Roman" w:hAnsi="Times New Roman" w:cs="Times New Roman"/>
                  <w:color w:val="000000"/>
                  <w:sz w:val="20"/>
                  <w:szCs w:val="20"/>
                </w:rPr>
                <w:delText>R=Regular</w:delText>
              </w:r>
            </w:del>
          </w:p>
        </w:tc>
      </w:tr>
      <w:tr w:rsidR="00BC6C92" w:rsidRPr="00BC6C92" w:rsidDel="008F7B0C" w14:paraId="4553F750" w14:textId="77777777" w:rsidTr="00CF4A03">
        <w:trPr>
          <w:trHeight w:val="270"/>
          <w:del w:id="496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28FABF8F" w14:textId="77777777" w:rsidR="00BC6C92" w:rsidRPr="00BC6C92" w:rsidDel="008F7B0C" w:rsidRDefault="00BC6C92" w:rsidP="00BC6C92">
            <w:pPr>
              <w:rPr>
                <w:del w:id="4961" w:author="Mr Richard P Williams" w:date="2016-10-03T22:42:00Z"/>
                <w:rFonts w:ascii="Times New Roman" w:eastAsia="Times New Roman" w:hAnsi="Times New Roman" w:cs="Times New Roman"/>
                <w:color w:val="000000"/>
                <w:sz w:val="20"/>
                <w:szCs w:val="20"/>
              </w:rPr>
            </w:pPr>
            <w:del w:id="4962"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1611" w:type="dxa"/>
            <w:hideMark/>
          </w:tcPr>
          <w:p w14:paraId="36938972"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63" w:author="Mr Richard P Williams" w:date="2016-10-03T22:42:00Z"/>
                <w:rFonts w:ascii="Times New Roman" w:eastAsia="Times New Roman" w:hAnsi="Times New Roman" w:cs="Times New Roman"/>
                <w:color w:val="000000"/>
                <w:sz w:val="20"/>
                <w:szCs w:val="20"/>
              </w:rPr>
            </w:pPr>
            <w:del w:id="4964"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640" w:type="dxa"/>
            <w:hideMark/>
          </w:tcPr>
          <w:p w14:paraId="550CB29B"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65" w:author="Mr Richard P Williams" w:date="2016-10-03T22:42:00Z"/>
                <w:rFonts w:ascii="Times New Roman" w:eastAsia="Times New Roman" w:hAnsi="Times New Roman" w:cs="Times New Roman"/>
                <w:color w:val="000000"/>
                <w:sz w:val="20"/>
                <w:szCs w:val="20"/>
              </w:rPr>
            </w:pPr>
            <w:del w:id="4966"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3627" w:type="dxa"/>
            <w:hideMark/>
          </w:tcPr>
          <w:p w14:paraId="632CB621"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67" w:author="Mr Richard P Williams" w:date="2016-10-03T22:42:00Z"/>
                <w:rFonts w:ascii="Times New Roman" w:eastAsia="Times New Roman" w:hAnsi="Times New Roman" w:cs="Times New Roman"/>
                <w:color w:val="000000"/>
                <w:sz w:val="20"/>
                <w:szCs w:val="20"/>
              </w:rPr>
            </w:pPr>
            <w:del w:id="4968" w:author="Mr Richard P Williams" w:date="2016-10-03T22:42:00Z">
              <w:r w:rsidRPr="00BC6C92" w:rsidDel="008F7B0C">
                <w:rPr>
                  <w:rFonts w:ascii="Times New Roman" w:eastAsia="Times New Roman" w:hAnsi="Times New Roman" w:cs="Times New Roman"/>
                  <w:color w:val="000000"/>
                  <w:sz w:val="20"/>
                  <w:szCs w:val="20"/>
                </w:rPr>
                <w:delText>P=Promotional</w:delText>
              </w:r>
            </w:del>
          </w:p>
        </w:tc>
      </w:tr>
      <w:tr w:rsidR="00BC6C92" w:rsidRPr="00BC6C92" w:rsidDel="008F7B0C" w14:paraId="55C2296E" w14:textId="77777777" w:rsidTr="00CF4A03">
        <w:trPr>
          <w:cnfStyle w:val="000000100000" w:firstRow="0" w:lastRow="0" w:firstColumn="0" w:lastColumn="0" w:oddVBand="0" w:evenVBand="0" w:oddHBand="1" w:evenHBand="0" w:firstRowFirstColumn="0" w:firstRowLastColumn="0" w:lastRowFirstColumn="0" w:lastRowLastColumn="0"/>
          <w:trHeight w:val="270"/>
          <w:del w:id="496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4143A469" w14:textId="77777777" w:rsidR="00BC6C92" w:rsidRPr="00BC6C92" w:rsidDel="008F7B0C" w:rsidRDefault="00BC6C92" w:rsidP="00BC6C92">
            <w:pPr>
              <w:rPr>
                <w:del w:id="4970" w:author="Mr Richard P Williams" w:date="2016-10-03T22:42:00Z"/>
                <w:rFonts w:ascii="Times New Roman" w:eastAsia="Times New Roman" w:hAnsi="Times New Roman" w:cs="Times New Roman"/>
                <w:color w:val="000000"/>
                <w:sz w:val="20"/>
                <w:szCs w:val="20"/>
              </w:rPr>
            </w:pPr>
            <w:del w:id="4971"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1611" w:type="dxa"/>
            <w:hideMark/>
          </w:tcPr>
          <w:p w14:paraId="5B071CA5"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72" w:author="Mr Richard P Williams" w:date="2016-10-03T22:42:00Z"/>
                <w:rFonts w:ascii="Times New Roman" w:eastAsia="Times New Roman" w:hAnsi="Times New Roman" w:cs="Times New Roman"/>
                <w:color w:val="000000"/>
                <w:sz w:val="20"/>
                <w:szCs w:val="20"/>
              </w:rPr>
            </w:pPr>
            <w:del w:id="4973"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640" w:type="dxa"/>
            <w:hideMark/>
          </w:tcPr>
          <w:p w14:paraId="3AE2D13D"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74" w:author="Mr Richard P Williams" w:date="2016-10-03T22:42:00Z"/>
                <w:rFonts w:ascii="Times New Roman" w:eastAsia="Times New Roman" w:hAnsi="Times New Roman" w:cs="Times New Roman"/>
                <w:color w:val="000000"/>
                <w:sz w:val="20"/>
                <w:szCs w:val="20"/>
              </w:rPr>
            </w:pPr>
            <w:del w:id="4975"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3627" w:type="dxa"/>
            <w:hideMark/>
          </w:tcPr>
          <w:p w14:paraId="2A81EF32"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76" w:author="Mr Richard P Williams" w:date="2016-10-03T22:42:00Z"/>
                <w:rFonts w:ascii="Arial" w:eastAsia="Times New Roman" w:hAnsi="Arial" w:cs="Arial"/>
                <w:sz w:val="20"/>
                <w:szCs w:val="20"/>
              </w:rPr>
            </w:pPr>
            <w:del w:id="4977" w:author="Mr Richard P Williams" w:date="2016-10-03T22:42:00Z">
              <w:r w:rsidRPr="00BC6C92" w:rsidDel="008F7B0C">
                <w:rPr>
                  <w:rFonts w:ascii="Arial" w:eastAsia="Times New Roman" w:hAnsi="Arial" w:cs="Arial"/>
                  <w:sz w:val="20"/>
                  <w:szCs w:val="20"/>
                </w:rPr>
                <w:delText> </w:delText>
              </w:r>
            </w:del>
          </w:p>
        </w:tc>
      </w:tr>
      <w:tr w:rsidR="00BC6C92" w:rsidRPr="00BC6C92" w:rsidDel="008F7B0C" w14:paraId="64FD040B" w14:textId="77777777" w:rsidTr="00CF4A03">
        <w:trPr>
          <w:trHeight w:val="270"/>
          <w:del w:id="49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14BC39C1" w14:textId="77777777" w:rsidR="00BC6C92" w:rsidRPr="00BC6C92" w:rsidDel="008F7B0C" w:rsidRDefault="00BC6C92" w:rsidP="00BC6C92">
            <w:pPr>
              <w:rPr>
                <w:del w:id="4979" w:author="Mr Richard P Williams" w:date="2016-10-03T22:42:00Z"/>
                <w:rFonts w:ascii="Times New Roman" w:eastAsia="Times New Roman" w:hAnsi="Times New Roman" w:cs="Times New Roman"/>
                <w:color w:val="000000"/>
                <w:sz w:val="20"/>
                <w:szCs w:val="20"/>
              </w:rPr>
            </w:pPr>
            <w:del w:id="4980"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1611" w:type="dxa"/>
            <w:hideMark/>
          </w:tcPr>
          <w:p w14:paraId="14005DF5"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81" w:author="Mr Richard P Williams" w:date="2016-10-03T22:42:00Z"/>
                <w:rFonts w:ascii="Times New Roman" w:eastAsia="Times New Roman" w:hAnsi="Times New Roman" w:cs="Times New Roman"/>
                <w:color w:val="000000"/>
                <w:sz w:val="20"/>
                <w:szCs w:val="20"/>
              </w:rPr>
            </w:pPr>
            <w:del w:id="4982"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640" w:type="dxa"/>
            <w:hideMark/>
          </w:tcPr>
          <w:p w14:paraId="6D21465C"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83" w:author="Mr Richard P Williams" w:date="2016-10-03T22:42:00Z"/>
                <w:rFonts w:ascii="Times New Roman" w:eastAsia="Times New Roman" w:hAnsi="Times New Roman" w:cs="Times New Roman"/>
                <w:color w:val="000000"/>
                <w:sz w:val="20"/>
                <w:szCs w:val="20"/>
              </w:rPr>
            </w:pPr>
            <w:del w:id="4984"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3627" w:type="dxa"/>
            <w:hideMark/>
          </w:tcPr>
          <w:p w14:paraId="309526C4"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85" w:author="Mr Richard P Williams" w:date="2016-10-03T22:42:00Z"/>
                <w:rFonts w:ascii="Times New Roman" w:eastAsia="Times New Roman" w:hAnsi="Times New Roman" w:cs="Times New Roman"/>
                <w:color w:val="000000"/>
                <w:sz w:val="20"/>
                <w:szCs w:val="20"/>
              </w:rPr>
            </w:pPr>
            <w:del w:id="4986" w:author="Mr Richard P Williams" w:date="2016-10-03T22:42:00Z">
              <w:r w:rsidRPr="00BC6C92" w:rsidDel="008F7B0C">
                <w:rPr>
                  <w:rFonts w:ascii="Times New Roman" w:eastAsia="Times New Roman" w:hAnsi="Times New Roman" w:cs="Times New Roman"/>
                  <w:color w:val="000000"/>
                  <w:sz w:val="20"/>
                  <w:szCs w:val="20"/>
                </w:rPr>
                <w:delText> </w:delText>
              </w:r>
            </w:del>
          </w:p>
        </w:tc>
      </w:tr>
      <w:tr w:rsidR="00BC6C92" w:rsidRPr="00BC6C92" w:rsidDel="008F7B0C" w14:paraId="714719EE" w14:textId="77777777" w:rsidTr="00CF4A03">
        <w:trPr>
          <w:cnfStyle w:val="000000100000" w:firstRow="0" w:lastRow="0" w:firstColumn="0" w:lastColumn="0" w:oddVBand="0" w:evenVBand="0" w:oddHBand="1" w:evenHBand="0" w:firstRowFirstColumn="0" w:firstRowLastColumn="0" w:lastRowFirstColumn="0" w:lastRowLastColumn="0"/>
          <w:trHeight w:val="525"/>
          <w:del w:id="498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99107D7" w14:textId="77777777" w:rsidR="00BC6C92" w:rsidRPr="00BC6C92" w:rsidDel="008F7B0C" w:rsidRDefault="00BC6C92" w:rsidP="00BC6C92">
            <w:pPr>
              <w:rPr>
                <w:del w:id="4988" w:author="Mr Richard P Williams" w:date="2016-10-03T22:42:00Z"/>
                <w:rFonts w:ascii="Times New Roman" w:eastAsia="Times New Roman" w:hAnsi="Times New Roman" w:cs="Times New Roman"/>
                <w:color w:val="000000"/>
                <w:sz w:val="20"/>
                <w:szCs w:val="20"/>
              </w:rPr>
            </w:pPr>
            <w:del w:id="4989" w:author="Mr Richard P Williams" w:date="2016-10-03T22:42:00Z">
              <w:r w:rsidRPr="00BC6C92" w:rsidDel="008F7B0C">
                <w:rPr>
                  <w:rFonts w:ascii="Times New Roman" w:eastAsia="Times New Roman" w:hAnsi="Times New Roman" w:cs="Times New Roman"/>
                  <w:color w:val="000000"/>
                  <w:sz w:val="20"/>
                  <w:szCs w:val="20"/>
                </w:rPr>
                <w:lastRenderedPageBreak/>
                <w:delText>User_view.Invc_Dtl.Invc_Upc_Num</w:delText>
              </w:r>
            </w:del>
          </w:p>
        </w:tc>
        <w:tc>
          <w:tcPr>
            <w:tcW w:w="1611" w:type="dxa"/>
            <w:hideMark/>
          </w:tcPr>
          <w:p w14:paraId="2BE6A7E3"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90" w:author="Mr Richard P Williams" w:date="2016-10-03T22:42:00Z"/>
                <w:rFonts w:ascii="Times New Roman" w:eastAsia="Times New Roman" w:hAnsi="Times New Roman" w:cs="Times New Roman"/>
                <w:color w:val="000000"/>
                <w:sz w:val="20"/>
                <w:szCs w:val="20"/>
              </w:rPr>
            </w:pPr>
            <w:del w:id="4991" w:author="Mr Richard P Williams" w:date="2016-10-03T22:42:00Z">
              <w:r w:rsidRPr="00BC6C92" w:rsidDel="008F7B0C">
                <w:rPr>
                  <w:rFonts w:ascii="Times New Roman" w:eastAsia="Times New Roman" w:hAnsi="Times New Roman" w:cs="Times New Roman"/>
                  <w:color w:val="000000"/>
                  <w:sz w:val="20"/>
                  <w:szCs w:val="20"/>
                </w:rPr>
                <w:delText>DECIMAL(14,0)</w:delText>
              </w:r>
            </w:del>
          </w:p>
        </w:tc>
        <w:tc>
          <w:tcPr>
            <w:tcW w:w="640" w:type="dxa"/>
            <w:hideMark/>
          </w:tcPr>
          <w:p w14:paraId="4AC36EB4"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92" w:author="Mr Richard P Williams" w:date="2016-10-03T22:42:00Z"/>
                <w:rFonts w:ascii="Times New Roman" w:eastAsia="Times New Roman" w:hAnsi="Times New Roman" w:cs="Times New Roman"/>
                <w:color w:val="000000"/>
                <w:sz w:val="20"/>
                <w:szCs w:val="20"/>
              </w:rPr>
            </w:pPr>
            <w:del w:id="4993" w:author="Mr Richard P Williams" w:date="2016-10-03T22:42:00Z">
              <w:r w:rsidRPr="00BC6C92" w:rsidDel="008F7B0C">
                <w:rPr>
                  <w:rFonts w:ascii="Times New Roman" w:eastAsia="Times New Roman" w:hAnsi="Times New Roman" w:cs="Times New Roman"/>
                  <w:color w:val="000000"/>
                  <w:sz w:val="20"/>
                  <w:szCs w:val="20"/>
                </w:rPr>
                <w:delText>35</w:delText>
              </w:r>
            </w:del>
          </w:p>
        </w:tc>
        <w:tc>
          <w:tcPr>
            <w:tcW w:w="3627" w:type="dxa"/>
            <w:hideMark/>
          </w:tcPr>
          <w:p w14:paraId="467AD4EB"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4994" w:author="Mr Richard P Williams" w:date="2016-10-03T22:42:00Z"/>
                <w:rFonts w:ascii="Times New Roman" w:eastAsia="Times New Roman" w:hAnsi="Times New Roman" w:cs="Times New Roman"/>
                <w:color w:val="000000"/>
                <w:sz w:val="20"/>
                <w:szCs w:val="20"/>
              </w:rPr>
            </w:pPr>
            <w:del w:id="4995" w:author="Mr Richard P Williams" w:date="2016-10-03T22:42:00Z">
              <w:r w:rsidRPr="00BC6C92" w:rsidDel="008F7B0C">
                <w:rPr>
                  <w:rFonts w:ascii="Times New Roman" w:eastAsia="Times New Roman" w:hAnsi="Times New Roman" w:cs="Times New Roman"/>
                  <w:color w:val="000000"/>
                  <w:sz w:val="20"/>
                  <w:szCs w:val="20"/>
                </w:rPr>
                <w:delText>Item UPC number on DSD invoices</w:delText>
              </w:r>
            </w:del>
          </w:p>
        </w:tc>
      </w:tr>
      <w:tr w:rsidR="00BC6C92" w:rsidRPr="00BC6C92" w:rsidDel="008F7B0C" w14:paraId="64E9074E" w14:textId="77777777" w:rsidTr="00CF4A03">
        <w:trPr>
          <w:trHeight w:val="525"/>
          <w:del w:id="499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4FBAA224" w14:textId="77777777" w:rsidR="00BC6C92" w:rsidRPr="00BC6C92" w:rsidDel="008F7B0C" w:rsidRDefault="00BC6C92" w:rsidP="00BC6C92">
            <w:pPr>
              <w:rPr>
                <w:del w:id="4997" w:author="Mr Richard P Williams" w:date="2016-10-03T22:42:00Z"/>
                <w:rFonts w:ascii="Times New Roman" w:eastAsia="Times New Roman" w:hAnsi="Times New Roman" w:cs="Times New Roman"/>
                <w:color w:val="000000"/>
                <w:sz w:val="20"/>
                <w:szCs w:val="20"/>
              </w:rPr>
            </w:pPr>
            <w:del w:id="4998" w:author="Mr Richard P Williams" w:date="2016-10-03T22:42:00Z">
              <w:r w:rsidRPr="00BC6C92" w:rsidDel="008F7B0C">
                <w:rPr>
                  <w:rFonts w:ascii="Times New Roman" w:eastAsia="Times New Roman" w:hAnsi="Times New Roman" w:cs="Times New Roman"/>
                  <w:color w:val="000000"/>
                  <w:sz w:val="20"/>
                  <w:szCs w:val="20"/>
                </w:rPr>
                <w:delText>User_view.Invc_Dtl.Itm_Nt_Cst</w:delText>
              </w:r>
            </w:del>
          </w:p>
        </w:tc>
        <w:tc>
          <w:tcPr>
            <w:tcW w:w="1611" w:type="dxa"/>
            <w:hideMark/>
          </w:tcPr>
          <w:p w14:paraId="45EB2175"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4999" w:author="Mr Richard P Williams" w:date="2016-10-03T22:42:00Z"/>
                <w:rFonts w:ascii="Times New Roman" w:eastAsia="Times New Roman" w:hAnsi="Times New Roman" w:cs="Times New Roman"/>
                <w:color w:val="000000"/>
                <w:sz w:val="20"/>
                <w:szCs w:val="20"/>
              </w:rPr>
            </w:pPr>
            <w:del w:id="5000" w:author="Mr Richard P Williams" w:date="2016-10-03T22:42:00Z">
              <w:r w:rsidRPr="00BC6C92" w:rsidDel="008F7B0C">
                <w:rPr>
                  <w:rFonts w:ascii="Times New Roman" w:eastAsia="Times New Roman" w:hAnsi="Times New Roman" w:cs="Times New Roman"/>
                  <w:color w:val="000000"/>
                  <w:sz w:val="20"/>
                  <w:szCs w:val="20"/>
                </w:rPr>
                <w:delText>DECIMAL(10,4)</w:delText>
              </w:r>
            </w:del>
          </w:p>
        </w:tc>
        <w:tc>
          <w:tcPr>
            <w:tcW w:w="640" w:type="dxa"/>
            <w:hideMark/>
          </w:tcPr>
          <w:p w14:paraId="686F724C"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01" w:author="Mr Richard P Williams" w:date="2016-10-03T22:42:00Z"/>
                <w:rFonts w:ascii="Times New Roman" w:eastAsia="Times New Roman" w:hAnsi="Times New Roman" w:cs="Times New Roman"/>
                <w:color w:val="000000"/>
                <w:sz w:val="20"/>
                <w:szCs w:val="20"/>
              </w:rPr>
            </w:pPr>
            <w:del w:id="5002" w:author="Mr Richard P Williams" w:date="2016-10-03T22:42:00Z">
              <w:r w:rsidRPr="00BC6C92" w:rsidDel="008F7B0C">
                <w:rPr>
                  <w:rFonts w:ascii="Times New Roman" w:eastAsia="Times New Roman" w:hAnsi="Times New Roman" w:cs="Times New Roman"/>
                  <w:color w:val="000000"/>
                  <w:sz w:val="20"/>
                  <w:szCs w:val="20"/>
                </w:rPr>
                <w:delText>36</w:delText>
              </w:r>
            </w:del>
          </w:p>
        </w:tc>
        <w:tc>
          <w:tcPr>
            <w:tcW w:w="3627" w:type="dxa"/>
            <w:hideMark/>
          </w:tcPr>
          <w:p w14:paraId="1680C3ED"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03" w:author="Mr Richard P Williams" w:date="2016-10-03T22:42:00Z"/>
                <w:rFonts w:ascii="Times New Roman" w:eastAsia="Times New Roman" w:hAnsi="Times New Roman" w:cs="Times New Roman"/>
                <w:color w:val="000000"/>
                <w:sz w:val="20"/>
                <w:szCs w:val="20"/>
              </w:rPr>
            </w:pPr>
            <w:del w:id="5004" w:author="Mr Richard P Williams" w:date="2016-10-03T22:42:00Z">
              <w:r w:rsidRPr="00BC6C92" w:rsidDel="008F7B0C">
                <w:rPr>
                  <w:rFonts w:ascii="Times New Roman" w:eastAsia="Times New Roman" w:hAnsi="Times New Roman" w:cs="Times New Roman"/>
                  <w:color w:val="000000"/>
                  <w:sz w:val="20"/>
                  <w:szCs w:val="20"/>
                </w:rPr>
                <w:delText>Item net cost for DSD items</w:delText>
              </w:r>
            </w:del>
          </w:p>
        </w:tc>
      </w:tr>
      <w:tr w:rsidR="00BC6C92" w:rsidRPr="00BC6C92" w:rsidDel="008F7B0C" w14:paraId="3BFD0D2C" w14:textId="77777777" w:rsidTr="00CF4A03">
        <w:trPr>
          <w:cnfStyle w:val="000000100000" w:firstRow="0" w:lastRow="0" w:firstColumn="0" w:lastColumn="0" w:oddVBand="0" w:evenVBand="0" w:oddHBand="1" w:evenHBand="0" w:firstRowFirstColumn="0" w:firstRowLastColumn="0" w:lastRowFirstColumn="0" w:lastRowLastColumn="0"/>
          <w:trHeight w:val="525"/>
          <w:del w:id="500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ACA1B9E" w14:textId="77777777" w:rsidR="00BC6C92" w:rsidRPr="00BC6C92" w:rsidDel="008F7B0C" w:rsidRDefault="00BC6C92" w:rsidP="00BC6C92">
            <w:pPr>
              <w:rPr>
                <w:del w:id="5006" w:author="Mr Richard P Williams" w:date="2016-10-03T22:42:00Z"/>
                <w:rFonts w:ascii="Times New Roman" w:eastAsia="Times New Roman" w:hAnsi="Times New Roman" w:cs="Times New Roman"/>
                <w:color w:val="000000"/>
                <w:sz w:val="20"/>
                <w:szCs w:val="20"/>
              </w:rPr>
            </w:pPr>
            <w:del w:id="5007" w:author="Mr Richard P Williams" w:date="2016-10-03T22:42:00Z">
              <w:r w:rsidRPr="00BC6C92" w:rsidDel="008F7B0C">
                <w:rPr>
                  <w:rFonts w:ascii="Times New Roman" w:eastAsia="Times New Roman" w:hAnsi="Times New Roman" w:cs="Times New Roman"/>
                  <w:color w:val="000000"/>
                  <w:sz w:val="20"/>
                  <w:szCs w:val="20"/>
                </w:rPr>
                <w:delText>User_view.Invc_Dtl.Host_Dl</w:delText>
              </w:r>
            </w:del>
          </w:p>
        </w:tc>
        <w:tc>
          <w:tcPr>
            <w:tcW w:w="1611" w:type="dxa"/>
            <w:hideMark/>
          </w:tcPr>
          <w:p w14:paraId="169265E6"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08" w:author="Mr Richard P Williams" w:date="2016-10-03T22:42:00Z"/>
                <w:rFonts w:ascii="Times New Roman" w:eastAsia="Times New Roman" w:hAnsi="Times New Roman" w:cs="Times New Roman"/>
                <w:color w:val="000000"/>
                <w:sz w:val="20"/>
                <w:szCs w:val="20"/>
              </w:rPr>
            </w:pPr>
            <w:del w:id="5009" w:author="Mr Richard P Williams" w:date="2016-10-03T22:42:00Z">
              <w:r w:rsidRPr="00BC6C92" w:rsidDel="008F7B0C">
                <w:rPr>
                  <w:rFonts w:ascii="Times New Roman" w:eastAsia="Times New Roman" w:hAnsi="Times New Roman" w:cs="Times New Roman"/>
                  <w:color w:val="000000"/>
                  <w:sz w:val="20"/>
                  <w:szCs w:val="20"/>
                </w:rPr>
                <w:delText>DECIMAL(10,2)</w:delText>
              </w:r>
            </w:del>
          </w:p>
        </w:tc>
        <w:tc>
          <w:tcPr>
            <w:tcW w:w="640" w:type="dxa"/>
            <w:hideMark/>
          </w:tcPr>
          <w:p w14:paraId="095BF8CE"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10" w:author="Mr Richard P Williams" w:date="2016-10-03T22:42:00Z"/>
                <w:rFonts w:ascii="Times New Roman" w:eastAsia="Times New Roman" w:hAnsi="Times New Roman" w:cs="Times New Roman"/>
                <w:color w:val="000000"/>
                <w:sz w:val="20"/>
                <w:szCs w:val="20"/>
              </w:rPr>
            </w:pPr>
            <w:del w:id="5011" w:author="Mr Richard P Williams" w:date="2016-10-03T22:42:00Z">
              <w:r w:rsidRPr="00BC6C92" w:rsidDel="008F7B0C">
                <w:rPr>
                  <w:rFonts w:ascii="Times New Roman" w:eastAsia="Times New Roman" w:hAnsi="Times New Roman" w:cs="Times New Roman"/>
                  <w:color w:val="000000"/>
                  <w:sz w:val="20"/>
                  <w:szCs w:val="20"/>
                </w:rPr>
                <w:delText>37</w:delText>
              </w:r>
            </w:del>
          </w:p>
        </w:tc>
        <w:tc>
          <w:tcPr>
            <w:tcW w:w="3627" w:type="dxa"/>
            <w:hideMark/>
          </w:tcPr>
          <w:p w14:paraId="2864BEEB"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12" w:author="Mr Richard P Williams" w:date="2016-10-03T22:42:00Z"/>
                <w:rFonts w:ascii="Times New Roman" w:eastAsia="Times New Roman" w:hAnsi="Times New Roman" w:cs="Times New Roman"/>
                <w:color w:val="000000"/>
                <w:sz w:val="20"/>
                <w:szCs w:val="20"/>
              </w:rPr>
            </w:pPr>
            <w:del w:id="5013" w:author="Mr Richard P Williams" w:date="2016-10-03T22:42:00Z">
              <w:r w:rsidRPr="00BC6C92" w:rsidDel="008F7B0C">
                <w:rPr>
                  <w:rFonts w:ascii="Times New Roman" w:eastAsia="Times New Roman" w:hAnsi="Times New Roman" w:cs="Times New Roman"/>
                  <w:color w:val="000000"/>
                  <w:sz w:val="20"/>
                  <w:szCs w:val="20"/>
                </w:rPr>
                <w:delText> </w:delText>
              </w:r>
            </w:del>
          </w:p>
        </w:tc>
      </w:tr>
      <w:tr w:rsidR="00BC6C92" w:rsidRPr="00BC6C92" w:rsidDel="008F7B0C" w14:paraId="492C5E4B" w14:textId="77777777" w:rsidTr="00CF4A03">
        <w:trPr>
          <w:trHeight w:val="525"/>
          <w:del w:id="501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5EF159E" w14:textId="77777777" w:rsidR="00BC6C92" w:rsidRPr="00BC6C92" w:rsidDel="008F7B0C" w:rsidRDefault="00BC6C92" w:rsidP="00BC6C92">
            <w:pPr>
              <w:rPr>
                <w:del w:id="5015" w:author="Mr Richard P Williams" w:date="2016-10-03T22:42:00Z"/>
                <w:rFonts w:ascii="Times New Roman" w:eastAsia="Times New Roman" w:hAnsi="Times New Roman" w:cs="Times New Roman"/>
                <w:color w:val="000000"/>
                <w:sz w:val="20"/>
                <w:szCs w:val="20"/>
              </w:rPr>
            </w:pPr>
            <w:del w:id="5016" w:author="Mr Richard P Williams" w:date="2016-10-03T22:42:00Z">
              <w:r w:rsidRPr="00BC6C92" w:rsidDel="008F7B0C">
                <w:rPr>
                  <w:rFonts w:ascii="Times New Roman" w:eastAsia="Times New Roman" w:hAnsi="Times New Roman" w:cs="Times New Roman"/>
                  <w:color w:val="000000"/>
                  <w:sz w:val="20"/>
                  <w:szCs w:val="20"/>
                </w:rPr>
                <w:delText>User_view.Invc_Dtl.Itm_Cst_Chg_Flg</w:delText>
              </w:r>
            </w:del>
          </w:p>
        </w:tc>
        <w:tc>
          <w:tcPr>
            <w:tcW w:w="1611" w:type="dxa"/>
            <w:hideMark/>
          </w:tcPr>
          <w:p w14:paraId="701D36EC"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17" w:author="Mr Richard P Williams" w:date="2016-10-03T22:42:00Z"/>
                <w:rFonts w:ascii="Times New Roman" w:eastAsia="Times New Roman" w:hAnsi="Times New Roman" w:cs="Times New Roman"/>
                <w:color w:val="000000"/>
                <w:sz w:val="20"/>
                <w:szCs w:val="20"/>
              </w:rPr>
            </w:pPr>
            <w:del w:id="5018" w:author="Mr Richard P Williams" w:date="2016-10-03T22:42:00Z">
              <w:r w:rsidRPr="00BC6C92" w:rsidDel="008F7B0C">
                <w:rPr>
                  <w:rFonts w:ascii="Times New Roman" w:eastAsia="Times New Roman" w:hAnsi="Times New Roman" w:cs="Times New Roman"/>
                  <w:color w:val="000000"/>
                  <w:sz w:val="20"/>
                  <w:szCs w:val="20"/>
                </w:rPr>
                <w:delText>CHAR(1)</w:delText>
              </w:r>
            </w:del>
          </w:p>
        </w:tc>
        <w:tc>
          <w:tcPr>
            <w:tcW w:w="640" w:type="dxa"/>
            <w:hideMark/>
          </w:tcPr>
          <w:p w14:paraId="2BD0E490"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19" w:author="Mr Richard P Williams" w:date="2016-10-03T22:42:00Z"/>
                <w:rFonts w:ascii="Times New Roman" w:eastAsia="Times New Roman" w:hAnsi="Times New Roman" w:cs="Times New Roman"/>
                <w:color w:val="000000"/>
                <w:sz w:val="20"/>
                <w:szCs w:val="20"/>
              </w:rPr>
            </w:pPr>
            <w:del w:id="5020" w:author="Mr Richard P Williams" w:date="2016-10-03T22:42:00Z">
              <w:r w:rsidRPr="00BC6C92" w:rsidDel="008F7B0C">
                <w:rPr>
                  <w:rFonts w:ascii="Times New Roman" w:eastAsia="Times New Roman" w:hAnsi="Times New Roman" w:cs="Times New Roman"/>
                  <w:color w:val="000000"/>
                  <w:sz w:val="20"/>
                  <w:szCs w:val="20"/>
                </w:rPr>
                <w:delText>38</w:delText>
              </w:r>
            </w:del>
          </w:p>
        </w:tc>
        <w:tc>
          <w:tcPr>
            <w:tcW w:w="3627" w:type="dxa"/>
            <w:hideMark/>
          </w:tcPr>
          <w:p w14:paraId="07DD204A"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21" w:author="Mr Richard P Williams" w:date="2016-10-03T22:42:00Z"/>
                <w:rFonts w:ascii="Times New Roman" w:eastAsia="Times New Roman" w:hAnsi="Times New Roman" w:cs="Times New Roman"/>
                <w:color w:val="000000"/>
                <w:sz w:val="20"/>
                <w:szCs w:val="20"/>
              </w:rPr>
            </w:pPr>
            <w:del w:id="5022" w:author="Mr Richard P Williams" w:date="2016-10-03T22:42:00Z">
              <w:r w:rsidRPr="00BC6C92" w:rsidDel="008F7B0C">
                <w:rPr>
                  <w:rFonts w:ascii="Times New Roman" w:eastAsia="Times New Roman" w:hAnsi="Times New Roman" w:cs="Times New Roman"/>
                  <w:color w:val="000000"/>
                  <w:sz w:val="20"/>
                  <w:szCs w:val="20"/>
                </w:rPr>
                <w:delText>Invoice cost change flag</w:delText>
              </w:r>
            </w:del>
          </w:p>
        </w:tc>
      </w:tr>
      <w:tr w:rsidR="00BC6C92" w:rsidRPr="00BC6C92" w:rsidDel="008F7B0C" w14:paraId="57CDE83D" w14:textId="77777777" w:rsidTr="00CF4A03">
        <w:trPr>
          <w:cnfStyle w:val="000000100000" w:firstRow="0" w:lastRow="0" w:firstColumn="0" w:lastColumn="0" w:oddVBand="0" w:evenVBand="0" w:oddHBand="1" w:evenHBand="0" w:firstRowFirstColumn="0" w:firstRowLastColumn="0" w:lastRowFirstColumn="0" w:lastRowLastColumn="0"/>
          <w:trHeight w:val="525"/>
          <w:del w:id="502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462A51EA" w14:textId="77777777" w:rsidR="00BC6C92" w:rsidRPr="00BC6C92" w:rsidDel="008F7B0C" w:rsidRDefault="00BC6C92" w:rsidP="00BC6C92">
            <w:pPr>
              <w:rPr>
                <w:del w:id="5024" w:author="Mr Richard P Williams" w:date="2016-10-03T22:42:00Z"/>
                <w:rFonts w:ascii="Times New Roman" w:eastAsia="Times New Roman" w:hAnsi="Times New Roman" w:cs="Times New Roman"/>
                <w:color w:val="000000"/>
                <w:sz w:val="20"/>
                <w:szCs w:val="20"/>
              </w:rPr>
            </w:pPr>
            <w:del w:id="5025" w:author="Mr Richard P Williams" w:date="2016-10-03T22:42:00Z">
              <w:r w:rsidRPr="00BC6C92" w:rsidDel="008F7B0C">
                <w:rPr>
                  <w:rFonts w:ascii="Times New Roman" w:eastAsia="Times New Roman" w:hAnsi="Times New Roman" w:cs="Times New Roman"/>
                  <w:color w:val="000000"/>
                  <w:sz w:val="20"/>
                  <w:szCs w:val="20"/>
                </w:rPr>
                <w:delText>User_view.Invc_Dtl.Itm_Cst_Dif_Flg</w:delText>
              </w:r>
            </w:del>
          </w:p>
        </w:tc>
        <w:tc>
          <w:tcPr>
            <w:tcW w:w="1611" w:type="dxa"/>
            <w:hideMark/>
          </w:tcPr>
          <w:p w14:paraId="609562B6"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26" w:author="Mr Richard P Williams" w:date="2016-10-03T22:42:00Z"/>
                <w:rFonts w:ascii="Times New Roman" w:eastAsia="Times New Roman" w:hAnsi="Times New Roman" w:cs="Times New Roman"/>
                <w:color w:val="000000"/>
                <w:sz w:val="20"/>
                <w:szCs w:val="20"/>
              </w:rPr>
            </w:pPr>
            <w:del w:id="5027" w:author="Mr Richard P Williams" w:date="2016-10-03T22:42:00Z">
              <w:r w:rsidRPr="00BC6C92" w:rsidDel="008F7B0C">
                <w:rPr>
                  <w:rFonts w:ascii="Times New Roman" w:eastAsia="Times New Roman" w:hAnsi="Times New Roman" w:cs="Times New Roman"/>
                  <w:color w:val="000000"/>
                  <w:sz w:val="20"/>
                  <w:szCs w:val="20"/>
                </w:rPr>
                <w:delText>CHAR(1)</w:delText>
              </w:r>
            </w:del>
          </w:p>
        </w:tc>
        <w:tc>
          <w:tcPr>
            <w:tcW w:w="640" w:type="dxa"/>
            <w:hideMark/>
          </w:tcPr>
          <w:p w14:paraId="5DF8BEC0"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28" w:author="Mr Richard P Williams" w:date="2016-10-03T22:42:00Z"/>
                <w:rFonts w:ascii="Times New Roman" w:eastAsia="Times New Roman" w:hAnsi="Times New Roman" w:cs="Times New Roman"/>
                <w:color w:val="000000"/>
                <w:sz w:val="20"/>
                <w:szCs w:val="20"/>
              </w:rPr>
            </w:pPr>
            <w:del w:id="5029" w:author="Mr Richard P Williams" w:date="2016-10-03T22:42:00Z">
              <w:r w:rsidRPr="00BC6C92" w:rsidDel="008F7B0C">
                <w:rPr>
                  <w:rFonts w:ascii="Times New Roman" w:eastAsia="Times New Roman" w:hAnsi="Times New Roman" w:cs="Times New Roman"/>
                  <w:color w:val="000000"/>
                  <w:sz w:val="20"/>
                  <w:szCs w:val="20"/>
                </w:rPr>
                <w:delText>39</w:delText>
              </w:r>
            </w:del>
          </w:p>
        </w:tc>
        <w:tc>
          <w:tcPr>
            <w:tcW w:w="3627" w:type="dxa"/>
            <w:hideMark/>
          </w:tcPr>
          <w:p w14:paraId="2ABAB567"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30" w:author="Mr Richard P Williams" w:date="2016-10-03T22:42:00Z"/>
                <w:rFonts w:ascii="Times New Roman" w:eastAsia="Times New Roman" w:hAnsi="Times New Roman" w:cs="Times New Roman"/>
                <w:color w:val="000000"/>
                <w:sz w:val="20"/>
                <w:szCs w:val="20"/>
              </w:rPr>
            </w:pPr>
            <w:del w:id="5031" w:author="Mr Richard P Williams" w:date="2016-10-03T22:42:00Z">
              <w:r w:rsidRPr="00BC6C92" w:rsidDel="008F7B0C">
                <w:rPr>
                  <w:rFonts w:ascii="Times New Roman" w:eastAsia="Times New Roman" w:hAnsi="Times New Roman" w:cs="Times New Roman"/>
                  <w:color w:val="000000"/>
                  <w:sz w:val="20"/>
                  <w:szCs w:val="20"/>
                </w:rPr>
                <w:delText>Invoice difference flag</w:delText>
              </w:r>
            </w:del>
          </w:p>
        </w:tc>
      </w:tr>
      <w:tr w:rsidR="00BC6C92" w:rsidRPr="00BC6C92" w:rsidDel="008F7B0C" w14:paraId="4C254495" w14:textId="77777777" w:rsidTr="00CF4A03">
        <w:trPr>
          <w:trHeight w:val="525"/>
          <w:del w:id="503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1153525E" w14:textId="77777777" w:rsidR="00BC6C92" w:rsidRPr="00BC6C92" w:rsidDel="008F7B0C" w:rsidRDefault="00BC6C92" w:rsidP="00BC6C92">
            <w:pPr>
              <w:rPr>
                <w:del w:id="5033" w:author="Mr Richard P Williams" w:date="2016-10-03T22:42:00Z"/>
                <w:rFonts w:ascii="Times New Roman" w:eastAsia="Times New Roman" w:hAnsi="Times New Roman" w:cs="Times New Roman"/>
                <w:color w:val="000000"/>
                <w:sz w:val="20"/>
                <w:szCs w:val="20"/>
              </w:rPr>
            </w:pPr>
            <w:del w:id="5034" w:author="Mr Richard P Williams" w:date="2016-10-03T22:42:00Z">
              <w:r w:rsidRPr="00BC6C92" w:rsidDel="008F7B0C">
                <w:rPr>
                  <w:rFonts w:ascii="Times New Roman" w:eastAsia="Times New Roman" w:hAnsi="Times New Roman" w:cs="Times New Roman"/>
                  <w:color w:val="000000"/>
                  <w:sz w:val="20"/>
                  <w:szCs w:val="20"/>
                </w:rPr>
                <w:delText>User_view.Invc_Dtl.Host_Recv_Uom</w:delText>
              </w:r>
            </w:del>
          </w:p>
        </w:tc>
        <w:tc>
          <w:tcPr>
            <w:tcW w:w="1611" w:type="dxa"/>
            <w:hideMark/>
          </w:tcPr>
          <w:p w14:paraId="448B8A55"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35" w:author="Mr Richard P Williams" w:date="2016-10-03T22:42:00Z"/>
                <w:rFonts w:ascii="Times New Roman" w:eastAsia="Times New Roman" w:hAnsi="Times New Roman" w:cs="Times New Roman"/>
                <w:color w:val="000000"/>
                <w:sz w:val="20"/>
                <w:szCs w:val="20"/>
              </w:rPr>
            </w:pPr>
            <w:del w:id="5036" w:author="Mr Richard P Williams" w:date="2016-10-03T22:42:00Z">
              <w:r w:rsidRPr="00BC6C92" w:rsidDel="008F7B0C">
                <w:rPr>
                  <w:rFonts w:ascii="Times New Roman" w:eastAsia="Times New Roman" w:hAnsi="Times New Roman" w:cs="Times New Roman"/>
                  <w:color w:val="000000"/>
                  <w:sz w:val="20"/>
                  <w:szCs w:val="20"/>
                </w:rPr>
                <w:delText>CHAR(1)</w:delText>
              </w:r>
            </w:del>
          </w:p>
        </w:tc>
        <w:tc>
          <w:tcPr>
            <w:tcW w:w="640" w:type="dxa"/>
            <w:hideMark/>
          </w:tcPr>
          <w:p w14:paraId="3846C2D6"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37" w:author="Mr Richard P Williams" w:date="2016-10-03T22:42:00Z"/>
                <w:rFonts w:ascii="Times New Roman" w:eastAsia="Times New Roman" w:hAnsi="Times New Roman" w:cs="Times New Roman"/>
                <w:color w:val="000000"/>
                <w:sz w:val="20"/>
                <w:szCs w:val="20"/>
              </w:rPr>
            </w:pPr>
            <w:del w:id="5038" w:author="Mr Richard P Williams" w:date="2016-10-03T22:42:00Z">
              <w:r w:rsidRPr="00BC6C92" w:rsidDel="008F7B0C">
                <w:rPr>
                  <w:rFonts w:ascii="Times New Roman" w:eastAsia="Times New Roman" w:hAnsi="Times New Roman" w:cs="Times New Roman"/>
                  <w:color w:val="000000"/>
                  <w:sz w:val="20"/>
                  <w:szCs w:val="20"/>
                </w:rPr>
                <w:delText>40</w:delText>
              </w:r>
            </w:del>
          </w:p>
        </w:tc>
        <w:tc>
          <w:tcPr>
            <w:tcW w:w="3627" w:type="dxa"/>
            <w:hideMark/>
          </w:tcPr>
          <w:p w14:paraId="0DAD4B0F"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39" w:author="Mr Richard P Williams" w:date="2016-10-03T22:42:00Z"/>
                <w:rFonts w:ascii="Times New Roman" w:eastAsia="Times New Roman" w:hAnsi="Times New Roman" w:cs="Times New Roman"/>
                <w:color w:val="000000"/>
                <w:sz w:val="20"/>
                <w:szCs w:val="20"/>
              </w:rPr>
            </w:pPr>
            <w:del w:id="5040" w:author="Mr Richard P Williams" w:date="2016-10-03T22:42:00Z">
              <w:r w:rsidRPr="00BC6C92" w:rsidDel="008F7B0C">
                <w:rPr>
                  <w:rFonts w:ascii="Times New Roman" w:eastAsia="Times New Roman" w:hAnsi="Times New Roman" w:cs="Times New Roman"/>
                  <w:color w:val="000000"/>
                  <w:sz w:val="20"/>
                  <w:szCs w:val="20"/>
                </w:rPr>
                <w:delText>Host DSD system receiving unit of measure.</w:delText>
              </w:r>
            </w:del>
          </w:p>
        </w:tc>
      </w:tr>
      <w:tr w:rsidR="00BC6C92" w:rsidRPr="00BC6C92" w:rsidDel="008F7B0C" w14:paraId="34024D1F" w14:textId="77777777" w:rsidTr="00CF4A03">
        <w:trPr>
          <w:cnfStyle w:val="000000100000" w:firstRow="0" w:lastRow="0" w:firstColumn="0" w:lastColumn="0" w:oddVBand="0" w:evenVBand="0" w:oddHBand="1" w:evenHBand="0" w:firstRowFirstColumn="0" w:firstRowLastColumn="0" w:lastRowFirstColumn="0" w:lastRowLastColumn="0"/>
          <w:trHeight w:val="270"/>
          <w:del w:id="504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4CC4E291" w14:textId="77777777" w:rsidR="00BC6C92" w:rsidRPr="00BC6C92" w:rsidDel="008F7B0C" w:rsidRDefault="00BC6C92" w:rsidP="00BC6C92">
            <w:pPr>
              <w:rPr>
                <w:del w:id="5042" w:author="Mr Richard P Williams" w:date="2016-10-03T22:42:00Z"/>
                <w:rFonts w:ascii="Times New Roman" w:eastAsia="Times New Roman" w:hAnsi="Times New Roman" w:cs="Times New Roman"/>
                <w:color w:val="000000"/>
                <w:sz w:val="20"/>
                <w:szCs w:val="20"/>
              </w:rPr>
            </w:pPr>
            <w:del w:id="5043" w:author="Mr Richard P Williams" w:date="2016-10-03T22:42:00Z">
              <w:r w:rsidRPr="00BC6C92" w:rsidDel="008F7B0C">
                <w:rPr>
                  <w:rFonts w:ascii="Times New Roman" w:eastAsia="Times New Roman" w:hAnsi="Times New Roman" w:cs="Times New Roman"/>
                  <w:color w:val="000000"/>
                  <w:sz w:val="20"/>
                  <w:szCs w:val="20"/>
                </w:rPr>
                <w:delText>User_view.Invc_Dtl.Orgn</w:delText>
              </w:r>
            </w:del>
          </w:p>
        </w:tc>
        <w:tc>
          <w:tcPr>
            <w:tcW w:w="1611" w:type="dxa"/>
            <w:hideMark/>
          </w:tcPr>
          <w:p w14:paraId="3834B7BB"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44" w:author="Mr Richard P Williams" w:date="2016-10-03T22:42:00Z"/>
                <w:rFonts w:ascii="Times New Roman" w:eastAsia="Times New Roman" w:hAnsi="Times New Roman" w:cs="Times New Roman"/>
                <w:color w:val="000000"/>
                <w:sz w:val="20"/>
                <w:szCs w:val="20"/>
              </w:rPr>
            </w:pPr>
            <w:del w:id="5045" w:author="Mr Richard P Williams" w:date="2016-10-03T22:42:00Z">
              <w:r w:rsidRPr="00BC6C92" w:rsidDel="008F7B0C">
                <w:rPr>
                  <w:rFonts w:ascii="Times New Roman" w:eastAsia="Times New Roman" w:hAnsi="Times New Roman" w:cs="Times New Roman"/>
                  <w:color w:val="000000"/>
                  <w:sz w:val="20"/>
                  <w:szCs w:val="20"/>
                </w:rPr>
                <w:delText>CHAR(1)</w:delText>
              </w:r>
            </w:del>
          </w:p>
        </w:tc>
        <w:tc>
          <w:tcPr>
            <w:tcW w:w="640" w:type="dxa"/>
            <w:hideMark/>
          </w:tcPr>
          <w:p w14:paraId="59795FB7"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46" w:author="Mr Richard P Williams" w:date="2016-10-03T22:42:00Z"/>
                <w:rFonts w:ascii="Times New Roman" w:eastAsia="Times New Roman" w:hAnsi="Times New Roman" w:cs="Times New Roman"/>
                <w:color w:val="000000"/>
                <w:sz w:val="20"/>
                <w:szCs w:val="20"/>
              </w:rPr>
            </w:pPr>
            <w:del w:id="5047" w:author="Mr Richard P Williams" w:date="2016-10-03T22:42:00Z">
              <w:r w:rsidRPr="00BC6C92" w:rsidDel="008F7B0C">
                <w:rPr>
                  <w:rFonts w:ascii="Times New Roman" w:eastAsia="Times New Roman" w:hAnsi="Times New Roman" w:cs="Times New Roman"/>
                  <w:color w:val="000000"/>
                  <w:sz w:val="20"/>
                  <w:szCs w:val="20"/>
                </w:rPr>
                <w:delText>41</w:delText>
              </w:r>
            </w:del>
          </w:p>
        </w:tc>
        <w:tc>
          <w:tcPr>
            <w:tcW w:w="3627" w:type="dxa"/>
            <w:hideMark/>
          </w:tcPr>
          <w:p w14:paraId="2059E711"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48" w:author="Mr Richard P Williams" w:date="2016-10-03T22:42:00Z"/>
                <w:rFonts w:ascii="Times New Roman" w:eastAsia="Times New Roman" w:hAnsi="Times New Roman" w:cs="Times New Roman"/>
                <w:color w:val="000000"/>
                <w:sz w:val="20"/>
                <w:szCs w:val="20"/>
              </w:rPr>
            </w:pPr>
            <w:del w:id="5049" w:author="Mr Richard P Williams" w:date="2016-10-03T22:42:00Z">
              <w:r w:rsidRPr="00BC6C92" w:rsidDel="008F7B0C">
                <w:rPr>
                  <w:rFonts w:ascii="Times New Roman" w:eastAsia="Times New Roman" w:hAnsi="Times New Roman" w:cs="Times New Roman"/>
                  <w:color w:val="000000"/>
                  <w:sz w:val="20"/>
                  <w:szCs w:val="20"/>
                </w:rPr>
                <w:delText>Invoice origination</w:delText>
              </w:r>
            </w:del>
          </w:p>
        </w:tc>
      </w:tr>
      <w:tr w:rsidR="00BC6C92" w:rsidRPr="00BC6C92" w:rsidDel="008F7B0C" w14:paraId="16F25A31" w14:textId="77777777" w:rsidTr="00CF4A03">
        <w:trPr>
          <w:trHeight w:val="270"/>
          <w:del w:id="505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7555ED9" w14:textId="77777777" w:rsidR="00BC6C92" w:rsidRPr="00BC6C92" w:rsidDel="008F7B0C" w:rsidRDefault="00BC6C92" w:rsidP="00BC6C92">
            <w:pPr>
              <w:rPr>
                <w:del w:id="5051" w:author="Mr Richard P Williams" w:date="2016-10-03T22:42:00Z"/>
                <w:rFonts w:ascii="Times New Roman" w:eastAsia="Times New Roman" w:hAnsi="Times New Roman" w:cs="Times New Roman"/>
                <w:color w:val="000000"/>
                <w:sz w:val="20"/>
                <w:szCs w:val="20"/>
              </w:rPr>
            </w:pPr>
            <w:del w:id="5052" w:author="Mr Richard P Williams" w:date="2016-10-03T22:42:00Z">
              <w:r w:rsidRPr="00BC6C92" w:rsidDel="008F7B0C">
                <w:rPr>
                  <w:rFonts w:ascii="Times New Roman" w:eastAsia="Times New Roman" w:hAnsi="Times New Roman" w:cs="Times New Roman"/>
                  <w:color w:val="000000"/>
                  <w:sz w:val="20"/>
                  <w:szCs w:val="20"/>
                </w:rPr>
                <w:delText>User_view.Invc_Dtl.Invc_Src</w:delText>
              </w:r>
            </w:del>
          </w:p>
        </w:tc>
        <w:tc>
          <w:tcPr>
            <w:tcW w:w="1611" w:type="dxa"/>
            <w:hideMark/>
          </w:tcPr>
          <w:p w14:paraId="01249AB4"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53" w:author="Mr Richard P Williams" w:date="2016-10-03T22:42:00Z"/>
                <w:rFonts w:ascii="Times New Roman" w:eastAsia="Times New Roman" w:hAnsi="Times New Roman" w:cs="Times New Roman"/>
                <w:color w:val="000000"/>
                <w:sz w:val="20"/>
                <w:szCs w:val="20"/>
              </w:rPr>
            </w:pPr>
            <w:del w:id="5054" w:author="Mr Richard P Williams" w:date="2016-10-03T22:42:00Z">
              <w:r w:rsidRPr="00BC6C92" w:rsidDel="008F7B0C">
                <w:rPr>
                  <w:rFonts w:ascii="Times New Roman" w:eastAsia="Times New Roman" w:hAnsi="Times New Roman" w:cs="Times New Roman"/>
                  <w:color w:val="000000"/>
                  <w:sz w:val="20"/>
                  <w:szCs w:val="20"/>
                </w:rPr>
                <w:delText>INTEGER</w:delText>
              </w:r>
            </w:del>
          </w:p>
        </w:tc>
        <w:tc>
          <w:tcPr>
            <w:tcW w:w="640" w:type="dxa"/>
            <w:hideMark/>
          </w:tcPr>
          <w:p w14:paraId="744FA622"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55" w:author="Mr Richard P Williams" w:date="2016-10-03T22:42:00Z"/>
                <w:rFonts w:ascii="Times New Roman" w:eastAsia="Times New Roman" w:hAnsi="Times New Roman" w:cs="Times New Roman"/>
                <w:color w:val="000000"/>
                <w:sz w:val="20"/>
                <w:szCs w:val="20"/>
              </w:rPr>
            </w:pPr>
            <w:del w:id="5056" w:author="Mr Richard P Williams" w:date="2016-10-03T22:42:00Z">
              <w:r w:rsidRPr="00BC6C92" w:rsidDel="008F7B0C">
                <w:rPr>
                  <w:rFonts w:ascii="Times New Roman" w:eastAsia="Times New Roman" w:hAnsi="Times New Roman" w:cs="Times New Roman"/>
                  <w:color w:val="000000"/>
                  <w:sz w:val="20"/>
                  <w:szCs w:val="20"/>
                </w:rPr>
                <w:delText>42</w:delText>
              </w:r>
            </w:del>
          </w:p>
        </w:tc>
        <w:tc>
          <w:tcPr>
            <w:tcW w:w="3627" w:type="dxa"/>
            <w:hideMark/>
          </w:tcPr>
          <w:p w14:paraId="2EA54FC7"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57" w:author="Mr Richard P Williams" w:date="2016-10-03T22:42:00Z"/>
                <w:rFonts w:ascii="Times New Roman" w:eastAsia="Times New Roman" w:hAnsi="Times New Roman" w:cs="Times New Roman"/>
                <w:color w:val="000000"/>
                <w:sz w:val="20"/>
                <w:szCs w:val="20"/>
              </w:rPr>
            </w:pPr>
            <w:del w:id="5058" w:author="Mr Richard P Williams" w:date="2016-10-03T22:42:00Z">
              <w:r w:rsidRPr="00BC6C92" w:rsidDel="008F7B0C">
                <w:rPr>
                  <w:rFonts w:ascii="Times New Roman" w:eastAsia="Times New Roman" w:hAnsi="Times New Roman" w:cs="Times New Roman"/>
                  <w:color w:val="000000"/>
                  <w:sz w:val="20"/>
                  <w:szCs w:val="20"/>
                </w:rPr>
                <w:delText>Invoice source</w:delText>
              </w:r>
            </w:del>
          </w:p>
        </w:tc>
      </w:tr>
      <w:tr w:rsidR="00BC6C92" w:rsidRPr="00BC6C92" w:rsidDel="008F7B0C" w14:paraId="3A59CB1F" w14:textId="77777777" w:rsidTr="00CF4A03">
        <w:trPr>
          <w:cnfStyle w:val="000000100000" w:firstRow="0" w:lastRow="0" w:firstColumn="0" w:lastColumn="0" w:oddVBand="0" w:evenVBand="0" w:oddHBand="1" w:evenHBand="0" w:firstRowFirstColumn="0" w:firstRowLastColumn="0" w:lastRowFirstColumn="0" w:lastRowLastColumn="0"/>
          <w:trHeight w:val="270"/>
          <w:del w:id="505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6A7AB58F" w14:textId="77777777" w:rsidR="00BC6C92" w:rsidRPr="00BC6C92" w:rsidDel="008F7B0C" w:rsidRDefault="00BC6C92" w:rsidP="00BC6C92">
            <w:pPr>
              <w:rPr>
                <w:del w:id="5060" w:author="Mr Richard P Williams" w:date="2016-10-03T22:42:00Z"/>
                <w:rFonts w:ascii="Times New Roman" w:eastAsia="Times New Roman" w:hAnsi="Times New Roman" w:cs="Times New Roman"/>
                <w:color w:val="000000"/>
                <w:sz w:val="20"/>
                <w:szCs w:val="20"/>
              </w:rPr>
            </w:pPr>
            <w:del w:id="5061" w:author="Mr Richard P Williams" w:date="2016-10-03T22:42:00Z">
              <w:r w:rsidRPr="00BC6C92" w:rsidDel="008F7B0C">
                <w:rPr>
                  <w:rFonts w:ascii="Times New Roman" w:eastAsia="Times New Roman" w:hAnsi="Times New Roman" w:cs="Times New Roman"/>
                  <w:color w:val="000000"/>
                  <w:sz w:val="20"/>
                  <w:szCs w:val="20"/>
                </w:rPr>
                <w:delText>Rtl_Adm_Flg</w:delText>
              </w:r>
            </w:del>
          </w:p>
        </w:tc>
        <w:tc>
          <w:tcPr>
            <w:tcW w:w="1611" w:type="dxa"/>
            <w:hideMark/>
          </w:tcPr>
          <w:p w14:paraId="00940BCA"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62" w:author="Mr Richard P Williams" w:date="2016-10-03T22:42:00Z"/>
                <w:rFonts w:ascii="Times New Roman" w:eastAsia="Times New Roman" w:hAnsi="Times New Roman" w:cs="Times New Roman"/>
                <w:color w:val="000000"/>
                <w:sz w:val="20"/>
                <w:szCs w:val="20"/>
              </w:rPr>
            </w:pPr>
            <w:del w:id="5063" w:author="Mr Richard P Williams" w:date="2016-10-03T22:42:00Z">
              <w:r w:rsidRPr="00BC6C92" w:rsidDel="008F7B0C">
                <w:rPr>
                  <w:rFonts w:ascii="Times New Roman" w:eastAsia="Times New Roman" w:hAnsi="Times New Roman" w:cs="Times New Roman"/>
                  <w:color w:val="000000"/>
                  <w:sz w:val="20"/>
                  <w:szCs w:val="20"/>
                </w:rPr>
                <w:delText>CHAR(1)</w:delText>
              </w:r>
            </w:del>
          </w:p>
        </w:tc>
        <w:tc>
          <w:tcPr>
            <w:tcW w:w="640" w:type="dxa"/>
            <w:hideMark/>
          </w:tcPr>
          <w:p w14:paraId="4A94F9E2"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64" w:author="Mr Richard P Williams" w:date="2016-10-03T22:42:00Z"/>
                <w:rFonts w:ascii="Times New Roman" w:eastAsia="Times New Roman" w:hAnsi="Times New Roman" w:cs="Times New Roman"/>
                <w:color w:val="000000"/>
                <w:sz w:val="20"/>
                <w:szCs w:val="20"/>
              </w:rPr>
            </w:pPr>
            <w:del w:id="5065" w:author="Mr Richard P Williams" w:date="2016-10-03T22:42:00Z">
              <w:r w:rsidRPr="00BC6C92" w:rsidDel="008F7B0C">
                <w:rPr>
                  <w:rFonts w:ascii="Times New Roman" w:eastAsia="Times New Roman" w:hAnsi="Times New Roman" w:cs="Times New Roman"/>
                  <w:color w:val="000000"/>
                  <w:sz w:val="20"/>
                  <w:szCs w:val="20"/>
                </w:rPr>
                <w:delText>45</w:delText>
              </w:r>
            </w:del>
          </w:p>
        </w:tc>
        <w:tc>
          <w:tcPr>
            <w:tcW w:w="3627" w:type="dxa"/>
            <w:hideMark/>
          </w:tcPr>
          <w:p w14:paraId="5043211A"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66" w:author="Mr Richard P Williams" w:date="2016-10-03T22:42:00Z"/>
                <w:rFonts w:ascii="Times New Roman" w:eastAsia="Times New Roman" w:hAnsi="Times New Roman" w:cs="Times New Roman"/>
                <w:color w:val="000000"/>
                <w:sz w:val="20"/>
                <w:szCs w:val="20"/>
              </w:rPr>
            </w:pPr>
            <w:del w:id="5067" w:author="Mr Richard P Williams" w:date="2016-10-03T22:42:00Z">
              <w:r w:rsidRPr="00BC6C92" w:rsidDel="008F7B0C">
                <w:rPr>
                  <w:rFonts w:ascii="Times New Roman" w:eastAsia="Times New Roman" w:hAnsi="Times New Roman" w:cs="Times New Roman"/>
                  <w:color w:val="000000"/>
                  <w:sz w:val="20"/>
                  <w:szCs w:val="20"/>
                </w:rPr>
                <w:delText> </w:delText>
              </w:r>
            </w:del>
          </w:p>
        </w:tc>
      </w:tr>
      <w:tr w:rsidR="00BC6C92" w:rsidRPr="00BC6C92" w:rsidDel="008F7B0C" w14:paraId="4A6AA010" w14:textId="77777777" w:rsidTr="00CF4A03">
        <w:trPr>
          <w:trHeight w:val="270"/>
          <w:del w:id="506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21D23496" w14:textId="77777777" w:rsidR="00BC6C92" w:rsidRPr="00BC6C92" w:rsidDel="008F7B0C" w:rsidRDefault="00BC6C92" w:rsidP="00BC6C92">
            <w:pPr>
              <w:rPr>
                <w:del w:id="5069" w:author="Mr Richard P Williams" w:date="2016-10-03T22:42:00Z"/>
                <w:rFonts w:ascii="Times New Roman" w:eastAsia="Times New Roman" w:hAnsi="Times New Roman" w:cs="Times New Roman"/>
                <w:color w:val="000000"/>
                <w:sz w:val="20"/>
                <w:szCs w:val="20"/>
              </w:rPr>
            </w:pPr>
            <w:del w:id="5070" w:author="Mr Richard P Williams" w:date="2016-10-03T22:42:00Z">
              <w:r w:rsidRPr="00BC6C92" w:rsidDel="008F7B0C">
                <w:rPr>
                  <w:rFonts w:ascii="Times New Roman" w:eastAsia="Times New Roman" w:hAnsi="Times New Roman" w:cs="Times New Roman"/>
                  <w:color w:val="000000"/>
                  <w:sz w:val="20"/>
                  <w:szCs w:val="20"/>
                </w:rPr>
                <w:delText>Vnd_Itm_Num</w:delText>
              </w:r>
            </w:del>
          </w:p>
        </w:tc>
        <w:tc>
          <w:tcPr>
            <w:tcW w:w="1611" w:type="dxa"/>
            <w:hideMark/>
          </w:tcPr>
          <w:p w14:paraId="18382D8B"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71" w:author="Mr Richard P Williams" w:date="2016-10-03T22:42:00Z"/>
                <w:rFonts w:ascii="Times New Roman" w:eastAsia="Times New Roman" w:hAnsi="Times New Roman" w:cs="Times New Roman"/>
                <w:color w:val="000000"/>
                <w:sz w:val="20"/>
                <w:szCs w:val="20"/>
              </w:rPr>
            </w:pPr>
            <w:del w:id="5072" w:author="Mr Richard P Williams" w:date="2016-10-03T22:42:00Z">
              <w:r w:rsidRPr="00BC6C92" w:rsidDel="008F7B0C">
                <w:rPr>
                  <w:rFonts w:ascii="Times New Roman" w:eastAsia="Times New Roman" w:hAnsi="Times New Roman" w:cs="Times New Roman"/>
                  <w:color w:val="000000"/>
                  <w:sz w:val="20"/>
                  <w:szCs w:val="20"/>
                </w:rPr>
                <w:delText>VARCHAR(20)</w:delText>
              </w:r>
            </w:del>
          </w:p>
        </w:tc>
        <w:tc>
          <w:tcPr>
            <w:tcW w:w="640" w:type="dxa"/>
            <w:hideMark/>
          </w:tcPr>
          <w:p w14:paraId="3E37F92D"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73" w:author="Mr Richard P Williams" w:date="2016-10-03T22:42:00Z"/>
                <w:rFonts w:ascii="Times New Roman" w:eastAsia="Times New Roman" w:hAnsi="Times New Roman" w:cs="Times New Roman"/>
                <w:color w:val="000000"/>
                <w:sz w:val="20"/>
                <w:szCs w:val="20"/>
              </w:rPr>
            </w:pPr>
            <w:del w:id="5074" w:author="Mr Richard P Williams" w:date="2016-10-03T22:42:00Z">
              <w:r w:rsidRPr="00BC6C92" w:rsidDel="008F7B0C">
                <w:rPr>
                  <w:rFonts w:ascii="Times New Roman" w:eastAsia="Times New Roman" w:hAnsi="Times New Roman" w:cs="Times New Roman"/>
                  <w:color w:val="000000"/>
                  <w:sz w:val="20"/>
                  <w:szCs w:val="20"/>
                </w:rPr>
                <w:delText>46</w:delText>
              </w:r>
            </w:del>
          </w:p>
        </w:tc>
        <w:tc>
          <w:tcPr>
            <w:tcW w:w="3627" w:type="dxa"/>
            <w:hideMark/>
          </w:tcPr>
          <w:p w14:paraId="045EF85C"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75" w:author="Mr Richard P Williams" w:date="2016-10-03T22:42:00Z"/>
                <w:rFonts w:ascii="Times New Roman" w:eastAsia="Times New Roman" w:hAnsi="Times New Roman" w:cs="Times New Roman"/>
                <w:color w:val="000000"/>
                <w:sz w:val="20"/>
                <w:szCs w:val="20"/>
              </w:rPr>
            </w:pPr>
            <w:del w:id="5076" w:author="Mr Richard P Williams" w:date="2016-10-03T22:42:00Z">
              <w:r w:rsidRPr="00BC6C92" w:rsidDel="008F7B0C">
                <w:rPr>
                  <w:rFonts w:ascii="Times New Roman" w:eastAsia="Times New Roman" w:hAnsi="Times New Roman" w:cs="Times New Roman"/>
                  <w:color w:val="000000"/>
                  <w:sz w:val="20"/>
                  <w:szCs w:val="20"/>
                </w:rPr>
                <w:delText> </w:delText>
              </w:r>
            </w:del>
          </w:p>
        </w:tc>
      </w:tr>
      <w:tr w:rsidR="00BC6C92" w:rsidRPr="00BC6C92" w:rsidDel="008F7B0C" w14:paraId="21C67AED" w14:textId="77777777" w:rsidTr="00CF4A03">
        <w:trPr>
          <w:cnfStyle w:val="000000100000" w:firstRow="0" w:lastRow="0" w:firstColumn="0" w:lastColumn="0" w:oddVBand="0" w:evenVBand="0" w:oddHBand="1" w:evenHBand="0" w:firstRowFirstColumn="0" w:firstRowLastColumn="0" w:lastRowFirstColumn="0" w:lastRowLastColumn="0"/>
          <w:trHeight w:val="525"/>
          <w:del w:id="507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778B59F4" w14:textId="77777777" w:rsidR="00BC6C92" w:rsidRPr="00BC6C92" w:rsidDel="008F7B0C" w:rsidRDefault="00BC6C92" w:rsidP="00BC6C92">
            <w:pPr>
              <w:rPr>
                <w:del w:id="5078" w:author="Mr Richard P Williams" w:date="2016-10-03T22:42:00Z"/>
                <w:rFonts w:ascii="Times New Roman" w:eastAsia="Times New Roman" w:hAnsi="Times New Roman" w:cs="Times New Roman"/>
                <w:color w:val="000000"/>
                <w:sz w:val="20"/>
                <w:szCs w:val="20"/>
              </w:rPr>
            </w:pPr>
            <w:del w:id="5079" w:author="Mr Richard P Williams" w:date="2016-10-03T22:42:00Z">
              <w:r w:rsidRPr="00BC6C92" w:rsidDel="008F7B0C">
                <w:rPr>
                  <w:rFonts w:ascii="Times New Roman" w:eastAsia="Times New Roman" w:hAnsi="Times New Roman" w:cs="Times New Roman"/>
                  <w:color w:val="000000"/>
                  <w:sz w:val="20"/>
                  <w:szCs w:val="20"/>
                </w:rPr>
                <w:delText>Bilng_Dept_Id</w:delText>
              </w:r>
            </w:del>
          </w:p>
        </w:tc>
        <w:tc>
          <w:tcPr>
            <w:tcW w:w="1611" w:type="dxa"/>
            <w:hideMark/>
          </w:tcPr>
          <w:p w14:paraId="3806E52B"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80" w:author="Mr Richard P Williams" w:date="2016-10-03T22:42:00Z"/>
                <w:rFonts w:ascii="Times New Roman" w:eastAsia="Times New Roman" w:hAnsi="Times New Roman" w:cs="Times New Roman"/>
                <w:color w:val="000000"/>
                <w:sz w:val="20"/>
                <w:szCs w:val="20"/>
              </w:rPr>
            </w:pPr>
            <w:del w:id="5081" w:author="Mr Richard P Williams" w:date="2016-10-03T22:42:00Z">
              <w:r w:rsidRPr="00BC6C92" w:rsidDel="008F7B0C">
                <w:rPr>
                  <w:rFonts w:ascii="Times New Roman" w:eastAsia="Times New Roman" w:hAnsi="Times New Roman" w:cs="Times New Roman"/>
                  <w:color w:val="000000"/>
                  <w:sz w:val="20"/>
                  <w:szCs w:val="20"/>
                </w:rPr>
                <w:delText>INTEGER</w:delText>
              </w:r>
            </w:del>
          </w:p>
        </w:tc>
        <w:tc>
          <w:tcPr>
            <w:tcW w:w="640" w:type="dxa"/>
            <w:hideMark/>
          </w:tcPr>
          <w:p w14:paraId="7B928273"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82" w:author="Mr Richard P Williams" w:date="2016-10-03T22:42:00Z"/>
                <w:rFonts w:ascii="Times New Roman" w:eastAsia="Times New Roman" w:hAnsi="Times New Roman" w:cs="Times New Roman"/>
                <w:color w:val="000000"/>
                <w:sz w:val="20"/>
                <w:szCs w:val="20"/>
              </w:rPr>
            </w:pPr>
            <w:del w:id="5083" w:author="Mr Richard P Williams" w:date="2016-10-03T22:42:00Z">
              <w:r w:rsidRPr="00BC6C92" w:rsidDel="008F7B0C">
                <w:rPr>
                  <w:rFonts w:ascii="Times New Roman" w:eastAsia="Times New Roman" w:hAnsi="Times New Roman" w:cs="Times New Roman"/>
                  <w:color w:val="000000"/>
                  <w:sz w:val="20"/>
                  <w:szCs w:val="20"/>
                </w:rPr>
                <w:delText>47</w:delText>
              </w:r>
            </w:del>
          </w:p>
        </w:tc>
        <w:tc>
          <w:tcPr>
            <w:tcW w:w="3627" w:type="dxa"/>
            <w:hideMark/>
          </w:tcPr>
          <w:p w14:paraId="3EA38232" w14:textId="77777777" w:rsidR="00BC6C92" w:rsidRPr="00BC6C92" w:rsidDel="008F7B0C" w:rsidRDefault="00BC6C92" w:rsidP="00BC6C92">
            <w:pPr>
              <w:cnfStyle w:val="000000100000" w:firstRow="0" w:lastRow="0" w:firstColumn="0" w:lastColumn="0" w:oddVBand="0" w:evenVBand="0" w:oddHBand="1" w:evenHBand="0" w:firstRowFirstColumn="0" w:firstRowLastColumn="0" w:lastRowFirstColumn="0" w:lastRowLastColumn="0"/>
              <w:rPr>
                <w:del w:id="5084" w:author="Mr Richard P Williams" w:date="2016-10-03T22:42:00Z"/>
                <w:rFonts w:ascii="Times New Roman" w:eastAsia="Times New Roman" w:hAnsi="Times New Roman" w:cs="Times New Roman"/>
                <w:color w:val="000000"/>
                <w:sz w:val="20"/>
                <w:szCs w:val="20"/>
              </w:rPr>
            </w:pPr>
            <w:del w:id="5085" w:author="Mr Richard P Williams" w:date="2016-10-03T22:42:00Z">
              <w:r w:rsidRPr="00BC6C92" w:rsidDel="008F7B0C">
                <w:rPr>
                  <w:rFonts w:ascii="Times New Roman" w:eastAsia="Times New Roman" w:hAnsi="Times New Roman" w:cs="Times New Roman"/>
                  <w:color w:val="000000"/>
                  <w:sz w:val="20"/>
                  <w:szCs w:val="20"/>
                </w:rPr>
                <w:delText>Department used by billing system for invoice print.</w:delText>
              </w:r>
            </w:del>
          </w:p>
        </w:tc>
      </w:tr>
      <w:tr w:rsidR="00BC6C92" w:rsidRPr="00BC6C92" w:rsidDel="008F7B0C" w14:paraId="580F5CBF" w14:textId="77777777" w:rsidTr="00CF4A03">
        <w:trPr>
          <w:trHeight w:val="270"/>
          <w:del w:id="508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572" w:type="dxa"/>
            <w:hideMark/>
          </w:tcPr>
          <w:p w14:paraId="5666A9DE" w14:textId="77777777" w:rsidR="00BC6C92" w:rsidRPr="00BC6C92" w:rsidDel="008F7B0C" w:rsidRDefault="00BC6C92" w:rsidP="00BC6C92">
            <w:pPr>
              <w:rPr>
                <w:del w:id="5087" w:author="Mr Richard P Williams" w:date="2016-10-03T22:42:00Z"/>
                <w:rFonts w:ascii="Times New Roman" w:eastAsia="Times New Roman" w:hAnsi="Times New Roman" w:cs="Times New Roman"/>
                <w:color w:val="000000"/>
                <w:sz w:val="20"/>
                <w:szCs w:val="20"/>
              </w:rPr>
            </w:pPr>
            <w:del w:id="5088"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1611" w:type="dxa"/>
            <w:hideMark/>
          </w:tcPr>
          <w:p w14:paraId="3B8F8656"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89" w:author="Mr Richard P Williams" w:date="2016-10-03T22:42:00Z"/>
                <w:rFonts w:ascii="Times New Roman" w:eastAsia="Times New Roman" w:hAnsi="Times New Roman" w:cs="Times New Roman"/>
                <w:color w:val="000000"/>
                <w:sz w:val="20"/>
                <w:szCs w:val="20"/>
              </w:rPr>
            </w:pPr>
            <w:del w:id="5090"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640" w:type="dxa"/>
            <w:hideMark/>
          </w:tcPr>
          <w:p w14:paraId="0C215F2C"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91" w:author="Mr Richard P Williams" w:date="2016-10-03T22:42:00Z"/>
                <w:rFonts w:ascii="Times New Roman" w:eastAsia="Times New Roman" w:hAnsi="Times New Roman" w:cs="Times New Roman"/>
                <w:color w:val="000000"/>
                <w:sz w:val="20"/>
                <w:szCs w:val="20"/>
              </w:rPr>
            </w:pPr>
            <w:del w:id="5092" w:author="Mr Richard P Williams" w:date="2016-10-03T22:42:00Z">
              <w:r w:rsidRPr="00BC6C92" w:rsidDel="008F7B0C">
                <w:rPr>
                  <w:rFonts w:ascii="Times New Roman" w:eastAsia="Times New Roman" w:hAnsi="Times New Roman" w:cs="Times New Roman"/>
                  <w:color w:val="000000"/>
                  <w:sz w:val="20"/>
                  <w:szCs w:val="20"/>
                </w:rPr>
                <w:delText> </w:delText>
              </w:r>
            </w:del>
          </w:p>
        </w:tc>
        <w:tc>
          <w:tcPr>
            <w:tcW w:w="3627" w:type="dxa"/>
            <w:hideMark/>
          </w:tcPr>
          <w:p w14:paraId="774CCADC" w14:textId="77777777" w:rsidR="00BC6C92" w:rsidRPr="00BC6C92" w:rsidDel="008F7B0C" w:rsidRDefault="00BC6C92" w:rsidP="00BC6C92">
            <w:pPr>
              <w:cnfStyle w:val="000000000000" w:firstRow="0" w:lastRow="0" w:firstColumn="0" w:lastColumn="0" w:oddVBand="0" w:evenVBand="0" w:oddHBand="0" w:evenHBand="0" w:firstRowFirstColumn="0" w:firstRowLastColumn="0" w:lastRowFirstColumn="0" w:lastRowLastColumn="0"/>
              <w:rPr>
                <w:del w:id="5093" w:author="Mr Richard P Williams" w:date="2016-10-03T22:42:00Z"/>
                <w:rFonts w:ascii="Times New Roman" w:eastAsia="Times New Roman" w:hAnsi="Times New Roman" w:cs="Times New Roman"/>
                <w:color w:val="000000"/>
                <w:sz w:val="20"/>
                <w:szCs w:val="20"/>
              </w:rPr>
            </w:pPr>
            <w:del w:id="5094" w:author="Mr Richard P Williams" w:date="2016-10-03T22:42:00Z">
              <w:r w:rsidRPr="00BC6C92" w:rsidDel="008F7B0C">
                <w:rPr>
                  <w:rFonts w:ascii="Times New Roman" w:eastAsia="Times New Roman" w:hAnsi="Times New Roman" w:cs="Times New Roman"/>
                  <w:color w:val="000000"/>
                  <w:sz w:val="20"/>
                  <w:szCs w:val="20"/>
                </w:rPr>
                <w:delText> </w:delText>
              </w:r>
            </w:del>
          </w:p>
        </w:tc>
      </w:tr>
    </w:tbl>
    <w:p w14:paraId="6065EAEB" w14:textId="77777777" w:rsidR="00BC6C92" w:rsidDel="008F7B0C" w:rsidRDefault="00BC6C92">
      <w:pPr>
        <w:rPr>
          <w:del w:id="5095" w:author="Mr Richard P Williams" w:date="2016-10-03T22:42:00Z"/>
        </w:rPr>
      </w:pPr>
    </w:p>
    <w:p w14:paraId="40F229EA" w14:textId="77777777" w:rsidR="00BC6C92" w:rsidDel="008F7B0C" w:rsidRDefault="00BC6C92">
      <w:pPr>
        <w:rPr>
          <w:del w:id="5096" w:author="Mr Richard P Williams" w:date="2016-10-03T22:42:00Z"/>
        </w:rPr>
      </w:pPr>
    </w:p>
    <w:p w14:paraId="253EC91B" w14:textId="77777777" w:rsidR="007142D6" w:rsidDel="008F7B0C" w:rsidRDefault="007142D6" w:rsidP="00D62D31">
      <w:pPr>
        <w:pStyle w:val="Heading3"/>
        <w:rPr>
          <w:del w:id="5097" w:author="Mr Richard P Williams" w:date="2016-10-03T22:42:00Z"/>
        </w:rPr>
      </w:pPr>
      <w:del w:id="5098" w:author="Mr Richard P Williams" w:date="2016-10-03T22:42:00Z">
        <w:r w:rsidDel="008F7B0C">
          <w:delText>Orders</w:delText>
        </w:r>
      </w:del>
    </w:p>
    <w:tbl>
      <w:tblPr>
        <w:tblStyle w:val="GridTable4-Accent4"/>
        <w:tblW w:w="9450" w:type="dxa"/>
        <w:tblLook w:val="04A0" w:firstRow="1" w:lastRow="0" w:firstColumn="1" w:lastColumn="0" w:noHBand="0" w:noVBand="1"/>
      </w:tblPr>
      <w:tblGrid>
        <w:gridCol w:w="3320"/>
        <w:gridCol w:w="960"/>
        <w:gridCol w:w="1175"/>
        <w:gridCol w:w="3995"/>
      </w:tblGrid>
      <w:tr w:rsidR="00BA7975" w:rsidRPr="00307A4C" w:rsidDel="008F7B0C" w14:paraId="51F98128" w14:textId="77777777" w:rsidTr="00CF4A03">
        <w:trPr>
          <w:cnfStyle w:val="100000000000" w:firstRow="1" w:lastRow="0" w:firstColumn="0" w:lastColumn="0" w:oddVBand="0" w:evenVBand="0" w:oddHBand="0" w:evenHBand="0" w:firstRowFirstColumn="0" w:firstRowLastColumn="0" w:lastRowFirstColumn="0" w:lastRowLastColumn="0"/>
          <w:trHeight w:val="300"/>
          <w:del w:id="509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4B5D524" w14:textId="77777777" w:rsidR="00BA7975" w:rsidRPr="00307A4C" w:rsidDel="008F7B0C" w:rsidRDefault="00BA7975" w:rsidP="00BA7975">
            <w:pPr>
              <w:rPr>
                <w:del w:id="5100" w:author="Mr Richard P Williams" w:date="2016-10-03T22:42:00Z"/>
                <w:rFonts w:cs="Open Sans"/>
                <w:sz w:val="20"/>
                <w:szCs w:val="20"/>
              </w:rPr>
            </w:pPr>
            <w:del w:id="5101" w:author="Mr Richard P Williams" w:date="2016-10-03T22:42:00Z">
              <w:r w:rsidDel="008F7B0C">
                <w:rPr>
                  <w:rFonts w:cs="Open Sans"/>
                  <w:sz w:val="20"/>
                  <w:szCs w:val="20"/>
                </w:rPr>
                <w:delText>Name</w:delText>
              </w:r>
            </w:del>
          </w:p>
        </w:tc>
        <w:tc>
          <w:tcPr>
            <w:tcW w:w="960" w:type="dxa"/>
            <w:noWrap/>
            <w:hideMark/>
          </w:tcPr>
          <w:p w14:paraId="7EBEB917" w14:textId="77777777" w:rsidR="00BA7975" w:rsidRPr="00307A4C" w:rsidDel="008F7B0C" w:rsidRDefault="00BA7975" w:rsidP="00BA7975">
            <w:pPr>
              <w:cnfStyle w:val="100000000000" w:firstRow="1" w:lastRow="0" w:firstColumn="0" w:lastColumn="0" w:oddVBand="0" w:evenVBand="0" w:oddHBand="0" w:evenHBand="0" w:firstRowFirstColumn="0" w:firstRowLastColumn="0" w:lastRowFirstColumn="0" w:lastRowLastColumn="0"/>
              <w:rPr>
                <w:del w:id="5102" w:author="Mr Richard P Williams" w:date="2016-10-03T22:42:00Z"/>
                <w:rFonts w:cs="Open Sans"/>
                <w:sz w:val="20"/>
                <w:szCs w:val="20"/>
              </w:rPr>
            </w:pPr>
            <w:del w:id="5103" w:author="Mr Richard P Williams" w:date="2016-10-03T22:42:00Z">
              <w:r w:rsidDel="008F7B0C">
                <w:rPr>
                  <w:rFonts w:cs="Open Sans"/>
                  <w:sz w:val="20"/>
                  <w:szCs w:val="20"/>
                </w:rPr>
                <w:delText>Data Type</w:delText>
              </w:r>
            </w:del>
          </w:p>
        </w:tc>
        <w:tc>
          <w:tcPr>
            <w:tcW w:w="1175" w:type="dxa"/>
            <w:noWrap/>
            <w:hideMark/>
          </w:tcPr>
          <w:p w14:paraId="75CFA0A9" w14:textId="77777777" w:rsidR="00BA7975" w:rsidRPr="00307A4C" w:rsidDel="008F7B0C" w:rsidRDefault="00BA7975" w:rsidP="00BA7975">
            <w:pPr>
              <w:cnfStyle w:val="100000000000" w:firstRow="1" w:lastRow="0" w:firstColumn="0" w:lastColumn="0" w:oddVBand="0" w:evenVBand="0" w:oddHBand="0" w:evenHBand="0" w:firstRowFirstColumn="0" w:firstRowLastColumn="0" w:lastRowFirstColumn="0" w:lastRowLastColumn="0"/>
              <w:rPr>
                <w:del w:id="5104" w:author="Mr Richard P Williams" w:date="2016-10-03T22:42:00Z"/>
                <w:rFonts w:cs="Open Sans"/>
                <w:sz w:val="20"/>
                <w:szCs w:val="20"/>
              </w:rPr>
            </w:pPr>
            <w:del w:id="5105" w:author="Mr Richard P Williams" w:date="2016-10-03T22:42:00Z">
              <w:r w:rsidDel="008F7B0C">
                <w:rPr>
                  <w:rFonts w:cs="Open Sans"/>
                  <w:sz w:val="20"/>
                  <w:szCs w:val="20"/>
                </w:rPr>
                <w:delText>Size</w:delText>
              </w:r>
            </w:del>
          </w:p>
        </w:tc>
        <w:tc>
          <w:tcPr>
            <w:tcW w:w="3995" w:type="dxa"/>
          </w:tcPr>
          <w:p w14:paraId="39537698" w14:textId="77777777" w:rsidR="00BA7975" w:rsidRPr="00307A4C" w:rsidDel="008F7B0C" w:rsidRDefault="00BA7975" w:rsidP="00BA7975">
            <w:pPr>
              <w:cnfStyle w:val="100000000000" w:firstRow="1" w:lastRow="0" w:firstColumn="0" w:lastColumn="0" w:oddVBand="0" w:evenVBand="0" w:oddHBand="0" w:evenHBand="0" w:firstRowFirstColumn="0" w:firstRowLastColumn="0" w:lastRowFirstColumn="0" w:lastRowLastColumn="0"/>
              <w:rPr>
                <w:del w:id="5106" w:author="Mr Richard P Williams" w:date="2016-10-03T22:42:00Z"/>
                <w:rFonts w:cs="Open Sans"/>
                <w:sz w:val="20"/>
                <w:szCs w:val="20"/>
              </w:rPr>
            </w:pPr>
            <w:del w:id="5107" w:author="Mr Richard P Williams" w:date="2016-10-03T22:42:00Z">
              <w:r w:rsidDel="008F7B0C">
                <w:rPr>
                  <w:rFonts w:cs="Open Sans"/>
                  <w:sz w:val="20"/>
                  <w:szCs w:val="20"/>
                </w:rPr>
                <w:delText>Description</w:delText>
              </w:r>
            </w:del>
          </w:p>
        </w:tc>
      </w:tr>
      <w:tr w:rsidR="00BA7975" w:rsidRPr="00307A4C" w:rsidDel="008F7B0C" w14:paraId="7F4D5529" w14:textId="77777777" w:rsidTr="00CF4A03">
        <w:trPr>
          <w:cnfStyle w:val="000000100000" w:firstRow="0" w:lastRow="0" w:firstColumn="0" w:lastColumn="0" w:oddVBand="0" w:evenVBand="0" w:oddHBand="1" w:evenHBand="0" w:firstRowFirstColumn="0" w:firstRowLastColumn="0" w:lastRowFirstColumn="0" w:lastRowLastColumn="0"/>
          <w:trHeight w:val="300"/>
          <w:del w:id="510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BDCB07F" w14:textId="77777777" w:rsidR="00BA7975" w:rsidRPr="00307A4C" w:rsidDel="008F7B0C" w:rsidRDefault="00BA7975" w:rsidP="00BA7975">
            <w:pPr>
              <w:rPr>
                <w:del w:id="5109" w:author="Mr Richard P Williams" w:date="2016-10-03T22:42:00Z"/>
                <w:rFonts w:cs="Open Sans"/>
                <w:sz w:val="20"/>
                <w:szCs w:val="20"/>
              </w:rPr>
            </w:pPr>
            <w:del w:id="5110" w:author="Mr Richard P Williams" w:date="2016-10-03T22:42:00Z">
              <w:r w:rsidRPr="00307A4C" w:rsidDel="008F7B0C">
                <w:rPr>
                  <w:rFonts w:cs="Open Sans"/>
                  <w:sz w:val="20"/>
                  <w:szCs w:val="20"/>
                </w:rPr>
                <w:delText>Location</w:delText>
              </w:r>
            </w:del>
          </w:p>
        </w:tc>
        <w:tc>
          <w:tcPr>
            <w:tcW w:w="960" w:type="dxa"/>
            <w:noWrap/>
            <w:hideMark/>
          </w:tcPr>
          <w:p w14:paraId="0C6BF798" w14:textId="77777777" w:rsidR="00BA7975" w:rsidRPr="00307A4C" w:rsidDel="008F7B0C" w:rsidRDefault="00BA7975" w:rsidP="00BA7975">
            <w:pPr>
              <w:cnfStyle w:val="000000100000" w:firstRow="0" w:lastRow="0" w:firstColumn="0" w:lastColumn="0" w:oddVBand="0" w:evenVBand="0" w:oddHBand="1" w:evenHBand="0" w:firstRowFirstColumn="0" w:firstRowLastColumn="0" w:lastRowFirstColumn="0" w:lastRowLastColumn="0"/>
              <w:rPr>
                <w:del w:id="5111" w:author="Mr Richard P Williams" w:date="2016-10-03T22:42:00Z"/>
                <w:rFonts w:cs="Open Sans"/>
                <w:sz w:val="20"/>
                <w:szCs w:val="20"/>
              </w:rPr>
            </w:pPr>
            <w:del w:id="5112" w:author="Mr Richard P Williams" w:date="2016-10-03T22:42:00Z">
              <w:r w:rsidRPr="00307A4C" w:rsidDel="008F7B0C">
                <w:rPr>
                  <w:rFonts w:cs="Open Sans"/>
                  <w:sz w:val="20"/>
                  <w:szCs w:val="20"/>
                </w:rPr>
                <w:delText>int</w:delText>
              </w:r>
            </w:del>
          </w:p>
        </w:tc>
        <w:tc>
          <w:tcPr>
            <w:tcW w:w="1175" w:type="dxa"/>
            <w:noWrap/>
            <w:hideMark/>
          </w:tcPr>
          <w:p w14:paraId="250634A6" w14:textId="77777777" w:rsidR="00BA7975" w:rsidRPr="00307A4C" w:rsidDel="008F7B0C" w:rsidRDefault="00BA7975" w:rsidP="00BA7975">
            <w:pPr>
              <w:cnfStyle w:val="000000100000" w:firstRow="0" w:lastRow="0" w:firstColumn="0" w:lastColumn="0" w:oddVBand="0" w:evenVBand="0" w:oddHBand="1" w:evenHBand="0" w:firstRowFirstColumn="0" w:firstRowLastColumn="0" w:lastRowFirstColumn="0" w:lastRowLastColumn="0"/>
              <w:rPr>
                <w:del w:id="5113" w:author="Mr Richard P Williams" w:date="2016-10-03T22:42:00Z"/>
                <w:rFonts w:cs="Open Sans"/>
                <w:sz w:val="20"/>
                <w:szCs w:val="20"/>
              </w:rPr>
            </w:pPr>
            <w:del w:id="5114" w:author="Mr Richard P Williams" w:date="2016-10-03T22:42:00Z">
              <w:r w:rsidRPr="00307A4C" w:rsidDel="008F7B0C">
                <w:rPr>
                  <w:rFonts w:cs="Open Sans"/>
                  <w:sz w:val="20"/>
                  <w:szCs w:val="20"/>
                </w:rPr>
                <w:delText>4</w:delText>
              </w:r>
            </w:del>
          </w:p>
        </w:tc>
        <w:tc>
          <w:tcPr>
            <w:tcW w:w="3995" w:type="dxa"/>
          </w:tcPr>
          <w:p w14:paraId="7A1E8125" w14:textId="77777777" w:rsidR="00BA7975" w:rsidRPr="00307A4C" w:rsidDel="008F7B0C" w:rsidRDefault="00BA7975" w:rsidP="00BA7975">
            <w:pPr>
              <w:cnfStyle w:val="000000100000" w:firstRow="0" w:lastRow="0" w:firstColumn="0" w:lastColumn="0" w:oddVBand="0" w:evenVBand="0" w:oddHBand="1" w:evenHBand="0" w:firstRowFirstColumn="0" w:firstRowLastColumn="0" w:lastRowFirstColumn="0" w:lastRowLastColumn="0"/>
              <w:rPr>
                <w:del w:id="5115" w:author="Mr Richard P Williams" w:date="2016-10-03T22:42:00Z"/>
                <w:rFonts w:cs="Open Sans"/>
                <w:sz w:val="20"/>
                <w:szCs w:val="20"/>
              </w:rPr>
            </w:pPr>
            <w:del w:id="5116" w:author="Mr Richard P Williams" w:date="2016-10-03T22:42:00Z">
              <w:r w:rsidDel="008F7B0C">
                <w:rPr>
                  <w:rFonts w:cs="Open Sans"/>
                  <w:sz w:val="20"/>
                  <w:szCs w:val="20"/>
                </w:rPr>
                <w:delText>Location of Item, example Store or Warehouse</w:delText>
              </w:r>
            </w:del>
          </w:p>
        </w:tc>
      </w:tr>
      <w:tr w:rsidR="00BA7975" w:rsidRPr="00307A4C" w:rsidDel="008F7B0C" w14:paraId="181635A9" w14:textId="77777777" w:rsidTr="00CF4A03">
        <w:trPr>
          <w:trHeight w:val="300"/>
          <w:del w:id="511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4C8F550" w14:textId="77777777" w:rsidR="00BA7975" w:rsidRPr="00307A4C" w:rsidDel="008F7B0C" w:rsidRDefault="00BA7975" w:rsidP="00BA7975">
            <w:pPr>
              <w:rPr>
                <w:del w:id="5118" w:author="Mr Richard P Williams" w:date="2016-10-03T22:42:00Z"/>
                <w:rFonts w:cs="Open Sans"/>
                <w:sz w:val="20"/>
                <w:szCs w:val="20"/>
              </w:rPr>
            </w:pPr>
            <w:del w:id="5119" w:author="Mr Richard P Williams" w:date="2016-10-03T22:42:00Z">
              <w:r w:rsidRPr="00307A4C" w:rsidDel="008F7B0C">
                <w:rPr>
                  <w:rFonts w:cs="Open Sans"/>
                  <w:sz w:val="20"/>
                  <w:szCs w:val="20"/>
                </w:rPr>
                <w:delText>Orderable</w:delText>
              </w:r>
              <w:r w:rsidDel="008F7B0C">
                <w:rPr>
                  <w:rFonts w:cs="Open Sans"/>
                  <w:sz w:val="20"/>
                  <w:szCs w:val="20"/>
                </w:rPr>
                <w:delText xml:space="preserve"> </w:delText>
              </w:r>
              <w:r w:rsidRPr="00307A4C" w:rsidDel="008F7B0C">
                <w:rPr>
                  <w:rFonts w:cs="Open Sans"/>
                  <w:sz w:val="20"/>
                  <w:szCs w:val="20"/>
                </w:rPr>
                <w:delText>Item</w:delText>
              </w:r>
            </w:del>
          </w:p>
        </w:tc>
        <w:tc>
          <w:tcPr>
            <w:tcW w:w="960" w:type="dxa"/>
            <w:noWrap/>
            <w:hideMark/>
          </w:tcPr>
          <w:p w14:paraId="3C77DBCC" w14:textId="77777777" w:rsidR="00BA7975" w:rsidRPr="00307A4C" w:rsidDel="008F7B0C" w:rsidRDefault="00BA7975" w:rsidP="00BA7975">
            <w:pPr>
              <w:cnfStyle w:val="000000000000" w:firstRow="0" w:lastRow="0" w:firstColumn="0" w:lastColumn="0" w:oddVBand="0" w:evenVBand="0" w:oddHBand="0" w:evenHBand="0" w:firstRowFirstColumn="0" w:firstRowLastColumn="0" w:lastRowFirstColumn="0" w:lastRowLastColumn="0"/>
              <w:rPr>
                <w:del w:id="5120" w:author="Mr Richard P Williams" w:date="2016-10-03T22:42:00Z"/>
                <w:rFonts w:cs="Open Sans"/>
                <w:sz w:val="20"/>
                <w:szCs w:val="20"/>
              </w:rPr>
            </w:pPr>
            <w:del w:id="5121" w:author="Mr Richard P Williams" w:date="2016-10-03T22:42:00Z">
              <w:r w:rsidRPr="00307A4C" w:rsidDel="008F7B0C">
                <w:rPr>
                  <w:rFonts w:cs="Open Sans"/>
                  <w:sz w:val="20"/>
                  <w:szCs w:val="20"/>
                </w:rPr>
                <w:delText>nvarchar</w:delText>
              </w:r>
            </w:del>
          </w:p>
        </w:tc>
        <w:tc>
          <w:tcPr>
            <w:tcW w:w="1175" w:type="dxa"/>
            <w:noWrap/>
            <w:hideMark/>
          </w:tcPr>
          <w:p w14:paraId="5D3803DD" w14:textId="77777777" w:rsidR="00BA7975" w:rsidRPr="00307A4C" w:rsidDel="008F7B0C" w:rsidRDefault="00BA7975" w:rsidP="00BA7975">
            <w:pPr>
              <w:cnfStyle w:val="000000000000" w:firstRow="0" w:lastRow="0" w:firstColumn="0" w:lastColumn="0" w:oddVBand="0" w:evenVBand="0" w:oddHBand="0" w:evenHBand="0" w:firstRowFirstColumn="0" w:firstRowLastColumn="0" w:lastRowFirstColumn="0" w:lastRowLastColumn="0"/>
              <w:rPr>
                <w:del w:id="5122" w:author="Mr Richard P Williams" w:date="2016-10-03T22:42:00Z"/>
                <w:rFonts w:cs="Open Sans"/>
                <w:sz w:val="20"/>
                <w:szCs w:val="20"/>
              </w:rPr>
            </w:pPr>
            <w:del w:id="5123" w:author="Mr Richard P Williams" w:date="2016-10-03T22:42:00Z">
              <w:r w:rsidRPr="00307A4C" w:rsidDel="008F7B0C">
                <w:rPr>
                  <w:rFonts w:cs="Open Sans"/>
                  <w:sz w:val="20"/>
                  <w:szCs w:val="20"/>
                </w:rPr>
                <w:delText>8000</w:delText>
              </w:r>
            </w:del>
          </w:p>
        </w:tc>
        <w:tc>
          <w:tcPr>
            <w:tcW w:w="3995" w:type="dxa"/>
          </w:tcPr>
          <w:p w14:paraId="48F91E8F" w14:textId="77777777" w:rsidR="00BA7975" w:rsidRPr="00307A4C" w:rsidDel="008F7B0C" w:rsidRDefault="0040553A" w:rsidP="00BA7975">
            <w:pPr>
              <w:cnfStyle w:val="000000000000" w:firstRow="0" w:lastRow="0" w:firstColumn="0" w:lastColumn="0" w:oddVBand="0" w:evenVBand="0" w:oddHBand="0" w:evenHBand="0" w:firstRowFirstColumn="0" w:firstRowLastColumn="0" w:lastRowFirstColumn="0" w:lastRowLastColumn="0"/>
              <w:rPr>
                <w:del w:id="5124" w:author="Mr Richard P Williams" w:date="2016-10-03T22:42:00Z"/>
                <w:rFonts w:cs="Open Sans"/>
                <w:sz w:val="20"/>
                <w:szCs w:val="20"/>
              </w:rPr>
            </w:pPr>
            <w:del w:id="5125" w:author="Mr Richard P Williams" w:date="2016-10-03T22:42:00Z">
              <w:r w:rsidDel="008F7B0C">
                <w:rPr>
                  <w:rFonts w:cs="Open Sans"/>
                  <w:sz w:val="20"/>
                  <w:szCs w:val="20"/>
                </w:rPr>
                <w:delText>The Item used to order</w:delText>
              </w:r>
            </w:del>
          </w:p>
        </w:tc>
      </w:tr>
      <w:tr w:rsidR="00B320F6" w:rsidRPr="00307A4C" w:rsidDel="008F7B0C" w14:paraId="0EC50210" w14:textId="77777777" w:rsidTr="00CF4A03">
        <w:trPr>
          <w:cnfStyle w:val="000000100000" w:firstRow="0" w:lastRow="0" w:firstColumn="0" w:lastColumn="0" w:oddVBand="0" w:evenVBand="0" w:oddHBand="1" w:evenHBand="0" w:firstRowFirstColumn="0" w:firstRowLastColumn="0" w:lastRowFirstColumn="0" w:lastRowLastColumn="0"/>
          <w:trHeight w:val="300"/>
          <w:del w:id="512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715427A" w14:textId="77777777" w:rsidR="00B320F6" w:rsidRPr="00307A4C" w:rsidDel="008F7B0C" w:rsidRDefault="00B320F6">
            <w:pPr>
              <w:rPr>
                <w:del w:id="5127" w:author="Mr Richard P Williams" w:date="2016-10-03T22:42:00Z"/>
                <w:rFonts w:cs="Open Sans"/>
                <w:sz w:val="20"/>
                <w:szCs w:val="20"/>
              </w:rPr>
            </w:pPr>
            <w:del w:id="5128" w:author="Mr Richard P Williams" w:date="2016-10-03T22:42:00Z">
              <w:r w:rsidRPr="00307A4C" w:rsidDel="008F7B0C">
                <w:rPr>
                  <w:rFonts w:cs="Open Sans"/>
                  <w:sz w:val="20"/>
                  <w:szCs w:val="20"/>
                </w:rPr>
                <w:delText>Day</w:delText>
              </w:r>
            </w:del>
          </w:p>
        </w:tc>
        <w:tc>
          <w:tcPr>
            <w:tcW w:w="960" w:type="dxa"/>
            <w:noWrap/>
            <w:hideMark/>
          </w:tcPr>
          <w:p w14:paraId="75A410FE" w14:textId="77777777" w:rsidR="00B320F6" w:rsidRPr="00307A4C" w:rsidDel="008F7B0C" w:rsidRDefault="00B320F6">
            <w:pPr>
              <w:cnfStyle w:val="000000100000" w:firstRow="0" w:lastRow="0" w:firstColumn="0" w:lastColumn="0" w:oddVBand="0" w:evenVBand="0" w:oddHBand="1" w:evenHBand="0" w:firstRowFirstColumn="0" w:firstRowLastColumn="0" w:lastRowFirstColumn="0" w:lastRowLastColumn="0"/>
              <w:rPr>
                <w:del w:id="5129" w:author="Mr Richard P Williams" w:date="2016-10-03T22:42:00Z"/>
                <w:rFonts w:cs="Open Sans"/>
                <w:sz w:val="20"/>
                <w:szCs w:val="20"/>
              </w:rPr>
            </w:pPr>
            <w:del w:id="5130" w:author="Mr Richard P Williams" w:date="2016-10-03T22:42:00Z">
              <w:r w:rsidRPr="00307A4C" w:rsidDel="008F7B0C">
                <w:rPr>
                  <w:rFonts w:cs="Open Sans"/>
                  <w:sz w:val="20"/>
                  <w:szCs w:val="20"/>
                </w:rPr>
                <w:delText>datetime</w:delText>
              </w:r>
            </w:del>
          </w:p>
        </w:tc>
        <w:tc>
          <w:tcPr>
            <w:tcW w:w="1175" w:type="dxa"/>
            <w:noWrap/>
            <w:hideMark/>
          </w:tcPr>
          <w:p w14:paraId="322CD5D6" w14:textId="77777777" w:rsidR="00B320F6" w:rsidRPr="00307A4C" w:rsidDel="008F7B0C" w:rsidRDefault="00B320F6" w:rsidP="00307A4C">
            <w:pPr>
              <w:cnfStyle w:val="000000100000" w:firstRow="0" w:lastRow="0" w:firstColumn="0" w:lastColumn="0" w:oddVBand="0" w:evenVBand="0" w:oddHBand="1" w:evenHBand="0" w:firstRowFirstColumn="0" w:firstRowLastColumn="0" w:lastRowFirstColumn="0" w:lastRowLastColumn="0"/>
              <w:rPr>
                <w:del w:id="5131" w:author="Mr Richard P Williams" w:date="2016-10-03T22:42:00Z"/>
                <w:rFonts w:cs="Open Sans"/>
                <w:sz w:val="20"/>
                <w:szCs w:val="20"/>
              </w:rPr>
            </w:pPr>
            <w:del w:id="5132" w:author="Mr Richard P Williams" w:date="2016-10-03T22:42:00Z">
              <w:r w:rsidRPr="00307A4C" w:rsidDel="008F7B0C">
                <w:rPr>
                  <w:rFonts w:cs="Open Sans"/>
                  <w:sz w:val="20"/>
                  <w:szCs w:val="20"/>
                </w:rPr>
                <w:delText>8</w:delText>
              </w:r>
            </w:del>
          </w:p>
        </w:tc>
        <w:tc>
          <w:tcPr>
            <w:tcW w:w="3995" w:type="dxa"/>
          </w:tcPr>
          <w:p w14:paraId="7D144C6E" w14:textId="77777777" w:rsidR="00B320F6" w:rsidRPr="00307A4C" w:rsidDel="008F7B0C" w:rsidRDefault="00B320F6" w:rsidP="00307A4C">
            <w:pPr>
              <w:cnfStyle w:val="000000100000" w:firstRow="0" w:lastRow="0" w:firstColumn="0" w:lastColumn="0" w:oddVBand="0" w:evenVBand="0" w:oddHBand="1" w:evenHBand="0" w:firstRowFirstColumn="0" w:firstRowLastColumn="0" w:lastRowFirstColumn="0" w:lastRowLastColumn="0"/>
              <w:rPr>
                <w:del w:id="5133" w:author="Mr Richard P Williams" w:date="2016-10-03T22:42:00Z"/>
                <w:rFonts w:cs="Open Sans"/>
                <w:sz w:val="20"/>
                <w:szCs w:val="20"/>
              </w:rPr>
            </w:pPr>
          </w:p>
        </w:tc>
      </w:tr>
      <w:tr w:rsidR="00B320F6" w:rsidRPr="00307A4C" w:rsidDel="008F7B0C" w14:paraId="7047127C" w14:textId="77777777" w:rsidTr="00CF4A03">
        <w:trPr>
          <w:trHeight w:val="300"/>
          <w:del w:id="513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6ECDB15" w14:textId="77777777" w:rsidR="00B320F6" w:rsidRPr="00307A4C" w:rsidDel="008F7B0C" w:rsidRDefault="00B320F6">
            <w:pPr>
              <w:rPr>
                <w:del w:id="5135" w:author="Mr Richard P Williams" w:date="2016-10-03T22:42:00Z"/>
                <w:rFonts w:cs="Open Sans"/>
                <w:sz w:val="20"/>
                <w:szCs w:val="20"/>
              </w:rPr>
            </w:pPr>
            <w:del w:id="5136" w:author="Mr Richard P Williams" w:date="2016-10-03T22:42:00Z">
              <w:r w:rsidRPr="00307A4C" w:rsidDel="008F7B0C">
                <w:rPr>
                  <w:rFonts w:cs="Open Sans"/>
                  <w:sz w:val="20"/>
                  <w:szCs w:val="20"/>
                </w:rPr>
                <w:delText>OrderNo</w:delText>
              </w:r>
            </w:del>
          </w:p>
        </w:tc>
        <w:tc>
          <w:tcPr>
            <w:tcW w:w="960" w:type="dxa"/>
            <w:noWrap/>
            <w:hideMark/>
          </w:tcPr>
          <w:p w14:paraId="379D821B" w14:textId="77777777" w:rsidR="00B320F6" w:rsidRPr="00307A4C" w:rsidDel="008F7B0C" w:rsidRDefault="00B320F6">
            <w:pPr>
              <w:cnfStyle w:val="000000000000" w:firstRow="0" w:lastRow="0" w:firstColumn="0" w:lastColumn="0" w:oddVBand="0" w:evenVBand="0" w:oddHBand="0" w:evenHBand="0" w:firstRowFirstColumn="0" w:firstRowLastColumn="0" w:lastRowFirstColumn="0" w:lastRowLastColumn="0"/>
              <w:rPr>
                <w:del w:id="5137" w:author="Mr Richard P Williams" w:date="2016-10-03T22:42:00Z"/>
                <w:rFonts w:cs="Open Sans"/>
                <w:sz w:val="20"/>
                <w:szCs w:val="20"/>
              </w:rPr>
            </w:pPr>
            <w:del w:id="5138" w:author="Mr Richard P Williams" w:date="2016-10-03T22:42:00Z">
              <w:r w:rsidRPr="00307A4C" w:rsidDel="008F7B0C">
                <w:rPr>
                  <w:rFonts w:cs="Open Sans"/>
                  <w:sz w:val="20"/>
                  <w:szCs w:val="20"/>
                </w:rPr>
                <w:delText>bigint</w:delText>
              </w:r>
            </w:del>
          </w:p>
        </w:tc>
        <w:tc>
          <w:tcPr>
            <w:tcW w:w="1175" w:type="dxa"/>
            <w:noWrap/>
            <w:hideMark/>
          </w:tcPr>
          <w:p w14:paraId="3095189B" w14:textId="77777777" w:rsidR="00B320F6" w:rsidRPr="00307A4C" w:rsidDel="008F7B0C" w:rsidRDefault="00B320F6" w:rsidP="00307A4C">
            <w:pPr>
              <w:cnfStyle w:val="000000000000" w:firstRow="0" w:lastRow="0" w:firstColumn="0" w:lastColumn="0" w:oddVBand="0" w:evenVBand="0" w:oddHBand="0" w:evenHBand="0" w:firstRowFirstColumn="0" w:firstRowLastColumn="0" w:lastRowFirstColumn="0" w:lastRowLastColumn="0"/>
              <w:rPr>
                <w:del w:id="5139" w:author="Mr Richard P Williams" w:date="2016-10-03T22:42:00Z"/>
                <w:rFonts w:cs="Open Sans"/>
                <w:sz w:val="20"/>
                <w:szCs w:val="20"/>
              </w:rPr>
            </w:pPr>
            <w:del w:id="5140" w:author="Mr Richard P Williams" w:date="2016-10-03T22:42:00Z">
              <w:r w:rsidRPr="00307A4C" w:rsidDel="008F7B0C">
                <w:rPr>
                  <w:rFonts w:cs="Open Sans"/>
                  <w:sz w:val="20"/>
                  <w:szCs w:val="20"/>
                </w:rPr>
                <w:delText>8</w:delText>
              </w:r>
            </w:del>
          </w:p>
        </w:tc>
        <w:tc>
          <w:tcPr>
            <w:tcW w:w="3995" w:type="dxa"/>
          </w:tcPr>
          <w:p w14:paraId="62DDC122" w14:textId="77777777" w:rsidR="00B320F6" w:rsidRPr="00307A4C" w:rsidDel="008F7B0C" w:rsidRDefault="0040553A" w:rsidP="00307A4C">
            <w:pPr>
              <w:cnfStyle w:val="000000000000" w:firstRow="0" w:lastRow="0" w:firstColumn="0" w:lastColumn="0" w:oddVBand="0" w:evenVBand="0" w:oddHBand="0" w:evenHBand="0" w:firstRowFirstColumn="0" w:firstRowLastColumn="0" w:lastRowFirstColumn="0" w:lastRowLastColumn="0"/>
              <w:rPr>
                <w:del w:id="5141" w:author="Mr Richard P Williams" w:date="2016-10-03T22:42:00Z"/>
                <w:rFonts w:cs="Open Sans"/>
                <w:sz w:val="20"/>
                <w:szCs w:val="20"/>
              </w:rPr>
            </w:pPr>
            <w:del w:id="5142" w:author="Mr Richard P Williams" w:date="2016-10-03T22:42:00Z">
              <w:r w:rsidDel="008F7B0C">
                <w:rPr>
                  <w:rFonts w:cs="Open Sans"/>
                  <w:sz w:val="20"/>
                  <w:szCs w:val="20"/>
                </w:rPr>
                <w:delText>PO Order number</w:delText>
              </w:r>
            </w:del>
          </w:p>
        </w:tc>
      </w:tr>
      <w:tr w:rsidR="00B320F6" w:rsidRPr="00307A4C" w:rsidDel="008F7B0C" w14:paraId="290D8BB3" w14:textId="77777777" w:rsidTr="00CF4A03">
        <w:trPr>
          <w:cnfStyle w:val="000000100000" w:firstRow="0" w:lastRow="0" w:firstColumn="0" w:lastColumn="0" w:oddVBand="0" w:evenVBand="0" w:oddHBand="1" w:evenHBand="0" w:firstRowFirstColumn="0" w:firstRowLastColumn="0" w:lastRowFirstColumn="0" w:lastRowLastColumn="0"/>
          <w:trHeight w:val="300"/>
          <w:del w:id="51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19D16C8" w14:textId="77777777" w:rsidR="00B320F6" w:rsidRPr="00307A4C" w:rsidDel="008F7B0C" w:rsidRDefault="00B320F6">
            <w:pPr>
              <w:rPr>
                <w:del w:id="5144" w:author="Mr Richard P Williams" w:date="2016-10-03T22:42:00Z"/>
                <w:rFonts w:cs="Open Sans"/>
                <w:sz w:val="20"/>
                <w:szCs w:val="20"/>
              </w:rPr>
            </w:pPr>
            <w:del w:id="5145" w:author="Mr Richard P Williams" w:date="2016-10-03T22:42:00Z">
              <w:r w:rsidRPr="00307A4C" w:rsidDel="008F7B0C">
                <w:rPr>
                  <w:rFonts w:cs="Open Sans"/>
                  <w:sz w:val="20"/>
                  <w:szCs w:val="20"/>
                </w:rPr>
                <w:delText>SeqNo</w:delText>
              </w:r>
              <w:r w:rsidR="0040553A" w:rsidDel="008F7B0C">
                <w:rPr>
                  <w:rFonts w:cs="Open Sans"/>
                  <w:sz w:val="20"/>
                  <w:szCs w:val="20"/>
                </w:rPr>
                <w:delText xml:space="preserve"> or Line Number</w:delText>
              </w:r>
            </w:del>
          </w:p>
        </w:tc>
        <w:tc>
          <w:tcPr>
            <w:tcW w:w="960" w:type="dxa"/>
            <w:noWrap/>
            <w:hideMark/>
          </w:tcPr>
          <w:p w14:paraId="327FDAB0" w14:textId="77777777" w:rsidR="00B320F6" w:rsidRPr="00307A4C" w:rsidDel="008F7B0C" w:rsidRDefault="00B320F6">
            <w:pPr>
              <w:cnfStyle w:val="000000100000" w:firstRow="0" w:lastRow="0" w:firstColumn="0" w:lastColumn="0" w:oddVBand="0" w:evenVBand="0" w:oddHBand="1" w:evenHBand="0" w:firstRowFirstColumn="0" w:firstRowLastColumn="0" w:lastRowFirstColumn="0" w:lastRowLastColumn="0"/>
              <w:rPr>
                <w:del w:id="5146" w:author="Mr Richard P Williams" w:date="2016-10-03T22:42:00Z"/>
                <w:rFonts w:cs="Open Sans"/>
                <w:sz w:val="20"/>
                <w:szCs w:val="20"/>
              </w:rPr>
            </w:pPr>
            <w:del w:id="5147" w:author="Mr Richard P Williams" w:date="2016-10-03T22:42:00Z">
              <w:r w:rsidRPr="00307A4C" w:rsidDel="008F7B0C">
                <w:rPr>
                  <w:rFonts w:cs="Open Sans"/>
                  <w:sz w:val="20"/>
                  <w:szCs w:val="20"/>
                </w:rPr>
                <w:delText>int</w:delText>
              </w:r>
            </w:del>
          </w:p>
        </w:tc>
        <w:tc>
          <w:tcPr>
            <w:tcW w:w="1175" w:type="dxa"/>
            <w:noWrap/>
            <w:hideMark/>
          </w:tcPr>
          <w:p w14:paraId="6DF5584B" w14:textId="77777777" w:rsidR="00B320F6" w:rsidRPr="00307A4C" w:rsidDel="008F7B0C" w:rsidRDefault="00B320F6" w:rsidP="00307A4C">
            <w:pPr>
              <w:cnfStyle w:val="000000100000" w:firstRow="0" w:lastRow="0" w:firstColumn="0" w:lastColumn="0" w:oddVBand="0" w:evenVBand="0" w:oddHBand="1" w:evenHBand="0" w:firstRowFirstColumn="0" w:firstRowLastColumn="0" w:lastRowFirstColumn="0" w:lastRowLastColumn="0"/>
              <w:rPr>
                <w:del w:id="5148" w:author="Mr Richard P Williams" w:date="2016-10-03T22:42:00Z"/>
                <w:rFonts w:cs="Open Sans"/>
                <w:sz w:val="20"/>
                <w:szCs w:val="20"/>
              </w:rPr>
            </w:pPr>
            <w:del w:id="5149" w:author="Mr Richard P Williams" w:date="2016-10-03T22:42:00Z">
              <w:r w:rsidRPr="00307A4C" w:rsidDel="008F7B0C">
                <w:rPr>
                  <w:rFonts w:cs="Open Sans"/>
                  <w:sz w:val="20"/>
                  <w:szCs w:val="20"/>
                </w:rPr>
                <w:delText>4</w:delText>
              </w:r>
            </w:del>
          </w:p>
        </w:tc>
        <w:tc>
          <w:tcPr>
            <w:tcW w:w="3995" w:type="dxa"/>
          </w:tcPr>
          <w:p w14:paraId="78492496" w14:textId="77777777" w:rsidR="00B320F6" w:rsidRPr="00307A4C" w:rsidDel="008F7B0C" w:rsidRDefault="00B320F6" w:rsidP="00307A4C">
            <w:pPr>
              <w:cnfStyle w:val="000000100000" w:firstRow="0" w:lastRow="0" w:firstColumn="0" w:lastColumn="0" w:oddVBand="0" w:evenVBand="0" w:oddHBand="1" w:evenHBand="0" w:firstRowFirstColumn="0" w:firstRowLastColumn="0" w:lastRowFirstColumn="0" w:lastRowLastColumn="0"/>
              <w:rPr>
                <w:del w:id="5150" w:author="Mr Richard P Williams" w:date="2016-10-03T22:42:00Z"/>
                <w:rFonts w:cs="Open Sans"/>
                <w:sz w:val="20"/>
                <w:szCs w:val="20"/>
              </w:rPr>
            </w:pPr>
          </w:p>
        </w:tc>
      </w:tr>
      <w:tr w:rsidR="00B320F6" w:rsidRPr="00307A4C" w:rsidDel="008F7B0C" w14:paraId="39562AE8" w14:textId="77777777" w:rsidTr="00CF4A03">
        <w:trPr>
          <w:trHeight w:val="300"/>
          <w:del w:id="515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7B51996" w14:textId="77777777" w:rsidR="00B320F6" w:rsidRPr="00307A4C" w:rsidDel="008F7B0C" w:rsidRDefault="00B320F6">
            <w:pPr>
              <w:rPr>
                <w:del w:id="5152" w:author="Mr Richard P Williams" w:date="2016-10-03T22:42:00Z"/>
                <w:rFonts w:cs="Open Sans"/>
                <w:sz w:val="20"/>
                <w:szCs w:val="20"/>
              </w:rPr>
            </w:pPr>
            <w:del w:id="5153" w:author="Mr Richard P Williams" w:date="2016-10-03T22:42:00Z">
              <w:r w:rsidRPr="00307A4C" w:rsidDel="008F7B0C">
                <w:rPr>
                  <w:rFonts w:cs="Open Sans"/>
                  <w:sz w:val="20"/>
                  <w:szCs w:val="20"/>
                </w:rPr>
                <w:delText>Status</w:delText>
              </w:r>
            </w:del>
          </w:p>
        </w:tc>
        <w:tc>
          <w:tcPr>
            <w:tcW w:w="960" w:type="dxa"/>
            <w:noWrap/>
            <w:hideMark/>
          </w:tcPr>
          <w:p w14:paraId="49A354E0" w14:textId="77777777" w:rsidR="00B320F6" w:rsidRPr="00307A4C" w:rsidDel="008F7B0C" w:rsidRDefault="00B320F6">
            <w:pPr>
              <w:cnfStyle w:val="000000000000" w:firstRow="0" w:lastRow="0" w:firstColumn="0" w:lastColumn="0" w:oddVBand="0" w:evenVBand="0" w:oddHBand="0" w:evenHBand="0" w:firstRowFirstColumn="0" w:firstRowLastColumn="0" w:lastRowFirstColumn="0" w:lastRowLastColumn="0"/>
              <w:rPr>
                <w:del w:id="5154" w:author="Mr Richard P Williams" w:date="2016-10-03T22:42:00Z"/>
                <w:rFonts w:cs="Open Sans"/>
                <w:sz w:val="20"/>
                <w:szCs w:val="20"/>
              </w:rPr>
            </w:pPr>
            <w:del w:id="5155" w:author="Mr Richard P Williams" w:date="2016-10-03T22:42:00Z">
              <w:r w:rsidRPr="00307A4C" w:rsidDel="008F7B0C">
                <w:rPr>
                  <w:rFonts w:cs="Open Sans"/>
                  <w:sz w:val="20"/>
                  <w:szCs w:val="20"/>
                </w:rPr>
                <w:delText>int</w:delText>
              </w:r>
            </w:del>
          </w:p>
        </w:tc>
        <w:tc>
          <w:tcPr>
            <w:tcW w:w="1175" w:type="dxa"/>
            <w:noWrap/>
            <w:hideMark/>
          </w:tcPr>
          <w:p w14:paraId="19FBF6DC" w14:textId="77777777" w:rsidR="00B320F6" w:rsidRPr="00307A4C" w:rsidDel="008F7B0C" w:rsidRDefault="00B320F6" w:rsidP="00307A4C">
            <w:pPr>
              <w:cnfStyle w:val="000000000000" w:firstRow="0" w:lastRow="0" w:firstColumn="0" w:lastColumn="0" w:oddVBand="0" w:evenVBand="0" w:oddHBand="0" w:evenHBand="0" w:firstRowFirstColumn="0" w:firstRowLastColumn="0" w:lastRowFirstColumn="0" w:lastRowLastColumn="0"/>
              <w:rPr>
                <w:del w:id="5156" w:author="Mr Richard P Williams" w:date="2016-10-03T22:42:00Z"/>
                <w:rFonts w:cs="Open Sans"/>
                <w:sz w:val="20"/>
                <w:szCs w:val="20"/>
              </w:rPr>
            </w:pPr>
            <w:del w:id="5157" w:author="Mr Richard P Williams" w:date="2016-10-03T22:42:00Z">
              <w:r w:rsidRPr="00307A4C" w:rsidDel="008F7B0C">
                <w:rPr>
                  <w:rFonts w:cs="Open Sans"/>
                  <w:sz w:val="20"/>
                  <w:szCs w:val="20"/>
                </w:rPr>
                <w:delText>4</w:delText>
              </w:r>
            </w:del>
          </w:p>
        </w:tc>
        <w:tc>
          <w:tcPr>
            <w:tcW w:w="3995" w:type="dxa"/>
          </w:tcPr>
          <w:p w14:paraId="723A1575" w14:textId="77777777" w:rsidR="00B320F6" w:rsidRPr="00307A4C" w:rsidDel="008F7B0C" w:rsidRDefault="0040553A" w:rsidP="00307A4C">
            <w:pPr>
              <w:cnfStyle w:val="000000000000" w:firstRow="0" w:lastRow="0" w:firstColumn="0" w:lastColumn="0" w:oddVBand="0" w:evenVBand="0" w:oddHBand="0" w:evenHBand="0" w:firstRowFirstColumn="0" w:firstRowLastColumn="0" w:lastRowFirstColumn="0" w:lastRowLastColumn="0"/>
              <w:rPr>
                <w:del w:id="5158" w:author="Mr Richard P Williams" w:date="2016-10-03T22:42:00Z"/>
                <w:rFonts w:cs="Open Sans"/>
                <w:sz w:val="20"/>
                <w:szCs w:val="20"/>
              </w:rPr>
            </w:pPr>
            <w:del w:id="5159" w:author="Mr Richard P Williams" w:date="2016-10-03T22:42:00Z">
              <w:r w:rsidDel="008F7B0C">
                <w:rPr>
                  <w:rFonts w:cs="Open Sans"/>
                  <w:sz w:val="20"/>
                  <w:szCs w:val="20"/>
                </w:rPr>
                <w:delText>Order Status</w:delText>
              </w:r>
            </w:del>
          </w:p>
        </w:tc>
      </w:tr>
      <w:tr w:rsidR="00B320F6" w:rsidRPr="00307A4C" w:rsidDel="008F7B0C" w14:paraId="13CC9A73" w14:textId="77777777" w:rsidTr="00CF4A03">
        <w:trPr>
          <w:cnfStyle w:val="000000100000" w:firstRow="0" w:lastRow="0" w:firstColumn="0" w:lastColumn="0" w:oddVBand="0" w:evenVBand="0" w:oddHBand="1" w:evenHBand="0" w:firstRowFirstColumn="0" w:firstRowLastColumn="0" w:lastRowFirstColumn="0" w:lastRowLastColumn="0"/>
          <w:trHeight w:val="300"/>
          <w:del w:id="516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9B8D46F" w14:textId="77777777" w:rsidR="00B320F6" w:rsidRPr="00307A4C" w:rsidDel="008F7B0C" w:rsidRDefault="00B320F6">
            <w:pPr>
              <w:rPr>
                <w:del w:id="5161" w:author="Mr Richard P Williams" w:date="2016-10-03T22:42:00Z"/>
                <w:rFonts w:cs="Open Sans"/>
                <w:sz w:val="20"/>
                <w:szCs w:val="20"/>
              </w:rPr>
            </w:pPr>
            <w:del w:id="5162" w:author="Mr Richard P Williams" w:date="2016-10-03T22:42:00Z">
              <w:r w:rsidRPr="00307A4C" w:rsidDel="008F7B0C">
                <w:rPr>
                  <w:rFonts w:cs="Open Sans"/>
                  <w:sz w:val="20"/>
                  <w:szCs w:val="20"/>
                </w:rPr>
                <w:delText>Order</w:delText>
              </w:r>
              <w:r w:rsidR="00124C9B" w:rsidDel="008F7B0C">
                <w:rPr>
                  <w:rFonts w:cs="Open Sans"/>
                  <w:sz w:val="20"/>
                  <w:szCs w:val="20"/>
                </w:rPr>
                <w:delText xml:space="preserve"> Unit Quantity</w:delText>
              </w:r>
            </w:del>
          </w:p>
        </w:tc>
        <w:tc>
          <w:tcPr>
            <w:tcW w:w="960" w:type="dxa"/>
            <w:noWrap/>
            <w:hideMark/>
          </w:tcPr>
          <w:p w14:paraId="02BA6B1D" w14:textId="77777777" w:rsidR="00B320F6" w:rsidRPr="00307A4C" w:rsidDel="008F7B0C" w:rsidRDefault="00B320F6">
            <w:pPr>
              <w:cnfStyle w:val="000000100000" w:firstRow="0" w:lastRow="0" w:firstColumn="0" w:lastColumn="0" w:oddVBand="0" w:evenVBand="0" w:oddHBand="1" w:evenHBand="0" w:firstRowFirstColumn="0" w:firstRowLastColumn="0" w:lastRowFirstColumn="0" w:lastRowLastColumn="0"/>
              <w:rPr>
                <w:del w:id="5163" w:author="Mr Richard P Williams" w:date="2016-10-03T22:42:00Z"/>
                <w:rFonts w:cs="Open Sans"/>
                <w:sz w:val="20"/>
                <w:szCs w:val="20"/>
              </w:rPr>
            </w:pPr>
            <w:del w:id="5164" w:author="Mr Richard P Williams" w:date="2016-10-03T22:42:00Z">
              <w:r w:rsidRPr="00307A4C" w:rsidDel="008F7B0C">
                <w:rPr>
                  <w:rFonts w:cs="Open Sans"/>
                  <w:sz w:val="20"/>
                  <w:szCs w:val="20"/>
                </w:rPr>
                <w:delText>decimal</w:delText>
              </w:r>
            </w:del>
          </w:p>
        </w:tc>
        <w:tc>
          <w:tcPr>
            <w:tcW w:w="1175" w:type="dxa"/>
            <w:noWrap/>
            <w:hideMark/>
          </w:tcPr>
          <w:p w14:paraId="44ABE145" w14:textId="77777777" w:rsidR="00B320F6" w:rsidRPr="00307A4C" w:rsidDel="008F7B0C" w:rsidRDefault="00B320F6" w:rsidP="00307A4C">
            <w:pPr>
              <w:cnfStyle w:val="000000100000" w:firstRow="0" w:lastRow="0" w:firstColumn="0" w:lastColumn="0" w:oddVBand="0" w:evenVBand="0" w:oddHBand="1" w:evenHBand="0" w:firstRowFirstColumn="0" w:firstRowLastColumn="0" w:lastRowFirstColumn="0" w:lastRowLastColumn="0"/>
              <w:rPr>
                <w:del w:id="5165" w:author="Mr Richard P Williams" w:date="2016-10-03T22:42:00Z"/>
                <w:rFonts w:cs="Open Sans"/>
                <w:sz w:val="20"/>
                <w:szCs w:val="20"/>
              </w:rPr>
            </w:pPr>
            <w:del w:id="5166" w:author="Mr Richard P Williams" w:date="2016-10-03T22:42:00Z">
              <w:r w:rsidRPr="00307A4C" w:rsidDel="008F7B0C">
                <w:rPr>
                  <w:rFonts w:cs="Open Sans"/>
                  <w:sz w:val="20"/>
                  <w:szCs w:val="20"/>
                </w:rPr>
                <w:delText>17</w:delText>
              </w:r>
            </w:del>
          </w:p>
        </w:tc>
        <w:tc>
          <w:tcPr>
            <w:tcW w:w="3995" w:type="dxa"/>
          </w:tcPr>
          <w:p w14:paraId="10EDF494" w14:textId="77777777" w:rsidR="00B320F6" w:rsidRPr="00307A4C" w:rsidDel="008F7B0C" w:rsidRDefault="004F4C0B" w:rsidP="00307A4C">
            <w:pPr>
              <w:cnfStyle w:val="000000100000" w:firstRow="0" w:lastRow="0" w:firstColumn="0" w:lastColumn="0" w:oddVBand="0" w:evenVBand="0" w:oddHBand="1" w:evenHBand="0" w:firstRowFirstColumn="0" w:firstRowLastColumn="0" w:lastRowFirstColumn="0" w:lastRowLastColumn="0"/>
              <w:rPr>
                <w:del w:id="5167" w:author="Mr Richard P Williams" w:date="2016-10-03T22:42:00Z"/>
                <w:rFonts w:cs="Open Sans"/>
                <w:sz w:val="20"/>
                <w:szCs w:val="20"/>
              </w:rPr>
            </w:pPr>
            <w:del w:id="5168" w:author="Mr Richard P Williams" w:date="2016-10-03T22:42:00Z">
              <w:r w:rsidDel="008F7B0C">
                <w:rPr>
                  <w:rFonts w:cs="Open Sans"/>
                  <w:sz w:val="20"/>
                  <w:szCs w:val="20"/>
                </w:rPr>
                <w:delText>The amount ordered</w:delText>
              </w:r>
            </w:del>
          </w:p>
        </w:tc>
      </w:tr>
      <w:tr w:rsidR="00B320F6" w:rsidRPr="00307A4C" w:rsidDel="008F7B0C" w14:paraId="3ABCCDED" w14:textId="77777777" w:rsidTr="00CF4A03">
        <w:trPr>
          <w:trHeight w:val="300"/>
          <w:del w:id="516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B4DE899" w14:textId="77777777" w:rsidR="00B320F6" w:rsidRPr="00307A4C" w:rsidDel="008F7B0C" w:rsidRDefault="00124C9B">
            <w:pPr>
              <w:rPr>
                <w:del w:id="5170" w:author="Mr Richard P Williams" w:date="2016-10-03T22:42:00Z"/>
                <w:rFonts w:cs="Open Sans"/>
                <w:sz w:val="20"/>
                <w:szCs w:val="20"/>
              </w:rPr>
            </w:pPr>
            <w:del w:id="5171" w:author="Mr Richard P Williams" w:date="2016-10-03T22:42:00Z">
              <w:r w:rsidRPr="00307A4C" w:rsidDel="008F7B0C">
                <w:rPr>
                  <w:rFonts w:cs="Open Sans"/>
                  <w:sz w:val="20"/>
                  <w:szCs w:val="20"/>
                </w:rPr>
                <w:delText>Order</w:delText>
              </w:r>
              <w:r w:rsidDel="008F7B0C">
                <w:rPr>
                  <w:rFonts w:cs="Open Sans"/>
                  <w:sz w:val="20"/>
                  <w:szCs w:val="20"/>
                </w:rPr>
                <w:delText xml:space="preserve"> Value Quantity</w:delText>
              </w:r>
            </w:del>
          </w:p>
        </w:tc>
        <w:tc>
          <w:tcPr>
            <w:tcW w:w="960" w:type="dxa"/>
            <w:noWrap/>
            <w:hideMark/>
          </w:tcPr>
          <w:p w14:paraId="66E0FF9C" w14:textId="77777777" w:rsidR="00B320F6" w:rsidRPr="00307A4C" w:rsidDel="008F7B0C" w:rsidRDefault="00B320F6">
            <w:pPr>
              <w:cnfStyle w:val="000000000000" w:firstRow="0" w:lastRow="0" w:firstColumn="0" w:lastColumn="0" w:oddVBand="0" w:evenVBand="0" w:oddHBand="0" w:evenHBand="0" w:firstRowFirstColumn="0" w:firstRowLastColumn="0" w:lastRowFirstColumn="0" w:lastRowLastColumn="0"/>
              <w:rPr>
                <w:del w:id="5172" w:author="Mr Richard P Williams" w:date="2016-10-03T22:42:00Z"/>
                <w:rFonts w:cs="Open Sans"/>
                <w:sz w:val="20"/>
                <w:szCs w:val="20"/>
              </w:rPr>
            </w:pPr>
            <w:del w:id="5173" w:author="Mr Richard P Williams" w:date="2016-10-03T22:42:00Z">
              <w:r w:rsidRPr="00307A4C" w:rsidDel="008F7B0C">
                <w:rPr>
                  <w:rFonts w:cs="Open Sans"/>
                  <w:sz w:val="20"/>
                  <w:szCs w:val="20"/>
                </w:rPr>
                <w:delText>decimal</w:delText>
              </w:r>
            </w:del>
          </w:p>
        </w:tc>
        <w:tc>
          <w:tcPr>
            <w:tcW w:w="1175" w:type="dxa"/>
            <w:noWrap/>
            <w:hideMark/>
          </w:tcPr>
          <w:p w14:paraId="60BAEF31" w14:textId="77777777" w:rsidR="00B320F6" w:rsidRPr="00307A4C" w:rsidDel="008F7B0C" w:rsidRDefault="00B320F6" w:rsidP="00307A4C">
            <w:pPr>
              <w:cnfStyle w:val="000000000000" w:firstRow="0" w:lastRow="0" w:firstColumn="0" w:lastColumn="0" w:oddVBand="0" w:evenVBand="0" w:oddHBand="0" w:evenHBand="0" w:firstRowFirstColumn="0" w:firstRowLastColumn="0" w:lastRowFirstColumn="0" w:lastRowLastColumn="0"/>
              <w:rPr>
                <w:del w:id="5174" w:author="Mr Richard P Williams" w:date="2016-10-03T22:42:00Z"/>
                <w:rFonts w:cs="Open Sans"/>
                <w:sz w:val="20"/>
                <w:szCs w:val="20"/>
              </w:rPr>
            </w:pPr>
            <w:del w:id="5175" w:author="Mr Richard P Williams" w:date="2016-10-03T22:42:00Z">
              <w:r w:rsidRPr="00307A4C" w:rsidDel="008F7B0C">
                <w:rPr>
                  <w:rFonts w:cs="Open Sans"/>
                  <w:sz w:val="20"/>
                  <w:szCs w:val="20"/>
                </w:rPr>
                <w:delText>17</w:delText>
              </w:r>
            </w:del>
          </w:p>
        </w:tc>
        <w:tc>
          <w:tcPr>
            <w:tcW w:w="3995" w:type="dxa"/>
          </w:tcPr>
          <w:p w14:paraId="7E771DBD" w14:textId="77777777" w:rsidR="00B320F6" w:rsidRPr="00307A4C" w:rsidDel="008F7B0C" w:rsidRDefault="004F4C0B" w:rsidP="00307A4C">
            <w:pPr>
              <w:cnfStyle w:val="000000000000" w:firstRow="0" w:lastRow="0" w:firstColumn="0" w:lastColumn="0" w:oddVBand="0" w:evenVBand="0" w:oddHBand="0" w:evenHBand="0" w:firstRowFirstColumn="0" w:firstRowLastColumn="0" w:lastRowFirstColumn="0" w:lastRowLastColumn="0"/>
              <w:rPr>
                <w:del w:id="5176" w:author="Mr Richard P Williams" w:date="2016-10-03T22:42:00Z"/>
                <w:rFonts w:cs="Open Sans"/>
                <w:sz w:val="20"/>
                <w:szCs w:val="20"/>
              </w:rPr>
            </w:pPr>
            <w:del w:id="5177" w:author="Mr Richard P Williams" w:date="2016-10-03T22:42:00Z">
              <w:r w:rsidDel="008F7B0C">
                <w:rPr>
                  <w:rFonts w:cs="Open Sans"/>
                  <w:sz w:val="20"/>
                  <w:szCs w:val="20"/>
                </w:rPr>
                <w:delText>Value of ordered.</w:delText>
              </w:r>
            </w:del>
          </w:p>
        </w:tc>
      </w:tr>
      <w:tr w:rsidR="00BC6C92" w:rsidRPr="00307A4C" w:rsidDel="008F7B0C" w14:paraId="6934075F" w14:textId="77777777" w:rsidTr="00CF4A03">
        <w:trPr>
          <w:cnfStyle w:val="000000100000" w:firstRow="0" w:lastRow="0" w:firstColumn="0" w:lastColumn="0" w:oddVBand="0" w:evenVBand="0" w:oddHBand="1" w:evenHBand="0" w:firstRowFirstColumn="0" w:firstRowLastColumn="0" w:lastRowFirstColumn="0" w:lastRowLastColumn="0"/>
          <w:trHeight w:val="300"/>
          <w:del w:id="517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7834D715" w14:textId="77777777" w:rsidR="00BC6C92" w:rsidRPr="00307A4C" w:rsidDel="008F7B0C" w:rsidRDefault="00BC6C92">
            <w:pPr>
              <w:rPr>
                <w:del w:id="5179" w:author="Mr Richard P Williams" w:date="2016-10-03T22:42:00Z"/>
                <w:rFonts w:cs="Open Sans"/>
                <w:sz w:val="20"/>
                <w:szCs w:val="20"/>
              </w:rPr>
            </w:pPr>
            <w:del w:id="5180" w:author="Mr Richard P Williams" w:date="2016-10-03T22:42:00Z">
              <w:r w:rsidDel="008F7B0C">
                <w:rPr>
                  <w:rFonts w:cs="Open Sans"/>
                  <w:sz w:val="20"/>
                  <w:szCs w:val="20"/>
                </w:rPr>
                <w:delText>Order Item UOM</w:delText>
              </w:r>
            </w:del>
          </w:p>
        </w:tc>
        <w:tc>
          <w:tcPr>
            <w:tcW w:w="960" w:type="dxa"/>
            <w:noWrap/>
          </w:tcPr>
          <w:p w14:paraId="1E2C469A" w14:textId="77777777" w:rsidR="00BC6C92" w:rsidRPr="00307A4C" w:rsidDel="008F7B0C" w:rsidRDefault="00BC6C92">
            <w:pPr>
              <w:cnfStyle w:val="000000100000" w:firstRow="0" w:lastRow="0" w:firstColumn="0" w:lastColumn="0" w:oddVBand="0" w:evenVBand="0" w:oddHBand="1" w:evenHBand="0" w:firstRowFirstColumn="0" w:firstRowLastColumn="0" w:lastRowFirstColumn="0" w:lastRowLastColumn="0"/>
              <w:rPr>
                <w:del w:id="5181" w:author="Mr Richard P Williams" w:date="2016-10-03T22:42:00Z"/>
                <w:rFonts w:cs="Open Sans"/>
                <w:sz w:val="20"/>
                <w:szCs w:val="20"/>
              </w:rPr>
            </w:pPr>
          </w:p>
        </w:tc>
        <w:tc>
          <w:tcPr>
            <w:tcW w:w="1175" w:type="dxa"/>
            <w:noWrap/>
          </w:tcPr>
          <w:p w14:paraId="239D5318" w14:textId="77777777" w:rsidR="00BC6C92" w:rsidRPr="00307A4C" w:rsidDel="008F7B0C" w:rsidRDefault="00BC6C92" w:rsidP="00307A4C">
            <w:pPr>
              <w:cnfStyle w:val="000000100000" w:firstRow="0" w:lastRow="0" w:firstColumn="0" w:lastColumn="0" w:oddVBand="0" w:evenVBand="0" w:oddHBand="1" w:evenHBand="0" w:firstRowFirstColumn="0" w:firstRowLastColumn="0" w:lastRowFirstColumn="0" w:lastRowLastColumn="0"/>
              <w:rPr>
                <w:del w:id="5182" w:author="Mr Richard P Williams" w:date="2016-10-03T22:42:00Z"/>
                <w:rFonts w:cs="Open Sans"/>
                <w:sz w:val="20"/>
                <w:szCs w:val="20"/>
              </w:rPr>
            </w:pPr>
          </w:p>
        </w:tc>
        <w:tc>
          <w:tcPr>
            <w:tcW w:w="3995" w:type="dxa"/>
          </w:tcPr>
          <w:p w14:paraId="65898EB1" w14:textId="77777777" w:rsidR="00BC6C92" w:rsidDel="008F7B0C" w:rsidRDefault="00BC6C92" w:rsidP="00307A4C">
            <w:pPr>
              <w:cnfStyle w:val="000000100000" w:firstRow="0" w:lastRow="0" w:firstColumn="0" w:lastColumn="0" w:oddVBand="0" w:evenVBand="0" w:oddHBand="1" w:evenHBand="0" w:firstRowFirstColumn="0" w:firstRowLastColumn="0" w:lastRowFirstColumn="0" w:lastRowLastColumn="0"/>
              <w:rPr>
                <w:del w:id="5183" w:author="Mr Richard P Williams" w:date="2016-10-03T22:42:00Z"/>
                <w:rFonts w:cs="Open Sans"/>
                <w:sz w:val="20"/>
                <w:szCs w:val="20"/>
              </w:rPr>
            </w:pPr>
            <w:del w:id="5184" w:author="Mr Richard P Williams" w:date="2016-10-03T22:42:00Z">
              <w:r w:rsidDel="008F7B0C">
                <w:rPr>
                  <w:rFonts w:cs="Open Sans"/>
                  <w:sz w:val="20"/>
                  <w:szCs w:val="20"/>
                </w:rPr>
                <w:delText>The Unit of Measure of the Item. Example Weight or Each etc</w:delText>
              </w:r>
            </w:del>
          </w:p>
        </w:tc>
      </w:tr>
      <w:tr w:rsidR="00B320F6" w:rsidRPr="00307A4C" w:rsidDel="008F7B0C" w14:paraId="679160D0" w14:textId="77777777" w:rsidTr="00CF4A03">
        <w:trPr>
          <w:trHeight w:val="300"/>
          <w:del w:id="518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C0BB702" w14:textId="77777777" w:rsidR="00B320F6" w:rsidRPr="00307A4C" w:rsidDel="008F7B0C" w:rsidRDefault="00B320F6" w:rsidP="00BC6C92">
            <w:pPr>
              <w:rPr>
                <w:del w:id="5186" w:author="Mr Richard P Williams" w:date="2016-10-03T22:42:00Z"/>
                <w:rFonts w:cs="Open Sans"/>
                <w:sz w:val="20"/>
                <w:szCs w:val="20"/>
              </w:rPr>
            </w:pPr>
            <w:del w:id="5187" w:author="Mr Richard P Williams" w:date="2016-10-03T22:42:00Z">
              <w:r w:rsidRPr="00307A4C" w:rsidDel="008F7B0C">
                <w:rPr>
                  <w:rFonts w:cs="Open Sans"/>
                  <w:sz w:val="20"/>
                  <w:szCs w:val="20"/>
                </w:rPr>
                <w:delText>Pack</w:delText>
              </w:r>
              <w:r w:rsidR="00124C9B" w:rsidDel="008F7B0C">
                <w:rPr>
                  <w:rFonts w:cs="Open Sans"/>
                  <w:sz w:val="20"/>
                  <w:szCs w:val="20"/>
                </w:rPr>
                <w:delText xml:space="preserve"> or Case </w:delText>
              </w:r>
              <w:r w:rsidR="00BC6C92" w:rsidDel="008F7B0C">
                <w:rPr>
                  <w:rFonts w:cs="Open Sans"/>
                  <w:sz w:val="20"/>
                  <w:szCs w:val="20"/>
                </w:rPr>
                <w:delText>Type</w:delText>
              </w:r>
            </w:del>
          </w:p>
        </w:tc>
        <w:tc>
          <w:tcPr>
            <w:tcW w:w="960" w:type="dxa"/>
            <w:noWrap/>
            <w:hideMark/>
          </w:tcPr>
          <w:p w14:paraId="387885FE" w14:textId="77777777" w:rsidR="00B320F6" w:rsidRPr="00307A4C" w:rsidDel="008F7B0C" w:rsidRDefault="00B320F6">
            <w:pPr>
              <w:cnfStyle w:val="000000000000" w:firstRow="0" w:lastRow="0" w:firstColumn="0" w:lastColumn="0" w:oddVBand="0" w:evenVBand="0" w:oddHBand="0" w:evenHBand="0" w:firstRowFirstColumn="0" w:firstRowLastColumn="0" w:lastRowFirstColumn="0" w:lastRowLastColumn="0"/>
              <w:rPr>
                <w:del w:id="5188" w:author="Mr Richard P Williams" w:date="2016-10-03T22:42:00Z"/>
                <w:rFonts w:cs="Open Sans"/>
                <w:sz w:val="20"/>
                <w:szCs w:val="20"/>
              </w:rPr>
            </w:pPr>
            <w:del w:id="5189" w:author="Mr Richard P Williams" w:date="2016-10-03T22:42:00Z">
              <w:r w:rsidRPr="00307A4C" w:rsidDel="008F7B0C">
                <w:rPr>
                  <w:rFonts w:cs="Open Sans"/>
                  <w:sz w:val="20"/>
                  <w:szCs w:val="20"/>
                </w:rPr>
                <w:delText>nvarchar</w:delText>
              </w:r>
            </w:del>
          </w:p>
        </w:tc>
        <w:tc>
          <w:tcPr>
            <w:tcW w:w="1175" w:type="dxa"/>
            <w:noWrap/>
            <w:hideMark/>
          </w:tcPr>
          <w:p w14:paraId="02B938F2" w14:textId="77777777" w:rsidR="00B320F6" w:rsidRPr="00307A4C" w:rsidDel="008F7B0C" w:rsidRDefault="00B320F6" w:rsidP="00307A4C">
            <w:pPr>
              <w:cnfStyle w:val="000000000000" w:firstRow="0" w:lastRow="0" w:firstColumn="0" w:lastColumn="0" w:oddVBand="0" w:evenVBand="0" w:oddHBand="0" w:evenHBand="0" w:firstRowFirstColumn="0" w:firstRowLastColumn="0" w:lastRowFirstColumn="0" w:lastRowLastColumn="0"/>
              <w:rPr>
                <w:del w:id="5190" w:author="Mr Richard P Williams" w:date="2016-10-03T22:42:00Z"/>
                <w:rFonts w:cs="Open Sans"/>
                <w:sz w:val="20"/>
                <w:szCs w:val="20"/>
              </w:rPr>
            </w:pPr>
            <w:del w:id="5191" w:author="Mr Richard P Williams" w:date="2016-10-03T22:42:00Z">
              <w:r w:rsidRPr="00307A4C" w:rsidDel="008F7B0C">
                <w:rPr>
                  <w:rFonts w:cs="Open Sans"/>
                  <w:sz w:val="20"/>
                  <w:szCs w:val="20"/>
                </w:rPr>
                <w:delText>8000</w:delText>
              </w:r>
            </w:del>
          </w:p>
        </w:tc>
        <w:tc>
          <w:tcPr>
            <w:tcW w:w="3995" w:type="dxa"/>
          </w:tcPr>
          <w:p w14:paraId="16CA3CF6" w14:textId="77777777" w:rsidR="00B320F6" w:rsidRPr="00307A4C" w:rsidDel="008F7B0C" w:rsidRDefault="004F4C0B" w:rsidP="00307A4C">
            <w:pPr>
              <w:cnfStyle w:val="000000000000" w:firstRow="0" w:lastRow="0" w:firstColumn="0" w:lastColumn="0" w:oddVBand="0" w:evenVBand="0" w:oddHBand="0" w:evenHBand="0" w:firstRowFirstColumn="0" w:firstRowLastColumn="0" w:lastRowFirstColumn="0" w:lastRowLastColumn="0"/>
              <w:rPr>
                <w:del w:id="5192" w:author="Mr Richard P Williams" w:date="2016-10-03T22:42:00Z"/>
                <w:rFonts w:cs="Open Sans"/>
                <w:sz w:val="20"/>
                <w:szCs w:val="20"/>
              </w:rPr>
            </w:pPr>
            <w:del w:id="5193" w:author="Mr Richard P Williams" w:date="2016-10-03T22:42:00Z">
              <w:r w:rsidDel="008F7B0C">
                <w:rPr>
                  <w:rFonts w:cs="Open Sans"/>
                  <w:sz w:val="20"/>
                  <w:szCs w:val="20"/>
                </w:rPr>
                <w:delText>Each, Pack / Case or Pallet</w:delText>
              </w:r>
            </w:del>
          </w:p>
        </w:tc>
      </w:tr>
      <w:tr w:rsidR="00B320F6" w:rsidRPr="00307A4C" w:rsidDel="008F7B0C" w14:paraId="61FBA95F" w14:textId="77777777" w:rsidTr="00CF4A03">
        <w:trPr>
          <w:cnfStyle w:val="000000100000" w:firstRow="0" w:lastRow="0" w:firstColumn="0" w:lastColumn="0" w:oddVBand="0" w:evenVBand="0" w:oddHBand="1" w:evenHBand="0" w:firstRowFirstColumn="0" w:firstRowLastColumn="0" w:lastRowFirstColumn="0" w:lastRowLastColumn="0"/>
          <w:trHeight w:val="300"/>
          <w:del w:id="519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F3C0C4A" w14:textId="77777777" w:rsidR="00B320F6" w:rsidRPr="00307A4C" w:rsidDel="008F7B0C" w:rsidRDefault="00124C9B">
            <w:pPr>
              <w:rPr>
                <w:del w:id="5195" w:author="Mr Richard P Williams" w:date="2016-10-03T22:42:00Z"/>
                <w:rFonts w:cs="Open Sans"/>
                <w:sz w:val="20"/>
                <w:szCs w:val="20"/>
              </w:rPr>
            </w:pPr>
            <w:del w:id="5196" w:author="Mr Richard P Williams" w:date="2016-10-03T22:42:00Z">
              <w:r w:rsidDel="008F7B0C">
                <w:rPr>
                  <w:rFonts w:cs="Open Sans"/>
                  <w:sz w:val="20"/>
                  <w:szCs w:val="20"/>
                </w:rPr>
                <w:delText>Pack Size</w:delText>
              </w:r>
            </w:del>
          </w:p>
        </w:tc>
        <w:tc>
          <w:tcPr>
            <w:tcW w:w="960" w:type="dxa"/>
            <w:noWrap/>
            <w:hideMark/>
          </w:tcPr>
          <w:p w14:paraId="4DB04EF8" w14:textId="77777777" w:rsidR="00B320F6" w:rsidRPr="00307A4C" w:rsidDel="008F7B0C" w:rsidRDefault="00B320F6">
            <w:pPr>
              <w:cnfStyle w:val="000000100000" w:firstRow="0" w:lastRow="0" w:firstColumn="0" w:lastColumn="0" w:oddVBand="0" w:evenVBand="0" w:oddHBand="1" w:evenHBand="0" w:firstRowFirstColumn="0" w:firstRowLastColumn="0" w:lastRowFirstColumn="0" w:lastRowLastColumn="0"/>
              <w:rPr>
                <w:del w:id="5197" w:author="Mr Richard P Williams" w:date="2016-10-03T22:42:00Z"/>
                <w:rFonts w:cs="Open Sans"/>
                <w:sz w:val="20"/>
                <w:szCs w:val="20"/>
              </w:rPr>
            </w:pPr>
            <w:del w:id="5198" w:author="Mr Richard P Williams" w:date="2016-10-03T22:42:00Z">
              <w:r w:rsidRPr="00307A4C" w:rsidDel="008F7B0C">
                <w:rPr>
                  <w:rFonts w:cs="Open Sans"/>
                  <w:sz w:val="20"/>
                  <w:szCs w:val="20"/>
                </w:rPr>
                <w:delText>decimal</w:delText>
              </w:r>
            </w:del>
          </w:p>
        </w:tc>
        <w:tc>
          <w:tcPr>
            <w:tcW w:w="1175" w:type="dxa"/>
            <w:noWrap/>
            <w:hideMark/>
          </w:tcPr>
          <w:p w14:paraId="7FD262FF" w14:textId="77777777" w:rsidR="00B320F6" w:rsidRPr="00307A4C" w:rsidDel="008F7B0C" w:rsidRDefault="00B320F6" w:rsidP="00307A4C">
            <w:pPr>
              <w:cnfStyle w:val="000000100000" w:firstRow="0" w:lastRow="0" w:firstColumn="0" w:lastColumn="0" w:oddVBand="0" w:evenVBand="0" w:oddHBand="1" w:evenHBand="0" w:firstRowFirstColumn="0" w:firstRowLastColumn="0" w:lastRowFirstColumn="0" w:lastRowLastColumn="0"/>
              <w:rPr>
                <w:del w:id="5199" w:author="Mr Richard P Williams" w:date="2016-10-03T22:42:00Z"/>
                <w:rFonts w:cs="Open Sans"/>
                <w:sz w:val="20"/>
                <w:szCs w:val="20"/>
              </w:rPr>
            </w:pPr>
            <w:del w:id="5200" w:author="Mr Richard P Williams" w:date="2016-10-03T22:42:00Z">
              <w:r w:rsidRPr="00307A4C" w:rsidDel="008F7B0C">
                <w:rPr>
                  <w:rFonts w:cs="Open Sans"/>
                  <w:sz w:val="20"/>
                  <w:szCs w:val="20"/>
                </w:rPr>
                <w:delText>17</w:delText>
              </w:r>
            </w:del>
          </w:p>
        </w:tc>
        <w:tc>
          <w:tcPr>
            <w:tcW w:w="3995" w:type="dxa"/>
          </w:tcPr>
          <w:p w14:paraId="452CC7D9" w14:textId="77777777" w:rsidR="00B320F6" w:rsidRPr="00307A4C" w:rsidDel="008F7B0C" w:rsidRDefault="004F4C0B" w:rsidP="00307A4C">
            <w:pPr>
              <w:cnfStyle w:val="000000100000" w:firstRow="0" w:lastRow="0" w:firstColumn="0" w:lastColumn="0" w:oddVBand="0" w:evenVBand="0" w:oddHBand="1" w:evenHBand="0" w:firstRowFirstColumn="0" w:firstRowLastColumn="0" w:lastRowFirstColumn="0" w:lastRowLastColumn="0"/>
              <w:rPr>
                <w:del w:id="5201" w:author="Mr Richard P Williams" w:date="2016-10-03T22:42:00Z"/>
                <w:rFonts w:cs="Open Sans"/>
                <w:sz w:val="20"/>
                <w:szCs w:val="20"/>
              </w:rPr>
            </w:pPr>
            <w:del w:id="5202" w:author="Mr Richard P Williams" w:date="2016-10-03T22:42:00Z">
              <w:r w:rsidDel="008F7B0C">
                <w:rPr>
                  <w:rFonts w:cs="Open Sans"/>
                  <w:sz w:val="20"/>
                  <w:szCs w:val="20"/>
                </w:rPr>
                <w:delText>The Size of cases</w:delText>
              </w:r>
            </w:del>
          </w:p>
        </w:tc>
      </w:tr>
      <w:tr w:rsidR="00B320F6" w:rsidRPr="00307A4C" w:rsidDel="008F7B0C" w14:paraId="41414D9D" w14:textId="77777777" w:rsidTr="00CF4A03">
        <w:trPr>
          <w:trHeight w:val="300"/>
          <w:del w:id="520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0E9D7DAD" w14:textId="77777777" w:rsidR="00B320F6" w:rsidRPr="00307A4C" w:rsidDel="008F7B0C" w:rsidRDefault="004F4C0B">
            <w:pPr>
              <w:rPr>
                <w:del w:id="5204" w:author="Mr Richard P Williams" w:date="2016-10-03T22:42:00Z"/>
                <w:rFonts w:cs="Open Sans"/>
                <w:sz w:val="20"/>
                <w:szCs w:val="20"/>
              </w:rPr>
            </w:pPr>
            <w:del w:id="5205" w:author="Mr Richard P Williams" w:date="2016-10-03T22:42:00Z">
              <w:r w:rsidDel="008F7B0C">
                <w:rPr>
                  <w:rFonts w:cs="Open Sans"/>
                  <w:sz w:val="20"/>
                  <w:szCs w:val="20"/>
                </w:rPr>
                <w:delText>Associate Raised Order</w:delText>
              </w:r>
            </w:del>
          </w:p>
        </w:tc>
        <w:tc>
          <w:tcPr>
            <w:tcW w:w="960" w:type="dxa"/>
            <w:noWrap/>
          </w:tcPr>
          <w:p w14:paraId="4AEB195C" w14:textId="77777777" w:rsidR="00B320F6" w:rsidRPr="00307A4C" w:rsidDel="008F7B0C" w:rsidRDefault="00B320F6">
            <w:pPr>
              <w:cnfStyle w:val="000000000000" w:firstRow="0" w:lastRow="0" w:firstColumn="0" w:lastColumn="0" w:oddVBand="0" w:evenVBand="0" w:oddHBand="0" w:evenHBand="0" w:firstRowFirstColumn="0" w:firstRowLastColumn="0" w:lastRowFirstColumn="0" w:lastRowLastColumn="0"/>
              <w:rPr>
                <w:del w:id="5206" w:author="Mr Richard P Williams" w:date="2016-10-03T22:42:00Z"/>
                <w:rFonts w:cs="Open Sans"/>
                <w:sz w:val="20"/>
                <w:szCs w:val="20"/>
              </w:rPr>
            </w:pPr>
          </w:p>
        </w:tc>
        <w:tc>
          <w:tcPr>
            <w:tcW w:w="1175" w:type="dxa"/>
            <w:noWrap/>
          </w:tcPr>
          <w:p w14:paraId="3838AB26" w14:textId="77777777" w:rsidR="00B320F6" w:rsidRPr="00307A4C" w:rsidDel="008F7B0C" w:rsidRDefault="00B320F6" w:rsidP="00307A4C">
            <w:pPr>
              <w:cnfStyle w:val="000000000000" w:firstRow="0" w:lastRow="0" w:firstColumn="0" w:lastColumn="0" w:oddVBand="0" w:evenVBand="0" w:oddHBand="0" w:evenHBand="0" w:firstRowFirstColumn="0" w:firstRowLastColumn="0" w:lastRowFirstColumn="0" w:lastRowLastColumn="0"/>
              <w:rPr>
                <w:del w:id="5207" w:author="Mr Richard P Williams" w:date="2016-10-03T22:42:00Z"/>
                <w:rFonts w:cs="Open Sans"/>
                <w:sz w:val="20"/>
                <w:szCs w:val="20"/>
              </w:rPr>
            </w:pPr>
          </w:p>
        </w:tc>
        <w:tc>
          <w:tcPr>
            <w:tcW w:w="3995" w:type="dxa"/>
          </w:tcPr>
          <w:p w14:paraId="710AAAA4" w14:textId="77777777" w:rsidR="00B320F6" w:rsidRPr="00307A4C" w:rsidDel="008F7B0C" w:rsidRDefault="004F4C0B" w:rsidP="00307A4C">
            <w:pPr>
              <w:cnfStyle w:val="000000000000" w:firstRow="0" w:lastRow="0" w:firstColumn="0" w:lastColumn="0" w:oddVBand="0" w:evenVBand="0" w:oddHBand="0" w:evenHBand="0" w:firstRowFirstColumn="0" w:firstRowLastColumn="0" w:lastRowFirstColumn="0" w:lastRowLastColumn="0"/>
              <w:rPr>
                <w:del w:id="5208" w:author="Mr Richard P Williams" w:date="2016-10-03T22:42:00Z"/>
                <w:rFonts w:cs="Open Sans"/>
                <w:sz w:val="20"/>
                <w:szCs w:val="20"/>
              </w:rPr>
            </w:pPr>
            <w:del w:id="5209" w:author="Mr Richard P Williams" w:date="2016-10-03T22:42:00Z">
              <w:r w:rsidDel="008F7B0C">
                <w:rPr>
                  <w:rFonts w:cs="Open Sans"/>
                  <w:sz w:val="20"/>
                  <w:szCs w:val="20"/>
                </w:rPr>
                <w:delText>If a manual order, the associate who raised the order</w:delText>
              </w:r>
            </w:del>
          </w:p>
        </w:tc>
      </w:tr>
      <w:tr w:rsidR="00B320F6" w:rsidRPr="00307A4C" w:rsidDel="008F7B0C" w14:paraId="13363D50" w14:textId="77777777" w:rsidTr="00CF4A03">
        <w:trPr>
          <w:cnfStyle w:val="000000100000" w:firstRow="0" w:lastRow="0" w:firstColumn="0" w:lastColumn="0" w:oddVBand="0" w:evenVBand="0" w:oddHBand="1" w:evenHBand="0" w:firstRowFirstColumn="0" w:firstRowLastColumn="0" w:lastRowFirstColumn="0" w:lastRowLastColumn="0"/>
          <w:trHeight w:val="300"/>
          <w:del w:id="521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014B5994" w14:textId="77777777" w:rsidR="00B320F6" w:rsidRPr="00307A4C" w:rsidDel="008F7B0C" w:rsidRDefault="004F4C0B">
            <w:pPr>
              <w:rPr>
                <w:del w:id="5211" w:author="Mr Richard P Williams" w:date="2016-10-03T22:42:00Z"/>
                <w:rFonts w:cs="Open Sans"/>
                <w:sz w:val="20"/>
                <w:szCs w:val="20"/>
              </w:rPr>
            </w:pPr>
            <w:del w:id="5212" w:author="Mr Richard P Williams" w:date="2016-10-03T22:42:00Z">
              <w:r w:rsidDel="008F7B0C">
                <w:rPr>
                  <w:rFonts w:cs="Open Sans"/>
                  <w:sz w:val="20"/>
                  <w:szCs w:val="20"/>
                </w:rPr>
                <w:delText>System Raised Order</w:delText>
              </w:r>
            </w:del>
          </w:p>
        </w:tc>
        <w:tc>
          <w:tcPr>
            <w:tcW w:w="960" w:type="dxa"/>
            <w:noWrap/>
          </w:tcPr>
          <w:p w14:paraId="42B83890" w14:textId="77777777" w:rsidR="00B320F6" w:rsidRPr="00307A4C" w:rsidDel="008F7B0C" w:rsidRDefault="00B320F6">
            <w:pPr>
              <w:cnfStyle w:val="000000100000" w:firstRow="0" w:lastRow="0" w:firstColumn="0" w:lastColumn="0" w:oddVBand="0" w:evenVBand="0" w:oddHBand="1" w:evenHBand="0" w:firstRowFirstColumn="0" w:firstRowLastColumn="0" w:lastRowFirstColumn="0" w:lastRowLastColumn="0"/>
              <w:rPr>
                <w:del w:id="5213" w:author="Mr Richard P Williams" w:date="2016-10-03T22:42:00Z"/>
                <w:rFonts w:cs="Open Sans"/>
                <w:sz w:val="20"/>
                <w:szCs w:val="20"/>
              </w:rPr>
            </w:pPr>
          </w:p>
        </w:tc>
        <w:tc>
          <w:tcPr>
            <w:tcW w:w="1175" w:type="dxa"/>
            <w:noWrap/>
          </w:tcPr>
          <w:p w14:paraId="305ED630" w14:textId="77777777" w:rsidR="00B320F6" w:rsidRPr="00307A4C" w:rsidDel="008F7B0C" w:rsidRDefault="00B320F6" w:rsidP="00307A4C">
            <w:pPr>
              <w:cnfStyle w:val="000000100000" w:firstRow="0" w:lastRow="0" w:firstColumn="0" w:lastColumn="0" w:oddVBand="0" w:evenVBand="0" w:oddHBand="1" w:evenHBand="0" w:firstRowFirstColumn="0" w:firstRowLastColumn="0" w:lastRowFirstColumn="0" w:lastRowLastColumn="0"/>
              <w:rPr>
                <w:del w:id="5214" w:author="Mr Richard P Williams" w:date="2016-10-03T22:42:00Z"/>
                <w:rFonts w:cs="Open Sans"/>
                <w:sz w:val="20"/>
                <w:szCs w:val="20"/>
              </w:rPr>
            </w:pPr>
          </w:p>
        </w:tc>
        <w:tc>
          <w:tcPr>
            <w:tcW w:w="3995" w:type="dxa"/>
          </w:tcPr>
          <w:p w14:paraId="414BC7A1" w14:textId="77777777" w:rsidR="00B320F6" w:rsidRPr="00307A4C" w:rsidDel="008F7B0C" w:rsidRDefault="004F4C0B" w:rsidP="004F4C0B">
            <w:pPr>
              <w:cnfStyle w:val="000000100000" w:firstRow="0" w:lastRow="0" w:firstColumn="0" w:lastColumn="0" w:oddVBand="0" w:evenVBand="0" w:oddHBand="1" w:evenHBand="0" w:firstRowFirstColumn="0" w:firstRowLastColumn="0" w:lastRowFirstColumn="0" w:lastRowLastColumn="0"/>
              <w:rPr>
                <w:del w:id="5215" w:author="Mr Richard P Williams" w:date="2016-10-03T22:42:00Z"/>
                <w:rFonts w:cs="Open Sans"/>
                <w:sz w:val="20"/>
                <w:szCs w:val="20"/>
              </w:rPr>
            </w:pPr>
            <w:del w:id="5216" w:author="Mr Richard P Williams" w:date="2016-10-03T22:42:00Z">
              <w:r w:rsidDel="008F7B0C">
                <w:rPr>
                  <w:rFonts w:cs="Open Sans"/>
                  <w:sz w:val="20"/>
                  <w:szCs w:val="20"/>
                </w:rPr>
                <w:delText>Order was auto generated by OMS</w:delText>
              </w:r>
            </w:del>
          </w:p>
        </w:tc>
      </w:tr>
      <w:tr w:rsidR="001854CF" w:rsidRPr="00307A4C" w:rsidDel="008F7B0C" w14:paraId="31DDDCC8" w14:textId="77777777" w:rsidTr="00CF4A03">
        <w:trPr>
          <w:trHeight w:val="300"/>
          <w:del w:id="521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22DAE707" w14:textId="77777777" w:rsidR="001854CF" w:rsidDel="008F7B0C" w:rsidRDefault="001854CF">
            <w:pPr>
              <w:rPr>
                <w:del w:id="5218" w:author="Mr Richard P Williams" w:date="2016-10-03T22:42:00Z"/>
                <w:rFonts w:cs="Open Sans"/>
                <w:sz w:val="20"/>
                <w:szCs w:val="20"/>
              </w:rPr>
            </w:pPr>
            <w:del w:id="5219" w:author="Mr Richard P Williams" w:date="2016-10-03T22:42:00Z">
              <w:r w:rsidDel="008F7B0C">
                <w:rPr>
                  <w:rFonts w:cs="Open Sans"/>
                  <w:sz w:val="20"/>
                  <w:szCs w:val="20"/>
                </w:rPr>
                <w:delText>Order Type Code</w:delText>
              </w:r>
            </w:del>
          </w:p>
        </w:tc>
        <w:tc>
          <w:tcPr>
            <w:tcW w:w="960" w:type="dxa"/>
            <w:noWrap/>
          </w:tcPr>
          <w:p w14:paraId="42DDBD87" w14:textId="77777777" w:rsidR="001854CF" w:rsidRPr="00307A4C" w:rsidDel="008F7B0C" w:rsidRDefault="001854CF">
            <w:pPr>
              <w:cnfStyle w:val="000000000000" w:firstRow="0" w:lastRow="0" w:firstColumn="0" w:lastColumn="0" w:oddVBand="0" w:evenVBand="0" w:oddHBand="0" w:evenHBand="0" w:firstRowFirstColumn="0" w:firstRowLastColumn="0" w:lastRowFirstColumn="0" w:lastRowLastColumn="0"/>
              <w:rPr>
                <w:del w:id="5220" w:author="Mr Richard P Williams" w:date="2016-10-03T22:42:00Z"/>
                <w:rFonts w:cs="Open Sans"/>
                <w:sz w:val="20"/>
                <w:szCs w:val="20"/>
              </w:rPr>
            </w:pPr>
          </w:p>
        </w:tc>
        <w:tc>
          <w:tcPr>
            <w:tcW w:w="1175" w:type="dxa"/>
            <w:noWrap/>
          </w:tcPr>
          <w:p w14:paraId="4FBCB08B" w14:textId="77777777" w:rsidR="001854CF" w:rsidRPr="00307A4C" w:rsidDel="008F7B0C" w:rsidRDefault="001854CF" w:rsidP="00307A4C">
            <w:pPr>
              <w:cnfStyle w:val="000000000000" w:firstRow="0" w:lastRow="0" w:firstColumn="0" w:lastColumn="0" w:oddVBand="0" w:evenVBand="0" w:oddHBand="0" w:evenHBand="0" w:firstRowFirstColumn="0" w:firstRowLastColumn="0" w:lastRowFirstColumn="0" w:lastRowLastColumn="0"/>
              <w:rPr>
                <w:del w:id="5221" w:author="Mr Richard P Williams" w:date="2016-10-03T22:42:00Z"/>
                <w:rFonts w:cs="Open Sans"/>
                <w:sz w:val="20"/>
                <w:szCs w:val="20"/>
              </w:rPr>
            </w:pPr>
          </w:p>
        </w:tc>
        <w:tc>
          <w:tcPr>
            <w:tcW w:w="3995" w:type="dxa"/>
          </w:tcPr>
          <w:p w14:paraId="14CDAFCC" w14:textId="77777777" w:rsidR="001854CF" w:rsidDel="008F7B0C" w:rsidRDefault="001854CF" w:rsidP="001854CF">
            <w:pPr>
              <w:cnfStyle w:val="000000000000" w:firstRow="0" w:lastRow="0" w:firstColumn="0" w:lastColumn="0" w:oddVBand="0" w:evenVBand="0" w:oddHBand="0" w:evenHBand="0" w:firstRowFirstColumn="0" w:firstRowLastColumn="0" w:lastRowFirstColumn="0" w:lastRowLastColumn="0"/>
              <w:rPr>
                <w:del w:id="5222" w:author="Mr Richard P Williams" w:date="2016-10-03T22:42:00Z"/>
                <w:rFonts w:cs="Open Sans"/>
                <w:sz w:val="20"/>
                <w:szCs w:val="20"/>
              </w:rPr>
            </w:pPr>
            <w:del w:id="5223" w:author="Mr Richard P Williams" w:date="2016-10-03T22:42:00Z">
              <w:r w:rsidDel="008F7B0C">
                <w:rPr>
                  <w:color w:val="000000"/>
                  <w:sz w:val="20"/>
                  <w:szCs w:val="20"/>
                </w:rPr>
                <w:delText>Code for the type of order. Example Regular Order, Promotion Allocation etc</w:delText>
              </w:r>
            </w:del>
          </w:p>
        </w:tc>
      </w:tr>
      <w:tr w:rsidR="00B320F6" w:rsidRPr="00307A4C" w:rsidDel="008F7B0C" w14:paraId="151E42A3" w14:textId="77777777" w:rsidTr="00CF4A03">
        <w:trPr>
          <w:cnfStyle w:val="000000100000" w:firstRow="0" w:lastRow="0" w:firstColumn="0" w:lastColumn="0" w:oddVBand="0" w:evenVBand="0" w:oddHBand="1" w:evenHBand="0" w:firstRowFirstColumn="0" w:firstRowLastColumn="0" w:lastRowFirstColumn="0" w:lastRowLastColumn="0"/>
          <w:trHeight w:val="300"/>
          <w:del w:id="522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76BBCEC" w14:textId="77777777" w:rsidR="00B320F6" w:rsidRPr="00307A4C" w:rsidDel="008F7B0C" w:rsidRDefault="00B320F6">
            <w:pPr>
              <w:rPr>
                <w:del w:id="5225" w:author="Mr Richard P Williams" w:date="2016-10-03T22:42:00Z"/>
                <w:rFonts w:cs="Open Sans"/>
                <w:sz w:val="20"/>
                <w:szCs w:val="20"/>
              </w:rPr>
            </w:pPr>
            <w:del w:id="5226" w:author="Mr Richard P Williams" w:date="2016-10-03T22:42:00Z">
              <w:r w:rsidRPr="00307A4C" w:rsidDel="008F7B0C">
                <w:rPr>
                  <w:rFonts w:cs="Open Sans"/>
                  <w:sz w:val="20"/>
                  <w:szCs w:val="20"/>
                </w:rPr>
                <w:delText>VendorItem</w:delText>
              </w:r>
            </w:del>
          </w:p>
        </w:tc>
        <w:tc>
          <w:tcPr>
            <w:tcW w:w="960" w:type="dxa"/>
            <w:noWrap/>
            <w:hideMark/>
          </w:tcPr>
          <w:p w14:paraId="6B3B8286" w14:textId="77777777" w:rsidR="00B320F6" w:rsidRPr="00307A4C" w:rsidDel="008F7B0C" w:rsidRDefault="00B320F6">
            <w:pPr>
              <w:cnfStyle w:val="000000100000" w:firstRow="0" w:lastRow="0" w:firstColumn="0" w:lastColumn="0" w:oddVBand="0" w:evenVBand="0" w:oddHBand="1" w:evenHBand="0" w:firstRowFirstColumn="0" w:firstRowLastColumn="0" w:lastRowFirstColumn="0" w:lastRowLastColumn="0"/>
              <w:rPr>
                <w:del w:id="5227" w:author="Mr Richard P Williams" w:date="2016-10-03T22:42:00Z"/>
                <w:rFonts w:cs="Open Sans"/>
                <w:sz w:val="20"/>
                <w:szCs w:val="20"/>
              </w:rPr>
            </w:pPr>
            <w:del w:id="5228" w:author="Mr Richard P Williams" w:date="2016-10-03T22:42:00Z">
              <w:r w:rsidRPr="00307A4C" w:rsidDel="008F7B0C">
                <w:rPr>
                  <w:rFonts w:cs="Open Sans"/>
                  <w:sz w:val="20"/>
                  <w:szCs w:val="20"/>
                </w:rPr>
                <w:delText>nvarchar</w:delText>
              </w:r>
            </w:del>
          </w:p>
        </w:tc>
        <w:tc>
          <w:tcPr>
            <w:tcW w:w="1175" w:type="dxa"/>
            <w:noWrap/>
            <w:hideMark/>
          </w:tcPr>
          <w:p w14:paraId="650B31E2" w14:textId="77777777" w:rsidR="00B320F6" w:rsidRPr="00307A4C" w:rsidDel="008F7B0C" w:rsidRDefault="00B320F6" w:rsidP="00307A4C">
            <w:pPr>
              <w:cnfStyle w:val="000000100000" w:firstRow="0" w:lastRow="0" w:firstColumn="0" w:lastColumn="0" w:oddVBand="0" w:evenVBand="0" w:oddHBand="1" w:evenHBand="0" w:firstRowFirstColumn="0" w:firstRowLastColumn="0" w:lastRowFirstColumn="0" w:lastRowLastColumn="0"/>
              <w:rPr>
                <w:del w:id="5229" w:author="Mr Richard P Williams" w:date="2016-10-03T22:42:00Z"/>
                <w:rFonts w:cs="Open Sans"/>
                <w:sz w:val="20"/>
                <w:szCs w:val="20"/>
              </w:rPr>
            </w:pPr>
            <w:del w:id="5230" w:author="Mr Richard P Williams" w:date="2016-10-03T22:42:00Z">
              <w:r w:rsidRPr="00307A4C" w:rsidDel="008F7B0C">
                <w:rPr>
                  <w:rFonts w:cs="Open Sans"/>
                  <w:sz w:val="20"/>
                  <w:szCs w:val="20"/>
                </w:rPr>
                <w:delText>8000</w:delText>
              </w:r>
            </w:del>
          </w:p>
        </w:tc>
        <w:tc>
          <w:tcPr>
            <w:tcW w:w="3995" w:type="dxa"/>
          </w:tcPr>
          <w:p w14:paraId="798597D2" w14:textId="77777777" w:rsidR="00B320F6" w:rsidRPr="00307A4C" w:rsidDel="008F7B0C" w:rsidRDefault="00B320F6" w:rsidP="00307A4C">
            <w:pPr>
              <w:cnfStyle w:val="000000100000" w:firstRow="0" w:lastRow="0" w:firstColumn="0" w:lastColumn="0" w:oddVBand="0" w:evenVBand="0" w:oddHBand="1" w:evenHBand="0" w:firstRowFirstColumn="0" w:firstRowLastColumn="0" w:lastRowFirstColumn="0" w:lastRowLastColumn="0"/>
              <w:rPr>
                <w:del w:id="5231" w:author="Mr Richard P Williams" w:date="2016-10-03T22:42:00Z"/>
                <w:rFonts w:cs="Open Sans"/>
                <w:sz w:val="20"/>
                <w:szCs w:val="20"/>
              </w:rPr>
            </w:pPr>
          </w:p>
        </w:tc>
      </w:tr>
      <w:tr w:rsidR="00B320F6" w:rsidRPr="00307A4C" w:rsidDel="008F7B0C" w14:paraId="58C4A971" w14:textId="77777777" w:rsidTr="00CF4A03">
        <w:trPr>
          <w:trHeight w:val="300"/>
          <w:del w:id="523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4EF17B2" w14:textId="77777777" w:rsidR="00B320F6" w:rsidRPr="00307A4C" w:rsidDel="008F7B0C" w:rsidRDefault="00B320F6">
            <w:pPr>
              <w:rPr>
                <w:del w:id="5233" w:author="Mr Richard P Williams" w:date="2016-10-03T22:42:00Z"/>
                <w:rFonts w:cs="Open Sans"/>
                <w:sz w:val="20"/>
                <w:szCs w:val="20"/>
              </w:rPr>
            </w:pPr>
            <w:del w:id="5234" w:author="Mr Richard P Williams" w:date="2016-10-03T22:42:00Z">
              <w:r w:rsidRPr="00307A4C" w:rsidDel="008F7B0C">
                <w:rPr>
                  <w:rFonts w:cs="Open Sans"/>
                  <w:sz w:val="20"/>
                  <w:szCs w:val="20"/>
                </w:rPr>
                <w:delText>DealAppliedCode</w:delText>
              </w:r>
            </w:del>
          </w:p>
        </w:tc>
        <w:tc>
          <w:tcPr>
            <w:tcW w:w="960" w:type="dxa"/>
            <w:noWrap/>
            <w:hideMark/>
          </w:tcPr>
          <w:p w14:paraId="236CCF26" w14:textId="77777777" w:rsidR="00B320F6" w:rsidRPr="00307A4C" w:rsidDel="008F7B0C" w:rsidRDefault="00B320F6">
            <w:pPr>
              <w:cnfStyle w:val="000000000000" w:firstRow="0" w:lastRow="0" w:firstColumn="0" w:lastColumn="0" w:oddVBand="0" w:evenVBand="0" w:oddHBand="0" w:evenHBand="0" w:firstRowFirstColumn="0" w:firstRowLastColumn="0" w:lastRowFirstColumn="0" w:lastRowLastColumn="0"/>
              <w:rPr>
                <w:del w:id="5235" w:author="Mr Richard P Williams" w:date="2016-10-03T22:42:00Z"/>
                <w:rFonts w:cs="Open Sans"/>
                <w:sz w:val="20"/>
                <w:szCs w:val="20"/>
              </w:rPr>
            </w:pPr>
            <w:del w:id="5236" w:author="Mr Richard P Williams" w:date="2016-10-03T22:42:00Z">
              <w:r w:rsidRPr="00307A4C" w:rsidDel="008F7B0C">
                <w:rPr>
                  <w:rFonts w:cs="Open Sans"/>
                  <w:sz w:val="20"/>
                  <w:szCs w:val="20"/>
                </w:rPr>
                <w:delText>nvarchar</w:delText>
              </w:r>
            </w:del>
          </w:p>
        </w:tc>
        <w:tc>
          <w:tcPr>
            <w:tcW w:w="1175" w:type="dxa"/>
            <w:noWrap/>
            <w:hideMark/>
          </w:tcPr>
          <w:p w14:paraId="2053A339" w14:textId="77777777" w:rsidR="00B320F6" w:rsidRPr="00307A4C" w:rsidDel="008F7B0C" w:rsidRDefault="00B320F6" w:rsidP="00307A4C">
            <w:pPr>
              <w:cnfStyle w:val="000000000000" w:firstRow="0" w:lastRow="0" w:firstColumn="0" w:lastColumn="0" w:oddVBand="0" w:evenVBand="0" w:oddHBand="0" w:evenHBand="0" w:firstRowFirstColumn="0" w:firstRowLastColumn="0" w:lastRowFirstColumn="0" w:lastRowLastColumn="0"/>
              <w:rPr>
                <w:del w:id="5237" w:author="Mr Richard P Williams" w:date="2016-10-03T22:42:00Z"/>
                <w:rFonts w:cs="Open Sans"/>
                <w:sz w:val="20"/>
                <w:szCs w:val="20"/>
              </w:rPr>
            </w:pPr>
            <w:del w:id="5238" w:author="Mr Richard P Williams" w:date="2016-10-03T22:42:00Z">
              <w:r w:rsidRPr="00307A4C" w:rsidDel="008F7B0C">
                <w:rPr>
                  <w:rFonts w:cs="Open Sans"/>
                  <w:sz w:val="20"/>
                  <w:szCs w:val="20"/>
                </w:rPr>
                <w:delText>8000</w:delText>
              </w:r>
            </w:del>
          </w:p>
        </w:tc>
        <w:tc>
          <w:tcPr>
            <w:tcW w:w="3995" w:type="dxa"/>
          </w:tcPr>
          <w:p w14:paraId="43A980F2" w14:textId="77777777" w:rsidR="00B320F6" w:rsidRPr="00307A4C" w:rsidDel="008F7B0C" w:rsidRDefault="004F4C0B" w:rsidP="00307A4C">
            <w:pPr>
              <w:cnfStyle w:val="000000000000" w:firstRow="0" w:lastRow="0" w:firstColumn="0" w:lastColumn="0" w:oddVBand="0" w:evenVBand="0" w:oddHBand="0" w:evenHBand="0" w:firstRowFirstColumn="0" w:firstRowLastColumn="0" w:lastRowFirstColumn="0" w:lastRowLastColumn="0"/>
              <w:rPr>
                <w:del w:id="5239" w:author="Mr Richard P Williams" w:date="2016-10-03T22:42:00Z"/>
                <w:rFonts w:cs="Open Sans"/>
                <w:sz w:val="20"/>
                <w:szCs w:val="20"/>
              </w:rPr>
            </w:pPr>
            <w:del w:id="5240" w:author="Mr Richard P Williams" w:date="2016-10-03T22:42:00Z">
              <w:r w:rsidDel="008F7B0C">
                <w:rPr>
                  <w:rFonts w:cs="Open Sans"/>
                  <w:sz w:val="20"/>
                  <w:szCs w:val="20"/>
                </w:rPr>
                <w:delText>Is there Vendor Deal applied to order.</w:delText>
              </w:r>
            </w:del>
          </w:p>
        </w:tc>
      </w:tr>
      <w:tr w:rsidR="00124C9B" w:rsidRPr="00307A4C" w:rsidDel="008F7B0C" w14:paraId="47BA8216" w14:textId="77777777" w:rsidTr="00CF4A03">
        <w:trPr>
          <w:cnfStyle w:val="000000100000" w:firstRow="0" w:lastRow="0" w:firstColumn="0" w:lastColumn="0" w:oddVBand="0" w:evenVBand="0" w:oddHBand="1" w:evenHBand="0" w:firstRowFirstColumn="0" w:firstRowLastColumn="0" w:lastRowFirstColumn="0" w:lastRowLastColumn="0"/>
          <w:trHeight w:val="300"/>
          <w:del w:id="524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0BA5329D" w14:textId="77777777" w:rsidR="00124C9B" w:rsidRPr="00307A4C" w:rsidDel="008F7B0C" w:rsidRDefault="00124C9B">
            <w:pPr>
              <w:rPr>
                <w:del w:id="5242" w:author="Mr Richard P Williams" w:date="2016-10-03T22:42:00Z"/>
                <w:rFonts w:cs="Open Sans"/>
                <w:sz w:val="20"/>
                <w:szCs w:val="20"/>
              </w:rPr>
            </w:pPr>
            <w:del w:id="5243" w:author="Mr Richard P Williams" w:date="2016-10-03T22:42:00Z">
              <w:r w:rsidDel="008F7B0C">
                <w:rPr>
                  <w:rFonts w:cs="Open Sans"/>
                  <w:sz w:val="20"/>
                  <w:szCs w:val="20"/>
                </w:rPr>
                <w:delText>Is Change</w:delText>
              </w:r>
            </w:del>
          </w:p>
        </w:tc>
        <w:tc>
          <w:tcPr>
            <w:tcW w:w="960" w:type="dxa"/>
            <w:noWrap/>
          </w:tcPr>
          <w:p w14:paraId="5B936D5A" w14:textId="77777777" w:rsidR="00124C9B" w:rsidRPr="00307A4C" w:rsidDel="008F7B0C" w:rsidRDefault="00124C9B">
            <w:pPr>
              <w:cnfStyle w:val="000000100000" w:firstRow="0" w:lastRow="0" w:firstColumn="0" w:lastColumn="0" w:oddVBand="0" w:evenVBand="0" w:oddHBand="1" w:evenHBand="0" w:firstRowFirstColumn="0" w:firstRowLastColumn="0" w:lastRowFirstColumn="0" w:lastRowLastColumn="0"/>
              <w:rPr>
                <w:del w:id="5244" w:author="Mr Richard P Williams" w:date="2016-10-03T22:42:00Z"/>
                <w:rFonts w:cs="Open Sans"/>
                <w:sz w:val="20"/>
                <w:szCs w:val="20"/>
              </w:rPr>
            </w:pPr>
          </w:p>
        </w:tc>
        <w:tc>
          <w:tcPr>
            <w:tcW w:w="1175" w:type="dxa"/>
            <w:noWrap/>
          </w:tcPr>
          <w:p w14:paraId="41D6F800" w14:textId="77777777" w:rsidR="00124C9B" w:rsidRPr="00307A4C" w:rsidDel="008F7B0C" w:rsidRDefault="00124C9B" w:rsidP="00307A4C">
            <w:pPr>
              <w:cnfStyle w:val="000000100000" w:firstRow="0" w:lastRow="0" w:firstColumn="0" w:lastColumn="0" w:oddVBand="0" w:evenVBand="0" w:oddHBand="1" w:evenHBand="0" w:firstRowFirstColumn="0" w:firstRowLastColumn="0" w:lastRowFirstColumn="0" w:lastRowLastColumn="0"/>
              <w:rPr>
                <w:del w:id="5245" w:author="Mr Richard P Williams" w:date="2016-10-03T22:42:00Z"/>
                <w:rFonts w:cs="Open Sans"/>
                <w:sz w:val="20"/>
                <w:szCs w:val="20"/>
              </w:rPr>
            </w:pPr>
          </w:p>
        </w:tc>
        <w:tc>
          <w:tcPr>
            <w:tcW w:w="3995" w:type="dxa"/>
          </w:tcPr>
          <w:p w14:paraId="6EF4FDD3" w14:textId="77777777" w:rsidR="00124C9B" w:rsidRPr="00307A4C" w:rsidDel="008F7B0C" w:rsidRDefault="00124C9B" w:rsidP="00307A4C">
            <w:pPr>
              <w:cnfStyle w:val="000000100000" w:firstRow="0" w:lastRow="0" w:firstColumn="0" w:lastColumn="0" w:oddVBand="0" w:evenVBand="0" w:oddHBand="1" w:evenHBand="0" w:firstRowFirstColumn="0" w:firstRowLastColumn="0" w:lastRowFirstColumn="0" w:lastRowLastColumn="0"/>
              <w:rPr>
                <w:del w:id="5246" w:author="Mr Richard P Williams" w:date="2016-10-03T22:42:00Z"/>
                <w:rFonts w:cs="Open Sans"/>
                <w:sz w:val="20"/>
                <w:szCs w:val="20"/>
              </w:rPr>
            </w:pPr>
          </w:p>
        </w:tc>
      </w:tr>
    </w:tbl>
    <w:p w14:paraId="591D5856" w14:textId="77777777" w:rsidR="00B80CD7" w:rsidDel="008F7B0C" w:rsidRDefault="00B80CD7">
      <w:pPr>
        <w:rPr>
          <w:del w:id="5247" w:author="Mr Richard P Williams" w:date="2016-10-03T22:42:00Z"/>
        </w:rPr>
      </w:pPr>
    </w:p>
    <w:p w14:paraId="55D2CCFB" w14:textId="77777777" w:rsidR="00B80CD7" w:rsidDel="008F7B0C" w:rsidRDefault="00B80CD7">
      <w:pPr>
        <w:rPr>
          <w:del w:id="5248" w:author="Mr Richard P Williams" w:date="2016-10-03T22:42:00Z"/>
        </w:rPr>
      </w:pPr>
    </w:p>
    <w:p w14:paraId="130EAF0D" w14:textId="77777777" w:rsidR="00B80CD7" w:rsidDel="008F7B0C" w:rsidRDefault="007142D6" w:rsidP="00D62D31">
      <w:pPr>
        <w:pStyle w:val="Heading3"/>
        <w:rPr>
          <w:del w:id="5249" w:author="Mr Richard P Williams" w:date="2016-10-03T22:42:00Z"/>
        </w:rPr>
      </w:pPr>
      <w:del w:id="5250" w:author="Mr Richard P Williams" w:date="2016-10-03T22:42:00Z">
        <w:r w:rsidDel="008F7B0C">
          <w:delText>Stock Ledger / Daily On Hand</w:delText>
        </w:r>
      </w:del>
    </w:p>
    <w:tbl>
      <w:tblPr>
        <w:tblStyle w:val="GridTable4-Accent4"/>
        <w:tblW w:w="0" w:type="auto"/>
        <w:tblLook w:val="04A0" w:firstRow="1" w:lastRow="0" w:firstColumn="1" w:lastColumn="0" w:noHBand="0" w:noVBand="1"/>
      </w:tblPr>
      <w:tblGrid>
        <w:gridCol w:w="2515"/>
        <w:gridCol w:w="1350"/>
        <w:gridCol w:w="1260"/>
        <w:gridCol w:w="4225"/>
      </w:tblGrid>
      <w:tr w:rsidR="00B80CD7" w:rsidRPr="00307A4C" w:rsidDel="008F7B0C" w14:paraId="6F51F84F" w14:textId="77777777" w:rsidTr="00CF4A03">
        <w:trPr>
          <w:cnfStyle w:val="100000000000" w:firstRow="1" w:lastRow="0" w:firstColumn="0" w:lastColumn="0" w:oddVBand="0" w:evenVBand="0" w:oddHBand="0" w:evenHBand="0" w:firstRowFirstColumn="0" w:firstRowLastColumn="0" w:lastRowFirstColumn="0" w:lastRowLastColumn="0"/>
          <w:trHeight w:val="300"/>
          <w:del w:id="525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355E2E7C" w14:textId="77777777" w:rsidR="00B80CD7" w:rsidRPr="00307A4C" w:rsidDel="008F7B0C" w:rsidRDefault="00B80CD7" w:rsidP="00B80CD7">
            <w:pPr>
              <w:rPr>
                <w:del w:id="5252" w:author="Mr Richard P Williams" w:date="2016-10-03T22:42:00Z"/>
                <w:rFonts w:cs="Open Sans"/>
                <w:sz w:val="20"/>
                <w:szCs w:val="20"/>
              </w:rPr>
            </w:pPr>
            <w:del w:id="5253" w:author="Mr Richard P Williams" w:date="2016-10-03T22:42:00Z">
              <w:r w:rsidDel="008F7B0C">
                <w:rPr>
                  <w:rFonts w:cs="Open Sans"/>
                  <w:sz w:val="20"/>
                  <w:szCs w:val="20"/>
                </w:rPr>
                <w:delText>Name</w:delText>
              </w:r>
            </w:del>
          </w:p>
        </w:tc>
        <w:tc>
          <w:tcPr>
            <w:tcW w:w="1350" w:type="dxa"/>
            <w:noWrap/>
            <w:hideMark/>
          </w:tcPr>
          <w:p w14:paraId="792A1DB1" w14:textId="77777777" w:rsidR="00B80CD7" w:rsidRPr="00307A4C" w:rsidDel="008F7B0C" w:rsidRDefault="00B80CD7">
            <w:pPr>
              <w:cnfStyle w:val="100000000000" w:firstRow="1" w:lastRow="0" w:firstColumn="0" w:lastColumn="0" w:oddVBand="0" w:evenVBand="0" w:oddHBand="0" w:evenHBand="0" w:firstRowFirstColumn="0" w:firstRowLastColumn="0" w:lastRowFirstColumn="0" w:lastRowLastColumn="0"/>
              <w:rPr>
                <w:del w:id="5254" w:author="Mr Richard P Williams" w:date="2016-10-03T22:42:00Z"/>
                <w:rFonts w:cs="Open Sans"/>
                <w:sz w:val="20"/>
                <w:szCs w:val="20"/>
              </w:rPr>
            </w:pPr>
            <w:del w:id="5255" w:author="Mr Richard P Williams" w:date="2016-10-03T22:42:00Z">
              <w:r w:rsidDel="008F7B0C">
                <w:rPr>
                  <w:rFonts w:cs="Open Sans"/>
                  <w:sz w:val="20"/>
                  <w:szCs w:val="20"/>
                </w:rPr>
                <w:delText>Data Type</w:delText>
              </w:r>
            </w:del>
          </w:p>
        </w:tc>
        <w:tc>
          <w:tcPr>
            <w:tcW w:w="1260" w:type="dxa"/>
            <w:noWrap/>
            <w:hideMark/>
          </w:tcPr>
          <w:p w14:paraId="5FC1F68D" w14:textId="77777777" w:rsidR="00B80CD7" w:rsidRPr="00307A4C" w:rsidDel="008F7B0C" w:rsidRDefault="00B80CD7" w:rsidP="00307A4C">
            <w:pPr>
              <w:cnfStyle w:val="100000000000" w:firstRow="1" w:lastRow="0" w:firstColumn="0" w:lastColumn="0" w:oddVBand="0" w:evenVBand="0" w:oddHBand="0" w:evenHBand="0" w:firstRowFirstColumn="0" w:firstRowLastColumn="0" w:lastRowFirstColumn="0" w:lastRowLastColumn="0"/>
              <w:rPr>
                <w:del w:id="5256" w:author="Mr Richard P Williams" w:date="2016-10-03T22:42:00Z"/>
                <w:rFonts w:cs="Open Sans"/>
                <w:sz w:val="20"/>
                <w:szCs w:val="20"/>
              </w:rPr>
            </w:pPr>
            <w:del w:id="5257" w:author="Mr Richard P Williams" w:date="2016-10-03T22:42:00Z">
              <w:r w:rsidDel="008F7B0C">
                <w:rPr>
                  <w:rFonts w:cs="Open Sans"/>
                  <w:sz w:val="20"/>
                  <w:szCs w:val="20"/>
                </w:rPr>
                <w:delText>Length</w:delText>
              </w:r>
            </w:del>
          </w:p>
        </w:tc>
        <w:tc>
          <w:tcPr>
            <w:tcW w:w="4225" w:type="dxa"/>
          </w:tcPr>
          <w:p w14:paraId="2F1C64C0" w14:textId="77777777" w:rsidR="00B80CD7" w:rsidRPr="00307A4C" w:rsidDel="008F7B0C" w:rsidRDefault="00B80CD7" w:rsidP="00307A4C">
            <w:pPr>
              <w:cnfStyle w:val="100000000000" w:firstRow="1" w:lastRow="0" w:firstColumn="0" w:lastColumn="0" w:oddVBand="0" w:evenVBand="0" w:oddHBand="0" w:evenHBand="0" w:firstRowFirstColumn="0" w:firstRowLastColumn="0" w:lastRowFirstColumn="0" w:lastRowLastColumn="0"/>
              <w:rPr>
                <w:del w:id="5258" w:author="Mr Richard P Williams" w:date="2016-10-03T22:42:00Z"/>
                <w:rFonts w:cs="Open Sans"/>
                <w:sz w:val="20"/>
                <w:szCs w:val="20"/>
              </w:rPr>
            </w:pPr>
            <w:del w:id="5259" w:author="Mr Richard P Williams" w:date="2016-10-03T22:42:00Z">
              <w:r w:rsidDel="008F7B0C">
                <w:rPr>
                  <w:rFonts w:cs="Open Sans"/>
                  <w:sz w:val="20"/>
                  <w:szCs w:val="20"/>
                </w:rPr>
                <w:delText>Description</w:delText>
              </w:r>
            </w:del>
          </w:p>
        </w:tc>
      </w:tr>
      <w:tr w:rsidR="00B80CD7" w:rsidRPr="00307A4C" w:rsidDel="008F7B0C" w14:paraId="5736231B" w14:textId="77777777" w:rsidTr="00CF4A03">
        <w:trPr>
          <w:cnfStyle w:val="000000100000" w:firstRow="0" w:lastRow="0" w:firstColumn="0" w:lastColumn="0" w:oddVBand="0" w:evenVBand="0" w:oddHBand="1" w:evenHBand="0" w:firstRowFirstColumn="0" w:firstRowLastColumn="0" w:lastRowFirstColumn="0" w:lastRowLastColumn="0"/>
          <w:trHeight w:val="300"/>
          <w:del w:id="526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36AFD161" w14:textId="77777777" w:rsidR="00B80CD7" w:rsidRPr="00307A4C" w:rsidDel="008F7B0C" w:rsidRDefault="00B80CD7">
            <w:pPr>
              <w:rPr>
                <w:del w:id="5261" w:author="Mr Richard P Williams" w:date="2016-10-03T22:42:00Z"/>
                <w:rFonts w:cs="Open Sans"/>
                <w:sz w:val="20"/>
                <w:szCs w:val="20"/>
              </w:rPr>
            </w:pPr>
            <w:del w:id="5262" w:author="Mr Richard P Williams" w:date="2016-10-03T22:42:00Z">
              <w:r w:rsidRPr="00307A4C" w:rsidDel="008F7B0C">
                <w:rPr>
                  <w:rFonts w:cs="Open Sans"/>
                  <w:sz w:val="20"/>
                  <w:szCs w:val="20"/>
                </w:rPr>
                <w:delText>Location</w:delText>
              </w:r>
            </w:del>
          </w:p>
        </w:tc>
        <w:tc>
          <w:tcPr>
            <w:tcW w:w="1350" w:type="dxa"/>
            <w:noWrap/>
            <w:hideMark/>
          </w:tcPr>
          <w:p w14:paraId="1200589F" w14:textId="77777777" w:rsidR="00B80CD7" w:rsidRPr="00307A4C" w:rsidDel="008F7B0C" w:rsidRDefault="00B80CD7">
            <w:pPr>
              <w:cnfStyle w:val="000000100000" w:firstRow="0" w:lastRow="0" w:firstColumn="0" w:lastColumn="0" w:oddVBand="0" w:evenVBand="0" w:oddHBand="1" w:evenHBand="0" w:firstRowFirstColumn="0" w:firstRowLastColumn="0" w:lastRowFirstColumn="0" w:lastRowLastColumn="0"/>
              <w:rPr>
                <w:del w:id="5263" w:author="Mr Richard P Williams" w:date="2016-10-03T22:42:00Z"/>
                <w:rFonts w:cs="Open Sans"/>
                <w:sz w:val="20"/>
                <w:szCs w:val="20"/>
              </w:rPr>
            </w:pPr>
            <w:del w:id="5264" w:author="Mr Richard P Williams" w:date="2016-10-03T22:42:00Z">
              <w:r w:rsidRPr="00307A4C" w:rsidDel="008F7B0C">
                <w:rPr>
                  <w:rFonts w:cs="Open Sans"/>
                  <w:sz w:val="20"/>
                  <w:szCs w:val="20"/>
                </w:rPr>
                <w:delText>int</w:delText>
              </w:r>
            </w:del>
          </w:p>
        </w:tc>
        <w:tc>
          <w:tcPr>
            <w:tcW w:w="1260" w:type="dxa"/>
            <w:noWrap/>
            <w:hideMark/>
          </w:tcPr>
          <w:p w14:paraId="32549232" w14:textId="77777777" w:rsidR="00B80CD7" w:rsidRPr="00307A4C" w:rsidDel="008F7B0C" w:rsidRDefault="00B80CD7" w:rsidP="00307A4C">
            <w:pPr>
              <w:cnfStyle w:val="000000100000" w:firstRow="0" w:lastRow="0" w:firstColumn="0" w:lastColumn="0" w:oddVBand="0" w:evenVBand="0" w:oddHBand="1" w:evenHBand="0" w:firstRowFirstColumn="0" w:firstRowLastColumn="0" w:lastRowFirstColumn="0" w:lastRowLastColumn="0"/>
              <w:rPr>
                <w:del w:id="5265" w:author="Mr Richard P Williams" w:date="2016-10-03T22:42:00Z"/>
                <w:rFonts w:cs="Open Sans"/>
                <w:sz w:val="20"/>
                <w:szCs w:val="20"/>
              </w:rPr>
            </w:pPr>
            <w:del w:id="5266" w:author="Mr Richard P Williams" w:date="2016-10-03T22:42:00Z">
              <w:r w:rsidRPr="00307A4C" w:rsidDel="008F7B0C">
                <w:rPr>
                  <w:rFonts w:cs="Open Sans"/>
                  <w:sz w:val="20"/>
                  <w:szCs w:val="20"/>
                </w:rPr>
                <w:delText>4</w:delText>
              </w:r>
            </w:del>
          </w:p>
        </w:tc>
        <w:tc>
          <w:tcPr>
            <w:tcW w:w="4225" w:type="dxa"/>
          </w:tcPr>
          <w:p w14:paraId="7179581C" w14:textId="77777777" w:rsidR="00B80CD7" w:rsidRPr="00307A4C" w:rsidDel="008F7B0C" w:rsidRDefault="00B80CD7" w:rsidP="00307A4C">
            <w:pPr>
              <w:cnfStyle w:val="000000100000" w:firstRow="0" w:lastRow="0" w:firstColumn="0" w:lastColumn="0" w:oddVBand="0" w:evenVBand="0" w:oddHBand="1" w:evenHBand="0" w:firstRowFirstColumn="0" w:firstRowLastColumn="0" w:lastRowFirstColumn="0" w:lastRowLastColumn="0"/>
              <w:rPr>
                <w:del w:id="5267" w:author="Mr Richard P Williams" w:date="2016-10-03T22:42:00Z"/>
                <w:rFonts w:cs="Open Sans"/>
                <w:sz w:val="20"/>
                <w:szCs w:val="20"/>
              </w:rPr>
            </w:pPr>
          </w:p>
        </w:tc>
      </w:tr>
      <w:tr w:rsidR="00B80CD7" w:rsidRPr="00307A4C" w:rsidDel="008F7B0C" w14:paraId="2D621029" w14:textId="77777777" w:rsidTr="00CF4A03">
        <w:trPr>
          <w:trHeight w:val="300"/>
          <w:del w:id="526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52EDA33E" w14:textId="77777777" w:rsidR="00B80CD7" w:rsidRPr="00307A4C" w:rsidDel="008F7B0C" w:rsidRDefault="00B80CD7">
            <w:pPr>
              <w:rPr>
                <w:del w:id="5269" w:author="Mr Richard P Williams" w:date="2016-10-03T22:42:00Z"/>
                <w:rFonts w:cs="Open Sans"/>
                <w:sz w:val="20"/>
                <w:szCs w:val="20"/>
              </w:rPr>
            </w:pPr>
            <w:del w:id="5270" w:author="Mr Richard P Williams" w:date="2016-10-03T22:42:00Z">
              <w:r w:rsidRPr="00307A4C" w:rsidDel="008F7B0C">
                <w:rPr>
                  <w:rFonts w:cs="Open Sans"/>
                  <w:sz w:val="20"/>
                  <w:szCs w:val="20"/>
                </w:rPr>
                <w:delText>Item</w:delText>
              </w:r>
            </w:del>
          </w:p>
        </w:tc>
        <w:tc>
          <w:tcPr>
            <w:tcW w:w="1350" w:type="dxa"/>
            <w:noWrap/>
            <w:hideMark/>
          </w:tcPr>
          <w:p w14:paraId="019C529A" w14:textId="77777777" w:rsidR="00B80CD7" w:rsidRPr="00307A4C" w:rsidDel="008F7B0C" w:rsidRDefault="00B80CD7">
            <w:pPr>
              <w:cnfStyle w:val="000000000000" w:firstRow="0" w:lastRow="0" w:firstColumn="0" w:lastColumn="0" w:oddVBand="0" w:evenVBand="0" w:oddHBand="0" w:evenHBand="0" w:firstRowFirstColumn="0" w:firstRowLastColumn="0" w:lastRowFirstColumn="0" w:lastRowLastColumn="0"/>
              <w:rPr>
                <w:del w:id="5271" w:author="Mr Richard P Williams" w:date="2016-10-03T22:42:00Z"/>
                <w:rFonts w:cs="Open Sans"/>
                <w:sz w:val="20"/>
                <w:szCs w:val="20"/>
              </w:rPr>
            </w:pPr>
            <w:del w:id="5272" w:author="Mr Richard P Williams" w:date="2016-10-03T22:42:00Z">
              <w:r w:rsidRPr="00307A4C" w:rsidDel="008F7B0C">
                <w:rPr>
                  <w:rFonts w:cs="Open Sans"/>
                  <w:sz w:val="20"/>
                  <w:szCs w:val="20"/>
                </w:rPr>
                <w:delText>nvarchar</w:delText>
              </w:r>
            </w:del>
          </w:p>
        </w:tc>
        <w:tc>
          <w:tcPr>
            <w:tcW w:w="1260" w:type="dxa"/>
            <w:noWrap/>
            <w:hideMark/>
          </w:tcPr>
          <w:p w14:paraId="65197F96" w14:textId="77777777" w:rsidR="00B80CD7" w:rsidRPr="00307A4C" w:rsidDel="008F7B0C" w:rsidRDefault="00B80CD7" w:rsidP="00307A4C">
            <w:pPr>
              <w:cnfStyle w:val="000000000000" w:firstRow="0" w:lastRow="0" w:firstColumn="0" w:lastColumn="0" w:oddVBand="0" w:evenVBand="0" w:oddHBand="0" w:evenHBand="0" w:firstRowFirstColumn="0" w:firstRowLastColumn="0" w:lastRowFirstColumn="0" w:lastRowLastColumn="0"/>
              <w:rPr>
                <w:del w:id="5273" w:author="Mr Richard P Williams" w:date="2016-10-03T22:42:00Z"/>
                <w:rFonts w:cs="Open Sans"/>
                <w:sz w:val="20"/>
                <w:szCs w:val="20"/>
              </w:rPr>
            </w:pPr>
            <w:del w:id="5274" w:author="Mr Richard P Williams" w:date="2016-10-03T22:42:00Z">
              <w:r w:rsidRPr="00307A4C" w:rsidDel="008F7B0C">
                <w:rPr>
                  <w:rFonts w:cs="Open Sans"/>
                  <w:sz w:val="20"/>
                  <w:szCs w:val="20"/>
                </w:rPr>
                <w:delText>8000</w:delText>
              </w:r>
            </w:del>
          </w:p>
        </w:tc>
        <w:tc>
          <w:tcPr>
            <w:tcW w:w="4225" w:type="dxa"/>
          </w:tcPr>
          <w:p w14:paraId="1E408CB0" w14:textId="77777777" w:rsidR="00B80CD7" w:rsidRPr="00307A4C" w:rsidDel="008F7B0C" w:rsidRDefault="00B80CD7" w:rsidP="00307A4C">
            <w:pPr>
              <w:cnfStyle w:val="000000000000" w:firstRow="0" w:lastRow="0" w:firstColumn="0" w:lastColumn="0" w:oddVBand="0" w:evenVBand="0" w:oddHBand="0" w:evenHBand="0" w:firstRowFirstColumn="0" w:firstRowLastColumn="0" w:lastRowFirstColumn="0" w:lastRowLastColumn="0"/>
              <w:rPr>
                <w:del w:id="5275" w:author="Mr Richard P Williams" w:date="2016-10-03T22:42:00Z"/>
                <w:rFonts w:cs="Open Sans"/>
                <w:sz w:val="20"/>
                <w:szCs w:val="20"/>
              </w:rPr>
            </w:pPr>
          </w:p>
        </w:tc>
      </w:tr>
      <w:tr w:rsidR="00B80CD7" w:rsidRPr="00307A4C" w:rsidDel="008F7B0C" w14:paraId="0774A841" w14:textId="77777777" w:rsidTr="00CF4A03">
        <w:trPr>
          <w:cnfStyle w:val="000000100000" w:firstRow="0" w:lastRow="0" w:firstColumn="0" w:lastColumn="0" w:oddVBand="0" w:evenVBand="0" w:oddHBand="1" w:evenHBand="0" w:firstRowFirstColumn="0" w:firstRowLastColumn="0" w:lastRowFirstColumn="0" w:lastRowLastColumn="0"/>
          <w:trHeight w:val="300"/>
          <w:del w:id="527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2612AEAB" w14:textId="77777777" w:rsidR="00B80CD7" w:rsidRPr="00307A4C" w:rsidDel="008F7B0C" w:rsidRDefault="00B80CD7">
            <w:pPr>
              <w:rPr>
                <w:del w:id="5277" w:author="Mr Richard P Williams" w:date="2016-10-03T22:42:00Z"/>
                <w:rFonts w:cs="Open Sans"/>
                <w:sz w:val="20"/>
                <w:szCs w:val="20"/>
              </w:rPr>
            </w:pPr>
            <w:del w:id="5278" w:author="Mr Richard P Williams" w:date="2016-10-03T22:42:00Z">
              <w:r w:rsidRPr="00307A4C" w:rsidDel="008F7B0C">
                <w:rPr>
                  <w:rFonts w:cs="Open Sans"/>
                  <w:sz w:val="20"/>
                  <w:szCs w:val="20"/>
                </w:rPr>
                <w:delText>Day</w:delText>
              </w:r>
            </w:del>
          </w:p>
        </w:tc>
        <w:tc>
          <w:tcPr>
            <w:tcW w:w="1350" w:type="dxa"/>
            <w:noWrap/>
            <w:hideMark/>
          </w:tcPr>
          <w:p w14:paraId="35C38B52" w14:textId="77777777" w:rsidR="00B80CD7" w:rsidRPr="00307A4C" w:rsidDel="008F7B0C" w:rsidRDefault="00B80CD7">
            <w:pPr>
              <w:cnfStyle w:val="000000100000" w:firstRow="0" w:lastRow="0" w:firstColumn="0" w:lastColumn="0" w:oddVBand="0" w:evenVBand="0" w:oddHBand="1" w:evenHBand="0" w:firstRowFirstColumn="0" w:firstRowLastColumn="0" w:lastRowFirstColumn="0" w:lastRowLastColumn="0"/>
              <w:rPr>
                <w:del w:id="5279" w:author="Mr Richard P Williams" w:date="2016-10-03T22:42:00Z"/>
                <w:rFonts w:cs="Open Sans"/>
                <w:sz w:val="20"/>
                <w:szCs w:val="20"/>
              </w:rPr>
            </w:pPr>
            <w:del w:id="5280" w:author="Mr Richard P Williams" w:date="2016-10-03T22:42:00Z">
              <w:r w:rsidRPr="00307A4C" w:rsidDel="008F7B0C">
                <w:rPr>
                  <w:rFonts w:cs="Open Sans"/>
                  <w:sz w:val="20"/>
                  <w:szCs w:val="20"/>
                </w:rPr>
                <w:delText>datetime</w:delText>
              </w:r>
            </w:del>
          </w:p>
        </w:tc>
        <w:tc>
          <w:tcPr>
            <w:tcW w:w="1260" w:type="dxa"/>
            <w:noWrap/>
            <w:hideMark/>
          </w:tcPr>
          <w:p w14:paraId="29C4A148" w14:textId="77777777" w:rsidR="00B80CD7" w:rsidRPr="00307A4C" w:rsidDel="008F7B0C" w:rsidRDefault="00B80CD7" w:rsidP="00307A4C">
            <w:pPr>
              <w:cnfStyle w:val="000000100000" w:firstRow="0" w:lastRow="0" w:firstColumn="0" w:lastColumn="0" w:oddVBand="0" w:evenVBand="0" w:oddHBand="1" w:evenHBand="0" w:firstRowFirstColumn="0" w:firstRowLastColumn="0" w:lastRowFirstColumn="0" w:lastRowLastColumn="0"/>
              <w:rPr>
                <w:del w:id="5281" w:author="Mr Richard P Williams" w:date="2016-10-03T22:42:00Z"/>
                <w:rFonts w:cs="Open Sans"/>
                <w:sz w:val="20"/>
                <w:szCs w:val="20"/>
              </w:rPr>
            </w:pPr>
            <w:del w:id="5282" w:author="Mr Richard P Williams" w:date="2016-10-03T22:42:00Z">
              <w:r w:rsidRPr="00307A4C" w:rsidDel="008F7B0C">
                <w:rPr>
                  <w:rFonts w:cs="Open Sans"/>
                  <w:sz w:val="20"/>
                  <w:szCs w:val="20"/>
                </w:rPr>
                <w:delText>8</w:delText>
              </w:r>
            </w:del>
          </w:p>
        </w:tc>
        <w:tc>
          <w:tcPr>
            <w:tcW w:w="4225" w:type="dxa"/>
          </w:tcPr>
          <w:p w14:paraId="776C0E7C" w14:textId="77777777" w:rsidR="00B80CD7" w:rsidRPr="00307A4C" w:rsidDel="008F7B0C" w:rsidRDefault="00B80CD7" w:rsidP="00307A4C">
            <w:pPr>
              <w:cnfStyle w:val="000000100000" w:firstRow="0" w:lastRow="0" w:firstColumn="0" w:lastColumn="0" w:oddVBand="0" w:evenVBand="0" w:oddHBand="1" w:evenHBand="0" w:firstRowFirstColumn="0" w:firstRowLastColumn="0" w:lastRowFirstColumn="0" w:lastRowLastColumn="0"/>
              <w:rPr>
                <w:del w:id="5283" w:author="Mr Richard P Williams" w:date="2016-10-03T22:42:00Z"/>
                <w:rFonts w:cs="Open Sans"/>
                <w:sz w:val="20"/>
                <w:szCs w:val="20"/>
              </w:rPr>
            </w:pPr>
          </w:p>
        </w:tc>
      </w:tr>
      <w:tr w:rsidR="00B80CD7" w:rsidRPr="00307A4C" w:rsidDel="008F7B0C" w14:paraId="4E47E25E" w14:textId="77777777" w:rsidTr="00CF4A03">
        <w:trPr>
          <w:trHeight w:val="300"/>
          <w:del w:id="528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21678D2C" w14:textId="77777777" w:rsidR="00B80CD7" w:rsidRPr="00307A4C" w:rsidDel="008F7B0C" w:rsidRDefault="00B80CD7">
            <w:pPr>
              <w:rPr>
                <w:del w:id="5285" w:author="Mr Richard P Williams" w:date="2016-10-03T22:42:00Z"/>
                <w:rFonts w:cs="Open Sans"/>
                <w:sz w:val="20"/>
                <w:szCs w:val="20"/>
              </w:rPr>
            </w:pPr>
            <w:del w:id="5286" w:author="Mr Richard P Williams" w:date="2016-10-03T22:42:00Z">
              <w:r w:rsidRPr="00307A4C" w:rsidDel="008F7B0C">
                <w:rPr>
                  <w:rFonts w:cs="Open Sans"/>
                  <w:sz w:val="20"/>
                  <w:szCs w:val="20"/>
                </w:rPr>
                <w:delText>OrderableItem</w:delText>
              </w:r>
            </w:del>
          </w:p>
        </w:tc>
        <w:tc>
          <w:tcPr>
            <w:tcW w:w="1350" w:type="dxa"/>
            <w:noWrap/>
            <w:hideMark/>
          </w:tcPr>
          <w:p w14:paraId="1C9F965F" w14:textId="77777777" w:rsidR="00B80CD7" w:rsidRPr="00307A4C" w:rsidDel="008F7B0C" w:rsidRDefault="00B80CD7">
            <w:pPr>
              <w:cnfStyle w:val="000000000000" w:firstRow="0" w:lastRow="0" w:firstColumn="0" w:lastColumn="0" w:oddVBand="0" w:evenVBand="0" w:oddHBand="0" w:evenHBand="0" w:firstRowFirstColumn="0" w:firstRowLastColumn="0" w:lastRowFirstColumn="0" w:lastRowLastColumn="0"/>
              <w:rPr>
                <w:del w:id="5287" w:author="Mr Richard P Williams" w:date="2016-10-03T22:42:00Z"/>
                <w:rFonts w:cs="Open Sans"/>
                <w:sz w:val="20"/>
                <w:szCs w:val="20"/>
              </w:rPr>
            </w:pPr>
            <w:del w:id="5288" w:author="Mr Richard P Williams" w:date="2016-10-03T22:42:00Z">
              <w:r w:rsidRPr="00307A4C" w:rsidDel="008F7B0C">
                <w:rPr>
                  <w:rFonts w:cs="Open Sans"/>
                  <w:sz w:val="20"/>
                  <w:szCs w:val="20"/>
                </w:rPr>
                <w:delText>nvarchar</w:delText>
              </w:r>
            </w:del>
          </w:p>
        </w:tc>
        <w:tc>
          <w:tcPr>
            <w:tcW w:w="1260" w:type="dxa"/>
            <w:noWrap/>
            <w:hideMark/>
          </w:tcPr>
          <w:p w14:paraId="315875A2" w14:textId="77777777" w:rsidR="00B80CD7" w:rsidRPr="00307A4C" w:rsidDel="008F7B0C" w:rsidRDefault="00B80CD7" w:rsidP="00307A4C">
            <w:pPr>
              <w:cnfStyle w:val="000000000000" w:firstRow="0" w:lastRow="0" w:firstColumn="0" w:lastColumn="0" w:oddVBand="0" w:evenVBand="0" w:oddHBand="0" w:evenHBand="0" w:firstRowFirstColumn="0" w:firstRowLastColumn="0" w:lastRowFirstColumn="0" w:lastRowLastColumn="0"/>
              <w:rPr>
                <w:del w:id="5289" w:author="Mr Richard P Williams" w:date="2016-10-03T22:42:00Z"/>
                <w:rFonts w:cs="Open Sans"/>
                <w:sz w:val="20"/>
                <w:szCs w:val="20"/>
              </w:rPr>
            </w:pPr>
            <w:del w:id="5290" w:author="Mr Richard P Williams" w:date="2016-10-03T22:42:00Z">
              <w:r w:rsidRPr="00307A4C" w:rsidDel="008F7B0C">
                <w:rPr>
                  <w:rFonts w:cs="Open Sans"/>
                  <w:sz w:val="20"/>
                  <w:szCs w:val="20"/>
                </w:rPr>
                <w:delText>8000</w:delText>
              </w:r>
            </w:del>
          </w:p>
        </w:tc>
        <w:tc>
          <w:tcPr>
            <w:tcW w:w="4225" w:type="dxa"/>
          </w:tcPr>
          <w:p w14:paraId="29A58764" w14:textId="77777777" w:rsidR="00B80CD7" w:rsidRPr="00307A4C" w:rsidDel="008F7B0C" w:rsidRDefault="00B80CD7" w:rsidP="00307A4C">
            <w:pPr>
              <w:cnfStyle w:val="000000000000" w:firstRow="0" w:lastRow="0" w:firstColumn="0" w:lastColumn="0" w:oddVBand="0" w:evenVBand="0" w:oddHBand="0" w:evenHBand="0" w:firstRowFirstColumn="0" w:firstRowLastColumn="0" w:lastRowFirstColumn="0" w:lastRowLastColumn="0"/>
              <w:rPr>
                <w:del w:id="5291" w:author="Mr Richard P Williams" w:date="2016-10-03T22:42:00Z"/>
                <w:rFonts w:cs="Open Sans"/>
                <w:sz w:val="20"/>
                <w:szCs w:val="20"/>
              </w:rPr>
            </w:pPr>
          </w:p>
        </w:tc>
      </w:tr>
      <w:tr w:rsidR="00B80CD7" w:rsidRPr="00307A4C" w:rsidDel="008F7B0C" w14:paraId="1BE12C52" w14:textId="77777777" w:rsidTr="00CF4A03">
        <w:trPr>
          <w:cnfStyle w:val="000000100000" w:firstRow="0" w:lastRow="0" w:firstColumn="0" w:lastColumn="0" w:oddVBand="0" w:evenVBand="0" w:oddHBand="1" w:evenHBand="0" w:firstRowFirstColumn="0" w:firstRowLastColumn="0" w:lastRowFirstColumn="0" w:lastRowLastColumn="0"/>
          <w:trHeight w:val="300"/>
          <w:del w:id="529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36C3FE39" w14:textId="77777777" w:rsidR="00B80CD7" w:rsidRPr="00307A4C" w:rsidDel="008F7B0C" w:rsidRDefault="00B80CD7">
            <w:pPr>
              <w:rPr>
                <w:del w:id="5293" w:author="Mr Richard P Williams" w:date="2016-10-03T22:42:00Z"/>
                <w:rFonts w:cs="Open Sans"/>
                <w:sz w:val="20"/>
                <w:szCs w:val="20"/>
              </w:rPr>
            </w:pPr>
            <w:del w:id="5294" w:author="Mr Richard P Williams" w:date="2016-10-03T22:42:00Z">
              <w:r w:rsidRPr="00307A4C" w:rsidDel="008F7B0C">
                <w:rPr>
                  <w:rFonts w:cs="Open Sans"/>
                  <w:sz w:val="20"/>
                  <w:szCs w:val="20"/>
                </w:rPr>
                <w:delText>UOM</w:delText>
              </w:r>
            </w:del>
          </w:p>
        </w:tc>
        <w:tc>
          <w:tcPr>
            <w:tcW w:w="1350" w:type="dxa"/>
            <w:noWrap/>
            <w:hideMark/>
          </w:tcPr>
          <w:p w14:paraId="17FCB4E4" w14:textId="77777777" w:rsidR="00B80CD7" w:rsidRPr="00307A4C" w:rsidDel="008F7B0C" w:rsidRDefault="00B80CD7">
            <w:pPr>
              <w:cnfStyle w:val="000000100000" w:firstRow="0" w:lastRow="0" w:firstColumn="0" w:lastColumn="0" w:oddVBand="0" w:evenVBand="0" w:oddHBand="1" w:evenHBand="0" w:firstRowFirstColumn="0" w:firstRowLastColumn="0" w:lastRowFirstColumn="0" w:lastRowLastColumn="0"/>
              <w:rPr>
                <w:del w:id="5295" w:author="Mr Richard P Williams" w:date="2016-10-03T22:42:00Z"/>
                <w:rFonts w:cs="Open Sans"/>
                <w:sz w:val="20"/>
                <w:szCs w:val="20"/>
              </w:rPr>
            </w:pPr>
            <w:del w:id="5296" w:author="Mr Richard P Williams" w:date="2016-10-03T22:42:00Z">
              <w:r w:rsidRPr="00307A4C" w:rsidDel="008F7B0C">
                <w:rPr>
                  <w:rFonts w:cs="Open Sans"/>
                  <w:sz w:val="20"/>
                  <w:szCs w:val="20"/>
                </w:rPr>
                <w:delText>int</w:delText>
              </w:r>
            </w:del>
          </w:p>
        </w:tc>
        <w:tc>
          <w:tcPr>
            <w:tcW w:w="1260" w:type="dxa"/>
            <w:noWrap/>
            <w:hideMark/>
          </w:tcPr>
          <w:p w14:paraId="54B43CAF" w14:textId="77777777" w:rsidR="00B80CD7" w:rsidRPr="00307A4C" w:rsidDel="008F7B0C" w:rsidRDefault="00B80CD7" w:rsidP="00307A4C">
            <w:pPr>
              <w:cnfStyle w:val="000000100000" w:firstRow="0" w:lastRow="0" w:firstColumn="0" w:lastColumn="0" w:oddVBand="0" w:evenVBand="0" w:oddHBand="1" w:evenHBand="0" w:firstRowFirstColumn="0" w:firstRowLastColumn="0" w:lastRowFirstColumn="0" w:lastRowLastColumn="0"/>
              <w:rPr>
                <w:del w:id="5297" w:author="Mr Richard P Williams" w:date="2016-10-03T22:42:00Z"/>
                <w:rFonts w:cs="Open Sans"/>
                <w:sz w:val="20"/>
                <w:szCs w:val="20"/>
              </w:rPr>
            </w:pPr>
            <w:del w:id="5298" w:author="Mr Richard P Williams" w:date="2016-10-03T22:42:00Z">
              <w:r w:rsidRPr="00307A4C" w:rsidDel="008F7B0C">
                <w:rPr>
                  <w:rFonts w:cs="Open Sans"/>
                  <w:sz w:val="20"/>
                  <w:szCs w:val="20"/>
                </w:rPr>
                <w:delText>4</w:delText>
              </w:r>
            </w:del>
          </w:p>
        </w:tc>
        <w:tc>
          <w:tcPr>
            <w:tcW w:w="4225" w:type="dxa"/>
          </w:tcPr>
          <w:p w14:paraId="2188E5B6" w14:textId="77777777" w:rsidR="00B80CD7" w:rsidRPr="00307A4C" w:rsidDel="008F7B0C" w:rsidRDefault="00B80CD7" w:rsidP="00307A4C">
            <w:pPr>
              <w:cnfStyle w:val="000000100000" w:firstRow="0" w:lastRow="0" w:firstColumn="0" w:lastColumn="0" w:oddVBand="0" w:evenVBand="0" w:oddHBand="1" w:evenHBand="0" w:firstRowFirstColumn="0" w:firstRowLastColumn="0" w:lastRowFirstColumn="0" w:lastRowLastColumn="0"/>
              <w:rPr>
                <w:del w:id="5299" w:author="Mr Richard P Williams" w:date="2016-10-03T22:42:00Z"/>
                <w:rFonts w:cs="Open Sans"/>
                <w:sz w:val="20"/>
                <w:szCs w:val="20"/>
              </w:rPr>
            </w:pPr>
          </w:p>
        </w:tc>
      </w:tr>
      <w:tr w:rsidR="00B80CD7" w:rsidRPr="00307A4C" w:rsidDel="008F7B0C" w14:paraId="14980693" w14:textId="77777777" w:rsidTr="00CF4A03">
        <w:trPr>
          <w:trHeight w:val="300"/>
          <w:del w:id="530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286DF7EB" w14:textId="77777777" w:rsidR="00B80CD7" w:rsidRPr="00307A4C" w:rsidDel="008F7B0C" w:rsidRDefault="00B80CD7">
            <w:pPr>
              <w:rPr>
                <w:del w:id="5301" w:author="Mr Richard P Williams" w:date="2016-10-03T22:42:00Z"/>
                <w:rFonts w:cs="Open Sans"/>
                <w:sz w:val="20"/>
                <w:szCs w:val="20"/>
              </w:rPr>
            </w:pPr>
            <w:del w:id="5302" w:author="Mr Richard P Williams" w:date="2016-10-03T22:42:00Z">
              <w:r w:rsidRPr="00307A4C" w:rsidDel="008F7B0C">
                <w:rPr>
                  <w:rFonts w:cs="Open Sans"/>
                  <w:sz w:val="20"/>
                  <w:szCs w:val="20"/>
                </w:rPr>
                <w:delText>SOHUnitEstimated</w:delText>
              </w:r>
            </w:del>
          </w:p>
        </w:tc>
        <w:tc>
          <w:tcPr>
            <w:tcW w:w="1350" w:type="dxa"/>
            <w:noWrap/>
            <w:hideMark/>
          </w:tcPr>
          <w:p w14:paraId="1DCCB9B5" w14:textId="77777777" w:rsidR="00B80CD7" w:rsidRPr="00307A4C" w:rsidDel="008F7B0C" w:rsidRDefault="00B80CD7">
            <w:pPr>
              <w:cnfStyle w:val="000000000000" w:firstRow="0" w:lastRow="0" w:firstColumn="0" w:lastColumn="0" w:oddVBand="0" w:evenVBand="0" w:oddHBand="0" w:evenHBand="0" w:firstRowFirstColumn="0" w:firstRowLastColumn="0" w:lastRowFirstColumn="0" w:lastRowLastColumn="0"/>
              <w:rPr>
                <w:del w:id="5303" w:author="Mr Richard P Williams" w:date="2016-10-03T22:42:00Z"/>
                <w:rFonts w:cs="Open Sans"/>
                <w:sz w:val="20"/>
                <w:szCs w:val="20"/>
              </w:rPr>
            </w:pPr>
            <w:del w:id="5304" w:author="Mr Richard P Williams" w:date="2016-10-03T22:42:00Z">
              <w:r w:rsidRPr="00307A4C" w:rsidDel="008F7B0C">
                <w:rPr>
                  <w:rFonts w:cs="Open Sans"/>
                  <w:sz w:val="20"/>
                  <w:szCs w:val="20"/>
                </w:rPr>
                <w:delText>decimal</w:delText>
              </w:r>
            </w:del>
          </w:p>
        </w:tc>
        <w:tc>
          <w:tcPr>
            <w:tcW w:w="1260" w:type="dxa"/>
            <w:noWrap/>
            <w:hideMark/>
          </w:tcPr>
          <w:p w14:paraId="51FD053B" w14:textId="77777777" w:rsidR="00B80CD7" w:rsidRPr="00307A4C" w:rsidDel="008F7B0C" w:rsidRDefault="00B80CD7" w:rsidP="00307A4C">
            <w:pPr>
              <w:cnfStyle w:val="000000000000" w:firstRow="0" w:lastRow="0" w:firstColumn="0" w:lastColumn="0" w:oddVBand="0" w:evenVBand="0" w:oddHBand="0" w:evenHBand="0" w:firstRowFirstColumn="0" w:firstRowLastColumn="0" w:lastRowFirstColumn="0" w:lastRowLastColumn="0"/>
              <w:rPr>
                <w:del w:id="5305" w:author="Mr Richard P Williams" w:date="2016-10-03T22:42:00Z"/>
                <w:rFonts w:cs="Open Sans"/>
                <w:sz w:val="20"/>
                <w:szCs w:val="20"/>
              </w:rPr>
            </w:pPr>
            <w:del w:id="5306" w:author="Mr Richard P Williams" w:date="2016-10-03T22:42:00Z">
              <w:r w:rsidRPr="00307A4C" w:rsidDel="008F7B0C">
                <w:rPr>
                  <w:rFonts w:cs="Open Sans"/>
                  <w:sz w:val="20"/>
                  <w:szCs w:val="20"/>
                </w:rPr>
                <w:delText>17</w:delText>
              </w:r>
            </w:del>
          </w:p>
        </w:tc>
        <w:tc>
          <w:tcPr>
            <w:tcW w:w="4225" w:type="dxa"/>
          </w:tcPr>
          <w:p w14:paraId="72BE9647" w14:textId="77777777" w:rsidR="00B80CD7" w:rsidRPr="00307A4C" w:rsidDel="008F7B0C" w:rsidRDefault="00B80CD7" w:rsidP="00307A4C">
            <w:pPr>
              <w:cnfStyle w:val="000000000000" w:firstRow="0" w:lastRow="0" w:firstColumn="0" w:lastColumn="0" w:oddVBand="0" w:evenVBand="0" w:oddHBand="0" w:evenHBand="0" w:firstRowFirstColumn="0" w:firstRowLastColumn="0" w:lastRowFirstColumn="0" w:lastRowLastColumn="0"/>
              <w:rPr>
                <w:del w:id="5307" w:author="Mr Richard P Williams" w:date="2016-10-03T22:42:00Z"/>
                <w:rFonts w:cs="Open Sans"/>
                <w:sz w:val="20"/>
                <w:szCs w:val="20"/>
              </w:rPr>
            </w:pPr>
          </w:p>
        </w:tc>
      </w:tr>
      <w:tr w:rsidR="00B80CD7" w:rsidRPr="00307A4C" w:rsidDel="008F7B0C" w14:paraId="05E9F8B3" w14:textId="77777777" w:rsidTr="00CF4A03">
        <w:trPr>
          <w:cnfStyle w:val="000000100000" w:firstRow="0" w:lastRow="0" w:firstColumn="0" w:lastColumn="0" w:oddVBand="0" w:evenVBand="0" w:oddHBand="1" w:evenHBand="0" w:firstRowFirstColumn="0" w:firstRowLastColumn="0" w:lastRowFirstColumn="0" w:lastRowLastColumn="0"/>
          <w:trHeight w:val="300"/>
          <w:del w:id="530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hideMark/>
          </w:tcPr>
          <w:p w14:paraId="2740F4B8" w14:textId="77777777" w:rsidR="00B80CD7" w:rsidRPr="00307A4C" w:rsidDel="008F7B0C" w:rsidRDefault="00B80CD7">
            <w:pPr>
              <w:rPr>
                <w:del w:id="5309" w:author="Mr Richard P Williams" w:date="2016-10-03T22:42:00Z"/>
                <w:rFonts w:cs="Open Sans"/>
                <w:sz w:val="20"/>
                <w:szCs w:val="20"/>
              </w:rPr>
            </w:pPr>
            <w:del w:id="5310" w:author="Mr Richard P Williams" w:date="2016-10-03T22:42:00Z">
              <w:r w:rsidRPr="00307A4C" w:rsidDel="008F7B0C">
                <w:rPr>
                  <w:rFonts w:cs="Open Sans"/>
                  <w:sz w:val="20"/>
                  <w:szCs w:val="20"/>
                </w:rPr>
                <w:delText>SOHValueEstimated</w:delText>
              </w:r>
            </w:del>
          </w:p>
        </w:tc>
        <w:tc>
          <w:tcPr>
            <w:tcW w:w="1350" w:type="dxa"/>
            <w:noWrap/>
            <w:hideMark/>
          </w:tcPr>
          <w:p w14:paraId="01F8FCFB" w14:textId="77777777" w:rsidR="00B80CD7" w:rsidRPr="00307A4C" w:rsidDel="008F7B0C" w:rsidRDefault="00B80CD7">
            <w:pPr>
              <w:cnfStyle w:val="000000100000" w:firstRow="0" w:lastRow="0" w:firstColumn="0" w:lastColumn="0" w:oddVBand="0" w:evenVBand="0" w:oddHBand="1" w:evenHBand="0" w:firstRowFirstColumn="0" w:firstRowLastColumn="0" w:lastRowFirstColumn="0" w:lastRowLastColumn="0"/>
              <w:rPr>
                <w:del w:id="5311" w:author="Mr Richard P Williams" w:date="2016-10-03T22:42:00Z"/>
                <w:rFonts w:cs="Open Sans"/>
                <w:sz w:val="20"/>
                <w:szCs w:val="20"/>
              </w:rPr>
            </w:pPr>
            <w:del w:id="5312" w:author="Mr Richard P Williams" w:date="2016-10-03T22:42:00Z">
              <w:r w:rsidRPr="00307A4C" w:rsidDel="008F7B0C">
                <w:rPr>
                  <w:rFonts w:cs="Open Sans"/>
                  <w:sz w:val="20"/>
                  <w:szCs w:val="20"/>
                </w:rPr>
                <w:delText>money</w:delText>
              </w:r>
            </w:del>
          </w:p>
        </w:tc>
        <w:tc>
          <w:tcPr>
            <w:tcW w:w="1260" w:type="dxa"/>
            <w:noWrap/>
            <w:hideMark/>
          </w:tcPr>
          <w:p w14:paraId="480DDD42" w14:textId="77777777" w:rsidR="00B80CD7" w:rsidRPr="00307A4C" w:rsidDel="008F7B0C" w:rsidRDefault="00B80CD7" w:rsidP="00307A4C">
            <w:pPr>
              <w:cnfStyle w:val="000000100000" w:firstRow="0" w:lastRow="0" w:firstColumn="0" w:lastColumn="0" w:oddVBand="0" w:evenVBand="0" w:oddHBand="1" w:evenHBand="0" w:firstRowFirstColumn="0" w:firstRowLastColumn="0" w:lastRowFirstColumn="0" w:lastRowLastColumn="0"/>
              <w:rPr>
                <w:del w:id="5313" w:author="Mr Richard P Williams" w:date="2016-10-03T22:42:00Z"/>
                <w:rFonts w:cs="Open Sans"/>
                <w:sz w:val="20"/>
                <w:szCs w:val="20"/>
              </w:rPr>
            </w:pPr>
            <w:del w:id="5314" w:author="Mr Richard P Williams" w:date="2016-10-03T22:42:00Z">
              <w:r w:rsidRPr="00307A4C" w:rsidDel="008F7B0C">
                <w:rPr>
                  <w:rFonts w:cs="Open Sans"/>
                  <w:sz w:val="20"/>
                  <w:szCs w:val="20"/>
                </w:rPr>
                <w:delText>8</w:delText>
              </w:r>
            </w:del>
          </w:p>
        </w:tc>
        <w:tc>
          <w:tcPr>
            <w:tcW w:w="4225" w:type="dxa"/>
          </w:tcPr>
          <w:p w14:paraId="56EE1008" w14:textId="77777777" w:rsidR="00B80CD7" w:rsidRPr="00307A4C" w:rsidDel="008F7B0C" w:rsidRDefault="00B80CD7" w:rsidP="00307A4C">
            <w:pPr>
              <w:cnfStyle w:val="000000100000" w:firstRow="0" w:lastRow="0" w:firstColumn="0" w:lastColumn="0" w:oddVBand="0" w:evenVBand="0" w:oddHBand="1" w:evenHBand="0" w:firstRowFirstColumn="0" w:firstRowLastColumn="0" w:lastRowFirstColumn="0" w:lastRowLastColumn="0"/>
              <w:rPr>
                <w:del w:id="5315" w:author="Mr Richard P Williams" w:date="2016-10-03T22:42:00Z"/>
                <w:rFonts w:cs="Open Sans"/>
                <w:sz w:val="20"/>
                <w:szCs w:val="20"/>
              </w:rPr>
            </w:pPr>
          </w:p>
        </w:tc>
      </w:tr>
      <w:tr w:rsidR="00B80CD7" w:rsidRPr="00307A4C" w:rsidDel="008F7B0C" w14:paraId="7757E5B6" w14:textId="77777777" w:rsidTr="00CF4A03">
        <w:trPr>
          <w:trHeight w:val="300"/>
          <w:del w:id="531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2515" w:type="dxa"/>
            <w:noWrap/>
          </w:tcPr>
          <w:p w14:paraId="7BF68CD1" w14:textId="77777777" w:rsidR="00B80CD7" w:rsidRPr="00307A4C" w:rsidDel="008F7B0C" w:rsidRDefault="00B80CD7">
            <w:pPr>
              <w:rPr>
                <w:del w:id="5317" w:author="Mr Richard P Williams" w:date="2016-10-03T22:42:00Z"/>
                <w:rFonts w:cs="Open Sans"/>
                <w:sz w:val="20"/>
                <w:szCs w:val="20"/>
              </w:rPr>
            </w:pPr>
            <w:del w:id="5318" w:author="Mr Richard P Williams" w:date="2016-10-03T22:42:00Z">
              <w:r w:rsidDel="008F7B0C">
                <w:rPr>
                  <w:rFonts w:cs="Open Sans"/>
                  <w:sz w:val="20"/>
                  <w:szCs w:val="20"/>
                </w:rPr>
                <w:delText>Change</w:delText>
              </w:r>
            </w:del>
          </w:p>
        </w:tc>
        <w:tc>
          <w:tcPr>
            <w:tcW w:w="1350" w:type="dxa"/>
            <w:noWrap/>
            <w:hideMark/>
          </w:tcPr>
          <w:p w14:paraId="3C852B0E" w14:textId="77777777" w:rsidR="00B80CD7" w:rsidRPr="00307A4C" w:rsidDel="008F7B0C" w:rsidRDefault="00B80CD7">
            <w:pPr>
              <w:cnfStyle w:val="000000000000" w:firstRow="0" w:lastRow="0" w:firstColumn="0" w:lastColumn="0" w:oddVBand="0" w:evenVBand="0" w:oddHBand="0" w:evenHBand="0" w:firstRowFirstColumn="0" w:firstRowLastColumn="0" w:lastRowFirstColumn="0" w:lastRowLastColumn="0"/>
              <w:rPr>
                <w:del w:id="5319" w:author="Mr Richard P Williams" w:date="2016-10-03T22:42:00Z"/>
                <w:rFonts w:cs="Open Sans"/>
                <w:sz w:val="20"/>
                <w:szCs w:val="20"/>
              </w:rPr>
            </w:pPr>
            <w:del w:id="5320" w:author="Mr Richard P Williams" w:date="2016-10-03T22:42:00Z">
              <w:r w:rsidRPr="00307A4C" w:rsidDel="008F7B0C">
                <w:rPr>
                  <w:rFonts w:cs="Open Sans"/>
                  <w:sz w:val="20"/>
                  <w:szCs w:val="20"/>
                </w:rPr>
                <w:delText>bit</w:delText>
              </w:r>
            </w:del>
          </w:p>
        </w:tc>
        <w:tc>
          <w:tcPr>
            <w:tcW w:w="1260" w:type="dxa"/>
            <w:noWrap/>
            <w:hideMark/>
          </w:tcPr>
          <w:p w14:paraId="5BD19F1C" w14:textId="77777777" w:rsidR="00B80CD7" w:rsidRPr="00307A4C" w:rsidDel="008F7B0C" w:rsidRDefault="00B80CD7" w:rsidP="00307A4C">
            <w:pPr>
              <w:cnfStyle w:val="000000000000" w:firstRow="0" w:lastRow="0" w:firstColumn="0" w:lastColumn="0" w:oddVBand="0" w:evenVBand="0" w:oddHBand="0" w:evenHBand="0" w:firstRowFirstColumn="0" w:firstRowLastColumn="0" w:lastRowFirstColumn="0" w:lastRowLastColumn="0"/>
              <w:rPr>
                <w:del w:id="5321" w:author="Mr Richard P Williams" w:date="2016-10-03T22:42:00Z"/>
                <w:rFonts w:cs="Open Sans"/>
                <w:sz w:val="20"/>
                <w:szCs w:val="20"/>
              </w:rPr>
            </w:pPr>
            <w:del w:id="5322" w:author="Mr Richard P Williams" w:date="2016-10-03T22:42:00Z">
              <w:r w:rsidRPr="00307A4C" w:rsidDel="008F7B0C">
                <w:rPr>
                  <w:rFonts w:cs="Open Sans"/>
                  <w:sz w:val="20"/>
                  <w:szCs w:val="20"/>
                </w:rPr>
                <w:delText>1</w:delText>
              </w:r>
            </w:del>
          </w:p>
        </w:tc>
        <w:tc>
          <w:tcPr>
            <w:tcW w:w="4225" w:type="dxa"/>
          </w:tcPr>
          <w:p w14:paraId="13D1EC03" w14:textId="77777777" w:rsidR="00B80CD7" w:rsidRPr="00307A4C" w:rsidDel="008F7B0C" w:rsidRDefault="00B80CD7" w:rsidP="00307A4C">
            <w:pPr>
              <w:cnfStyle w:val="000000000000" w:firstRow="0" w:lastRow="0" w:firstColumn="0" w:lastColumn="0" w:oddVBand="0" w:evenVBand="0" w:oddHBand="0" w:evenHBand="0" w:firstRowFirstColumn="0" w:firstRowLastColumn="0" w:lastRowFirstColumn="0" w:lastRowLastColumn="0"/>
              <w:rPr>
                <w:del w:id="5323" w:author="Mr Richard P Williams" w:date="2016-10-03T22:42:00Z"/>
                <w:rFonts w:cs="Open Sans"/>
                <w:sz w:val="20"/>
                <w:szCs w:val="20"/>
              </w:rPr>
            </w:pPr>
          </w:p>
        </w:tc>
      </w:tr>
    </w:tbl>
    <w:p w14:paraId="021460EC" w14:textId="77777777" w:rsidR="00307A4C" w:rsidDel="008F7B0C" w:rsidRDefault="00307A4C">
      <w:pPr>
        <w:rPr>
          <w:del w:id="5324" w:author="Mr Richard P Williams" w:date="2016-10-03T22:42:00Z"/>
        </w:rPr>
      </w:pPr>
    </w:p>
    <w:p w14:paraId="62D6DD21" w14:textId="77777777" w:rsidR="007142D6" w:rsidDel="008F7B0C" w:rsidRDefault="00000D2A" w:rsidP="00D62D31">
      <w:pPr>
        <w:pStyle w:val="Heading3"/>
        <w:rPr>
          <w:del w:id="5325" w:author="Mr Richard P Williams" w:date="2016-10-03T22:42:00Z"/>
        </w:rPr>
      </w:pPr>
      <w:commentRangeStart w:id="5326"/>
      <w:del w:id="5327" w:author="Mr Richard P Williams" w:date="2016-10-03T22:42:00Z">
        <w:r w:rsidDel="008F7B0C">
          <w:delText>Receiving</w:delText>
        </w:r>
        <w:commentRangeEnd w:id="5326"/>
        <w:r w:rsidR="006D5F48" w:rsidDel="008F7B0C">
          <w:rPr>
            <w:rStyle w:val="CommentReference"/>
            <w:rFonts w:eastAsiaTheme="minorHAnsi" w:cstheme="minorBidi"/>
          </w:rPr>
          <w:commentReference w:id="5326"/>
        </w:r>
      </w:del>
    </w:p>
    <w:tbl>
      <w:tblPr>
        <w:tblStyle w:val="TableGridLight"/>
        <w:tblW w:w="9355" w:type="dxa"/>
        <w:tblLook w:val="04A0" w:firstRow="1" w:lastRow="0" w:firstColumn="1" w:lastColumn="0" w:noHBand="0" w:noVBand="1"/>
      </w:tblPr>
      <w:tblGrid>
        <w:gridCol w:w="3320"/>
        <w:gridCol w:w="960"/>
        <w:gridCol w:w="1175"/>
        <w:gridCol w:w="3900"/>
      </w:tblGrid>
      <w:tr w:rsidR="007142D6" w:rsidRPr="00307A4C" w:rsidDel="008F7B0C" w14:paraId="09A70F53" w14:textId="77777777" w:rsidTr="007142D6">
        <w:trPr>
          <w:trHeight w:val="300"/>
          <w:del w:id="5328" w:author="Mr Richard P Williams" w:date="2016-10-03T22:42:00Z"/>
        </w:trPr>
        <w:tc>
          <w:tcPr>
            <w:tcW w:w="3320" w:type="dxa"/>
            <w:noWrap/>
          </w:tcPr>
          <w:p w14:paraId="67EE18F3" w14:textId="77777777" w:rsidR="007142D6" w:rsidDel="008F7B0C" w:rsidRDefault="007142D6">
            <w:pPr>
              <w:rPr>
                <w:del w:id="5329" w:author="Mr Richard P Williams" w:date="2016-10-03T22:42:00Z"/>
                <w:rFonts w:cs="Open Sans"/>
                <w:sz w:val="20"/>
                <w:szCs w:val="20"/>
              </w:rPr>
            </w:pPr>
            <w:del w:id="5330" w:author="Mr Richard P Williams" w:date="2016-10-03T22:42:00Z">
              <w:r w:rsidDel="008F7B0C">
                <w:rPr>
                  <w:rFonts w:cs="Open Sans"/>
                  <w:sz w:val="20"/>
                  <w:szCs w:val="20"/>
                </w:rPr>
                <w:delText>Name</w:delText>
              </w:r>
            </w:del>
          </w:p>
        </w:tc>
        <w:tc>
          <w:tcPr>
            <w:tcW w:w="960" w:type="dxa"/>
            <w:noWrap/>
          </w:tcPr>
          <w:p w14:paraId="34400A94" w14:textId="77777777" w:rsidR="007142D6" w:rsidRPr="00307A4C" w:rsidDel="008F7B0C" w:rsidRDefault="007142D6">
            <w:pPr>
              <w:rPr>
                <w:del w:id="5331" w:author="Mr Richard P Williams" w:date="2016-10-03T22:42:00Z"/>
                <w:rFonts w:cs="Open Sans"/>
                <w:sz w:val="20"/>
                <w:szCs w:val="20"/>
              </w:rPr>
            </w:pPr>
          </w:p>
        </w:tc>
        <w:tc>
          <w:tcPr>
            <w:tcW w:w="1175" w:type="dxa"/>
            <w:noWrap/>
          </w:tcPr>
          <w:p w14:paraId="17E2A39D" w14:textId="77777777" w:rsidR="007142D6" w:rsidRPr="00307A4C" w:rsidDel="008F7B0C" w:rsidRDefault="007142D6" w:rsidP="00307A4C">
            <w:pPr>
              <w:rPr>
                <w:del w:id="5332" w:author="Mr Richard P Williams" w:date="2016-10-03T22:42:00Z"/>
                <w:rFonts w:cs="Open Sans"/>
                <w:sz w:val="20"/>
                <w:szCs w:val="20"/>
              </w:rPr>
            </w:pPr>
          </w:p>
        </w:tc>
        <w:tc>
          <w:tcPr>
            <w:tcW w:w="3900" w:type="dxa"/>
          </w:tcPr>
          <w:p w14:paraId="6CAB7B53" w14:textId="77777777" w:rsidR="007142D6" w:rsidRPr="00307A4C" w:rsidDel="008F7B0C" w:rsidRDefault="007142D6" w:rsidP="00307A4C">
            <w:pPr>
              <w:rPr>
                <w:del w:id="5333" w:author="Mr Richard P Williams" w:date="2016-10-03T22:42:00Z"/>
                <w:rFonts w:cs="Open Sans"/>
                <w:sz w:val="20"/>
                <w:szCs w:val="20"/>
              </w:rPr>
            </w:pPr>
          </w:p>
        </w:tc>
      </w:tr>
    </w:tbl>
    <w:tbl>
      <w:tblPr>
        <w:tblStyle w:val="GridTable4-Accent4"/>
        <w:tblW w:w="9445" w:type="dxa"/>
        <w:tblLook w:val="04A0" w:firstRow="1" w:lastRow="0" w:firstColumn="1" w:lastColumn="0" w:noHBand="0" w:noVBand="1"/>
      </w:tblPr>
      <w:tblGrid>
        <w:gridCol w:w="3320"/>
        <w:gridCol w:w="960"/>
        <w:gridCol w:w="1175"/>
        <w:gridCol w:w="3990"/>
      </w:tblGrid>
      <w:tr w:rsidR="00654445" w:rsidRPr="00307A4C" w:rsidDel="008F7B0C" w14:paraId="7419B9A3" w14:textId="77777777" w:rsidTr="00CF4A03">
        <w:trPr>
          <w:cnfStyle w:val="100000000000" w:firstRow="1" w:lastRow="0" w:firstColumn="0" w:lastColumn="0" w:oddVBand="0" w:evenVBand="0" w:oddHBand="0" w:evenHBand="0" w:firstRowFirstColumn="0" w:firstRowLastColumn="0" w:lastRowFirstColumn="0" w:lastRowLastColumn="0"/>
          <w:trHeight w:val="300"/>
          <w:del w:id="533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903937B" w14:textId="77777777" w:rsidR="00654445" w:rsidRPr="00307A4C" w:rsidDel="008F7B0C" w:rsidRDefault="00654445" w:rsidP="00BC6C92">
            <w:pPr>
              <w:rPr>
                <w:del w:id="5335" w:author="Mr Richard P Williams" w:date="2016-10-03T22:42:00Z"/>
                <w:rFonts w:cs="Open Sans"/>
                <w:sz w:val="20"/>
                <w:szCs w:val="20"/>
              </w:rPr>
            </w:pPr>
            <w:del w:id="5336" w:author="Mr Richard P Williams" w:date="2016-10-03T22:42:00Z">
              <w:r w:rsidRPr="00307A4C" w:rsidDel="008F7B0C">
                <w:rPr>
                  <w:rFonts w:cs="Open Sans"/>
                  <w:sz w:val="20"/>
                  <w:szCs w:val="20"/>
                </w:rPr>
                <w:delText>Location</w:delText>
              </w:r>
            </w:del>
          </w:p>
        </w:tc>
        <w:tc>
          <w:tcPr>
            <w:tcW w:w="960" w:type="dxa"/>
            <w:noWrap/>
            <w:hideMark/>
          </w:tcPr>
          <w:p w14:paraId="493DB597" w14:textId="77777777" w:rsidR="00654445" w:rsidRPr="00307A4C" w:rsidDel="008F7B0C" w:rsidRDefault="00654445" w:rsidP="00BC6C92">
            <w:pPr>
              <w:cnfStyle w:val="100000000000" w:firstRow="1" w:lastRow="0" w:firstColumn="0" w:lastColumn="0" w:oddVBand="0" w:evenVBand="0" w:oddHBand="0" w:evenHBand="0" w:firstRowFirstColumn="0" w:firstRowLastColumn="0" w:lastRowFirstColumn="0" w:lastRowLastColumn="0"/>
              <w:rPr>
                <w:del w:id="5337" w:author="Mr Richard P Williams" w:date="2016-10-03T22:42:00Z"/>
                <w:rFonts w:cs="Open Sans"/>
                <w:sz w:val="20"/>
                <w:szCs w:val="20"/>
              </w:rPr>
            </w:pPr>
            <w:del w:id="5338" w:author="Mr Richard P Williams" w:date="2016-10-03T22:42:00Z">
              <w:r w:rsidRPr="00307A4C" w:rsidDel="008F7B0C">
                <w:rPr>
                  <w:rFonts w:cs="Open Sans"/>
                  <w:sz w:val="20"/>
                  <w:szCs w:val="20"/>
                </w:rPr>
                <w:delText>int</w:delText>
              </w:r>
            </w:del>
          </w:p>
        </w:tc>
        <w:tc>
          <w:tcPr>
            <w:tcW w:w="1175" w:type="dxa"/>
            <w:noWrap/>
            <w:hideMark/>
          </w:tcPr>
          <w:p w14:paraId="5F6C4EE0" w14:textId="77777777" w:rsidR="00654445" w:rsidRPr="00307A4C" w:rsidDel="008F7B0C" w:rsidRDefault="00654445" w:rsidP="00BC6C92">
            <w:pPr>
              <w:cnfStyle w:val="100000000000" w:firstRow="1" w:lastRow="0" w:firstColumn="0" w:lastColumn="0" w:oddVBand="0" w:evenVBand="0" w:oddHBand="0" w:evenHBand="0" w:firstRowFirstColumn="0" w:firstRowLastColumn="0" w:lastRowFirstColumn="0" w:lastRowLastColumn="0"/>
              <w:rPr>
                <w:del w:id="5339" w:author="Mr Richard P Williams" w:date="2016-10-03T22:42:00Z"/>
                <w:rFonts w:cs="Open Sans"/>
                <w:sz w:val="20"/>
                <w:szCs w:val="20"/>
              </w:rPr>
            </w:pPr>
            <w:del w:id="5340" w:author="Mr Richard P Williams" w:date="2016-10-03T22:42:00Z">
              <w:r w:rsidRPr="00307A4C" w:rsidDel="008F7B0C">
                <w:rPr>
                  <w:rFonts w:cs="Open Sans"/>
                  <w:sz w:val="20"/>
                  <w:szCs w:val="20"/>
                </w:rPr>
                <w:delText>4</w:delText>
              </w:r>
            </w:del>
          </w:p>
        </w:tc>
        <w:tc>
          <w:tcPr>
            <w:tcW w:w="3990" w:type="dxa"/>
          </w:tcPr>
          <w:p w14:paraId="591ACC3A" w14:textId="77777777" w:rsidR="00654445" w:rsidRPr="00307A4C" w:rsidDel="008F7B0C" w:rsidRDefault="00654445" w:rsidP="00BC6C92">
            <w:pPr>
              <w:cnfStyle w:val="100000000000" w:firstRow="1" w:lastRow="0" w:firstColumn="0" w:lastColumn="0" w:oddVBand="0" w:evenVBand="0" w:oddHBand="0" w:evenHBand="0" w:firstRowFirstColumn="0" w:firstRowLastColumn="0" w:lastRowFirstColumn="0" w:lastRowLastColumn="0"/>
              <w:rPr>
                <w:del w:id="5341" w:author="Mr Richard P Williams" w:date="2016-10-03T22:42:00Z"/>
                <w:rFonts w:cs="Open Sans"/>
                <w:sz w:val="20"/>
                <w:szCs w:val="20"/>
              </w:rPr>
            </w:pPr>
            <w:del w:id="5342" w:author="Mr Richard P Williams" w:date="2016-10-03T22:42:00Z">
              <w:r w:rsidDel="008F7B0C">
                <w:rPr>
                  <w:rFonts w:cs="Open Sans"/>
                  <w:sz w:val="20"/>
                  <w:szCs w:val="20"/>
                </w:rPr>
                <w:delText>Location of Item, example Store or Warehouse</w:delText>
              </w:r>
            </w:del>
          </w:p>
        </w:tc>
      </w:tr>
      <w:tr w:rsidR="00654445" w:rsidRPr="00307A4C" w:rsidDel="008F7B0C" w14:paraId="7EE9ED51" w14:textId="77777777" w:rsidTr="00CF4A03">
        <w:trPr>
          <w:cnfStyle w:val="000000100000" w:firstRow="0" w:lastRow="0" w:firstColumn="0" w:lastColumn="0" w:oddVBand="0" w:evenVBand="0" w:oddHBand="1" w:evenHBand="0" w:firstRowFirstColumn="0" w:firstRowLastColumn="0" w:lastRowFirstColumn="0" w:lastRowLastColumn="0"/>
          <w:trHeight w:val="300"/>
          <w:del w:id="53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9F3A9FD" w14:textId="77777777" w:rsidR="00654445" w:rsidRPr="00307A4C" w:rsidDel="008F7B0C" w:rsidRDefault="00654445" w:rsidP="00BC6C92">
            <w:pPr>
              <w:rPr>
                <w:del w:id="5344" w:author="Mr Richard P Williams" w:date="2016-10-03T22:42:00Z"/>
                <w:rFonts w:cs="Open Sans"/>
                <w:sz w:val="20"/>
                <w:szCs w:val="20"/>
              </w:rPr>
            </w:pPr>
            <w:del w:id="5345" w:author="Mr Richard P Williams" w:date="2016-10-03T22:42:00Z">
              <w:r w:rsidDel="008F7B0C">
                <w:rPr>
                  <w:rFonts w:cs="Open Sans"/>
                  <w:sz w:val="20"/>
                  <w:szCs w:val="20"/>
                </w:rPr>
                <w:delText xml:space="preserve">Sellable </w:delText>
              </w:r>
              <w:r w:rsidRPr="00307A4C" w:rsidDel="008F7B0C">
                <w:rPr>
                  <w:rFonts w:cs="Open Sans"/>
                  <w:sz w:val="20"/>
                  <w:szCs w:val="20"/>
                </w:rPr>
                <w:delText>Item</w:delText>
              </w:r>
            </w:del>
          </w:p>
        </w:tc>
        <w:tc>
          <w:tcPr>
            <w:tcW w:w="960" w:type="dxa"/>
            <w:noWrap/>
            <w:hideMark/>
          </w:tcPr>
          <w:p w14:paraId="33CD077B" w14:textId="77777777" w:rsidR="00654445" w:rsidRPr="00307A4C" w:rsidDel="008F7B0C" w:rsidRDefault="00654445" w:rsidP="00BC6C92">
            <w:pPr>
              <w:cnfStyle w:val="000000100000" w:firstRow="0" w:lastRow="0" w:firstColumn="0" w:lastColumn="0" w:oddVBand="0" w:evenVBand="0" w:oddHBand="1" w:evenHBand="0" w:firstRowFirstColumn="0" w:firstRowLastColumn="0" w:lastRowFirstColumn="0" w:lastRowLastColumn="0"/>
              <w:rPr>
                <w:del w:id="5346" w:author="Mr Richard P Williams" w:date="2016-10-03T22:42:00Z"/>
                <w:rFonts w:cs="Open Sans"/>
                <w:sz w:val="20"/>
                <w:szCs w:val="20"/>
              </w:rPr>
            </w:pPr>
            <w:del w:id="5347" w:author="Mr Richard P Williams" w:date="2016-10-03T22:42:00Z">
              <w:r w:rsidDel="008F7B0C">
                <w:rPr>
                  <w:rFonts w:cs="Open Sans"/>
                  <w:sz w:val="20"/>
                  <w:szCs w:val="20"/>
                </w:rPr>
                <w:delText>n</w:delText>
              </w:r>
              <w:r w:rsidRPr="00307A4C" w:rsidDel="008F7B0C">
                <w:rPr>
                  <w:rFonts w:cs="Open Sans"/>
                  <w:sz w:val="20"/>
                  <w:szCs w:val="20"/>
                </w:rPr>
                <w:delText>varchar</w:delText>
              </w:r>
            </w:del>
          </w:p>
        </w:tc>
        <w:tc>
          <w:tcPr>
            <w:tcW w:w="1175" w:type="dxa"/>
            <w:noWrap/>
            <w:hideMark/>
          </w:tcPr>
          <w:p w14:paraId="5BA4D8D7" w14:textId="77777777" w:rsidR="00654445" w:rsidRPr="00307A4C" w:rsidDel="008F7B0C" w:rsidRDefault="00654445" w:rsidP="00BC6C92">
            <w:pPr>
              <w:cnfStyle w:val="000000100000" w:firstRow="0" w:lastRow="0" w:firstColumn="0" w:lastColumn="0" w:oddVBand="0" w:evenVBand="0" w:oddHBand="1" w:evenHBand="0" w:firstRowFirstColumn="0" w:firstRowLastColumn="0" w:lastRowFirstColumn="0" w:lastRowLastColumn="0"/>
              <w:rPr>
                <w:del w:id="5348" w:author="Mr Richard P Williams" w:date="2016-10-03T22:42:00Z"/>
                <w:rFonts w:cs="Open Sans"/>
                <w:sz w:val="20"/>
                <w:szCs w:val="20"/>
              </w:rPr>
            </w:pPr>
            <w:del w:id="5349" w:author="Mr Richard P Williams" w:date="2016-10-03T22:42:00Z">
              <w:r w:rsidRPr="00307A4C" w:rsidDel="008F7B0C">
                <w:rPr>
                  <w:rFonts w:cs="Open Sans"/>
                  <w:sz w:val="20"/>
                  <w:szCs w:val="20"/>
                </w:rPr>
                <w:delText>8000</w:delText>
              </w:r>
            </w:del>
          </w:p>
        </w:tc>
        <w:tc>
          <w:tcPr>
            <w:tcW w:w="3990" w:type="dxa"/>
          </w:tcPr>
          <w:p w14:paraId="5E1FA42B" w14:textId="77777777" w:rsidR="00654445" w:rsidRPr="00307A4C" w:rsidDel="008F7B0C" w:rsidRDefault="00654445" w:rsidP="00BC6C92">
            <w:pPr>
              <w:cnfStyle w:val="000000100000" w:firstRow="0" w:lastRow="0" w:firstColumn="0" w:lastColumn="0" w:oddVBand="0" w:evenVBand="0" w:oddHBand="1" w:evenHBand="0" w:firstRowFirstColumn="0" w:firstRowLastColumn="0" w:lastRowFirstColumn="0" w:lastRowLastColumn="0"/>
              <w:rPr>
                <w:del w:id="5350" w:author="Mr Richard P Williams" w:date="2016-10-03T22:42:00Z"/>
                <w:rFonts w:cs="Open Sans"/>
                <w:sz w:val="20"/>
                <w:szCs w:val="20"/>
              </w:rPr>
            </w:pPr>
          </w:p>
        </w:tc>
      </w:tr>
      <w:tr w:rsidR="00654445" w:rsidRPr="00307A4C" w:rsidDel="008F7B0C" w14:paraId="37A79108" w14:textId="77777777" w:rsidTr="00CF4A03">
        <w:trPr>
          <w:trHeight w:val="300"/>
          <w:del w:id="535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F424B9C" w14:textId="77777777" w:rsidR="00654445" w:rsidRPr="00307A4C" w:rsidDel="008F7B0C" w:rsidRDefault="00654445" w:rsidP="00BC6C92">
            <w:pPr>
              <w:rPr>
                <w:del w:id="5352" w:author="Mr Richard P Williams" w:date="2016-10-03T22:42:00Z"/>
                <w:rFonts w:cs="Open Sans"/>
                <w:sz w:val="20"/>
                <w:szCs w:val="20"/>
              </w:rPr>
            </w:pPr>
            <w:del w:id="5353" w:author="Mr Richard P Williams" w:date="2016-10-03T22:42:00Z">
              <w:r w:rsidRPr="00307A4C" w:rsidDel="008F7B0C">
                <w:rPr>
                  <w:rFonts w:cs="Open Sans"/>
                  <w:sz w:val="20"/>
                  <w:szCs w:val="20"/>
                </w:rPr>
                <w:delText>Orderable</w:delText>
              </w:r>
              <w:r w:rsidDel="008F7B0C">
                <w:rPr>
                  <w:rFonts w:cs="Open Sans"/>
                  <w:sz w:val="20"/>
                  <w:szCs w:val="20"/>
                </w:rPr>
                <w:delText xml:space="preserve"> </w:delText>
              </w:r>
              <w:r w:rsidRPr="00307A4C" w:rsidDel="008F7B0C">
                <w:rPr>
                  <w:rFonts w:cs="Open Sans"/>
                  <w:sz w:val="20"/>
                  <w:szCs w:val="20"/>
                </w:rPr>
                <w:delText>Item</w:delText>
              </w:r>
            </w:del>
          </w:p>
        </w:tc>
        <w:tc>
          <w:tcPr>
            <w:tcW w:w="960" w:type="dxa"/>
            <w:noWrap/>
            <w:hideMark/>
          </w:tcPr>
          <w:p w14:paraId="5D5BA45E" w14:textId="77777777" w:rsidR="00654445" w:rsidRPr="00307A4C" w:rsidDel="008F7B0C" w:rsidRDefault="00654445" w:rsidP="00BC6C92">
            <w:pPr>
              <w:cnfStyle w:val="000000000000" w:firstRow="0" w:lastRow="0" w:firstColumn="0" w:lastColumn="0" w:oddVBand="0" w:evenVBand="0" w:oddHBand="0" w:evenHBand="0" w:firstRowFirstColumn="0" w:firstRowLastColumn="0" w:lastRowFirstColumn="0" w:lastRowLastColumn="0"/>
              <w:rPr>
                <w:del w:id="5354" w:author="Mr Richard P Williams" w:date="2016-10-03T22:42:00Z"/>
                <w:rFonts w:cs="Open Sans"/>
                <w:sz w:val="20"/>
                <w:szCs w:val="20"/>
              </w:rPr>
            </w:pPr>
            <w:del w:id="5355" w:author="Mr Richard P Williams" w:date="2016-10-03T22:42:00Z">
              <w:r w:rsidRPr="00307A4C" w:rsidDel="008F7B0C">
                <w:rPr>
                  <w:rFonts w:cs="Open Sans"/>
                  <w:sz w:val="20"/>
                  <w:szCs w:val="20"/>
                </w:rPr>
                <w:delText>nvarchar</w:delText>
              </w:r>
            </w:del>
          </w:p>
        </w:tc>
        <w:tc>
          <w:tcPr>
            <w:tcW w:w="1175" w:type="dxa"/>
            <w:noWrap/>
            <w:hideMark/>
          </w:tcPr>
          <w:p w14:paraId="1FBD9E5D" w14:textId="77777777" w:rsidR="00654445" w:rsidRPr="00307A4C" w:rsidDel="008F7B0C" w:rsidRDefault="00654445" w:rsidP="00BC6C92">
            <w:pPr>
              <w:cnfStyle w:val="000000000000" w:firstRow="0" w:lastRow="0" w:firstColumn="0" w:lastColumn="0" w:oddVBand="0" w:evenVBand="0" w:oddHBand="0" w:evenHBand="0" w:firstRowFirstColumn="0" w:firstRowLastColumn="0" w:lastRowFirstColumn="0" w:lastRowLastColumn="0"/>
              <w:rPr>
                <w:del w:id="5356" w:author="Mr Richard P Williams" w:date="2016-10-03T22:42:00Z"/>
                <w:rFonts w:cs="Open Sans"/>
                <w:sz w:val="20"/>
                <w:szCs w:val="20"/>
              </w:rPr>
            </w:pPr>
            <w:del w:id="5357" w:author="Mr Richard P Williams" w:date="2016-10-03T22:42:00Z">
              <w:r w:rsidRPr="00307A4C" w:rsidDel="008F7B0C">
                <w:rPr>
                  <w:rFonts w:cs="Open Sans"/>
                  <w:sz w:val="20"/>
                  <w:szCs w:val="20"/>
                </w:rPr>
                <w:delText>8000</w:delText>
              </w:r>
            </w:del>
          </w:p>
        </w:tc>
        <w:tc>
          <w:tcPr>
            <w:tcW w:w="3990" w:type="dxa"/>
          </w:tcPr>
          <w:p w14:paraId="4871250F" w14:textId="77777777" w:rsidR="00654445" w:rsidRPr="00307A4C" w:rsidDel="008F7B0C" w:rsidRDefault="00654445" w:rsidP="00BC6C92">
            <w:pPr>
              <w:cnfStyle w:val="000000000000" w:firstRow="0" w:lastRow="0" w:firstColumn="0" w:lastColumn="0" w:oddVBand="0" w:evenVBand="0" w:oddHBand="0" w:evenHBand="0" w:firstRowFirstColumn="0" w:firstRowLastColumn="0" w:lastRowFirstColumn="0" w:lastRowLastColumn="0"/>
              <w:rPr>
                <w:del w:id="5358" w:author="Mr Richard P Williams" w:date="2016-10-03T22:42:00Z"/>
                <w:rFonts w:cs="Open Sans"/>
                <w:sz w:val="20"/>
                <w:szCs w:val="20"/>
              </w:rPr>
            </w:pPr>
          </w:p>
        </w:tc>
      </w:tr>
      <w:tr w:rsidR="00654445" w:rsidRPr="00307A4C" w:rsidDel="008F7B0C" w14:paraId="2944D92B" w14:textId="77777777" w:rsidTr="00CF4A03">
        <w:trPr>
          <w:cnfStyle w:val="000000100000" w:firstRow="0" w:lastRow="0" w:firstColumn="0" w:lastColumn="0" w:oddVBand="0" w:evenVBand="0" w:oddHBand="1" w:evenHBand="0" w:firstRowFirstColumn="0" w:firstRowLastColumn="0" w:lastRowFirstColumn="0" w:lastRowLastColumn="0"/>
          <w:trHeight w:val="300"/>
          <w:del w:id="535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3273BEEB" w14:textId="77777777" w:rsidR="00654445" w:rsidDel="008F7B0C" w:rsidRDefault="00654445" w:rsidP="00BC6C92">
            <w:pPr>
              <w:rPr>
                <w:del w:id="5360" w:author="Mr Richard P Williams" w:date="2016-10-03T22:42:00Z"/>
                <w:rFonts w:cs="Open Sans"/>
                <w:sz w:val="20"/>
                <w:szCs w:val="20"/>
              </w:rPr>
            </w:pPr>
            <w:del w:id="5361" w:author="Mr Richard P Williams" w:date="2016-10-03T22:42:00Z">
              <w:r w:rsidDel="008F7B0C">
                <w:rPr>
                  <w:rFonts w:cs="Open Sans"/>
                  <w:sz w:val="20"/>
                  <w:szCs w:val="20"/>
                </w:rPr>
                <w:delText>Count Type</w:delText>
              </w:r>
            </w:del>
          </w:p>
        </w:tc>
        <w:tc>
          <w:tcPr>
            <w:tcW w:w="960" w:type="dxa"/>
            <w:noWrap/>
          </w:tcPr>
          <w:p w14:paraId="1D6FFD23" w14:textId="77777777" w:rsidR="00654445" w:rsidRPr="00307A4C" w:rsidDel="008F7B0C" w:rsidRDefault="00654445" w:rsidP="00BC6C92">
            <w:pPr>
              <w:cnfStyle w:val="000000100000" w:firstRow="0" w:lastRow="0" w:firstColumn="0" w:lastColumn="0" w:oddVBand="0" w:evenVBand="0" w:oddHBand="1" w:evenHBand="0" w:firstRowFirstColumn="0" w:firstRowLastColumn="0" w:lastRowFirstColumn="0" w:lastRowLastColumn="0"/>
              <w:rPr>
                <w:del w:id="5362" w:author="Mr Richard P Williams" w:date="2016-10-03T22:42:00Z"/>
                <w:rFonts w:cs="Open Sans"/>
                <w:sz w:val="20"/>
                <w:szCs w:val="20"/>
              </w:rPr>
            </w:pPr>
            <w:del w:id="5363" w:author="Mr Richard P Williams" w:date="2016-10-03T22:42:00Z">
              <w:r w:rsidDel="008F7B0C">
                <w:rPr>
                  <w:rFonts w:cs="Open Sans"/>
                  <w:sz w:val="20"/>
                  <w:szCs w:val="20"/>
                </w:rPr>
                <w:delText>int</w:delText>
              </w:r>
            </w:del>
          </w:p>
        </w:tc>
        <w:tc>
          <w:tcPr>
            <w:tcW w:w="1175" w:type="dxa"/>
            <w:noWrap/>
          </w:tcPr>
          <w:p w14:paraId="6C4EF14B" w14:textId="77777777" w:rsidR="00654445" w:rsidRPr="00307A4C" w:rsidDel="008F7B0C" w:rsidRDefault="00654445" w:rsidP="00BC6C92">
            <w:pPr>
              <w:cnfStyle w:val="000000100000" w:firstRow="0" w:lastRow="0" w:firstColumn="0" w:lastColumn="0" w:oddVBand="0" w:evenVBand="0" w:oddHBand="1" w:evenHBand="0" w:firstRowFirstColumn="0" w:firstRowLastColumn="0" w:lastRowFirstColumn="0" w:lastRowLastColumn="0"/>
              <w:rPr>
                <w:del w:id="5364" w:author="Mr Richard P Williams" w:date="2016-10-03T22:42:00Z"/>
                <w:rFonts w:cs="Open Sans"/>
                <w:sz w:val="20"/>
                <w:szCs w:val="20"/>
              </w:rPr>
            </w:pPr>
            <w:del w:id="5365" w:author="Mr Richard P Williams" w:date="2016-10-03T22:42:00Z">
              <w:r w:rsidDel="008F7B0C">
                <w:rPr>
                  <w:rFonts w:cs="Open Sans"/>
                  <w:sz w:val="20"/>
                  <w:szCs w:val="20"/>
                </w:rPr>
                <w:delText>4</w:delText>
              </w:r>
            </w:del>
          </w:p>
        </w:tc>
        <w:tc>
          <w:tcPr>
            <w:tcW w:w="3990" w:type="dxa"/>
          </w:tcPr>
          <w:p w14:paraId="2B8BB253" w14:textId="77777777" w:rsidR="00654445" w:rsidDel="008F7B0C" w:rsidRDefault="00654445" w:rsidP="00BC6C92">
            <w:pPr>
              <w:cnfStyle w:val="000000100000" w:firstRow="0" w:lastRow="0" w:firstColumn="0" w:lastColumn="0" w:oddVBand="0" w:evenVBand="0" w:oddHBand="1" w:evenHBand="0" w:firstRowFirstColumn="0" w:firstRowLastColumn="0" w:lastRowFirstColumn="0" w:lastRowLastColumn="0"/>
              <w:rPr>
                <w:del w:id="5366" w:author="Mr Richard P Williams" w:date="2016-10-03T22:42:00Z"/>
                <w:rFonts w:cs="Open Sans"/>
                <w:sz w:val="20"/>
                <w:szCs w:val="20"/>
              </w:rPr>
            </w:pPr>
            <w:del w:id="5367" w:author="Mr Richard P Williams" w:date="2016-10-03T22:42:00Z">
              <w:r w:rsidDel="008F7B0C">
                <w:rPr>
                  <w:rFonts w:cs="Open Sans"/>
                  <w:sz w:val="20"/>
                  <w:szCs w:val="20"/>
                </w:rPr>
                <w:delText>Cycle Count,  Stock Counts etc</w:delText>
              </w:r>
            </w:del>
          </w:p>
        </w:tc>
      </w:tr>
      <w:tr w:rsidR="00654445" w:rsidRPr="00307A4C" w:rsidDel="008F7B0C" w14:paraId="4B088E63" w14:textId="77777777" w:rsidTr="00CF4A03">
        <w:trPr>
          <w:trHeight w:val="300"/>
          <w:del w:id="536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14C173E" w14:textId="77777777" w:rsidR="00654445" w:rsidRPr="00307A4C" w:rsidDel="008F7B0C" w:rsidRDefault="00654445" w:rsidP="00BC6C92">
            <w:pPr>
              <w:rPr>
                <w:del w:id="5369" w:author="Mr Richard P Williams" w:date="2016-10-03T22:42:00Z"/>
                <w:rFonts w:cs="Open Sans"/>
                <w:sz w:val="20"/>
                <w:szCs w:val="20"/>
              </w:rPr>
            </w:pPr>
            <w:del w:id="5370" w:author="Mr Richard P Williams" w:date="2016-10-03T22:42:00Z">
              <w:r w:rsidRPr="00307A4C" w:rsidDel="008F7B0C">
                <w:rPr>
                  <w:rFonts w:cs="Open Sans"/>
                  <w:sz w:val="20"/>
                  <w:szCs w:val="20"/>
                </w:rPr>
                <w:delText>Day</w:delText>
              </w:r>
            </w:del>
          </w:p>
        </w:tc>
        <w:tc>
          <w:tcPr>
            <w:tcW w:w="960" w:type="dxa"/>
            <w:noWrap/>
            <w:hideMark/>
          </w:tcPr>
          <w:p w14:paraId="6F249072" w14:textId="77777777" w:rsidR="00654445" w:rsidRPr="00307A4C" w:rsidDel="008F7B0C" w:rsidRDefault="00654445" w:rsidP="00BC6C92">
            <w:pPr>
              <w:cnfStyle w:val="000000000000" w:firstRow="0" w:lastRow="0" w:firstColumn="0" w:lastColumn="0" w:oddVBand="0" w:evenVBand="0" w:oddHBand="0" w:evenHBand="0" w:firstRowFirstColumn="0" w:firstRowLastColumn="0" w:lastRowFirstColumn="0" w:lastRowLastColumn="0"/>
              <w:rPr>
                <w:del w:id="5371" w:author="Mr Richard P Williams" w:date="2016-10-03T22:42:00Z"/>
                <w:rFonts w:cs="Open Sans"/>
                <w:sz w:val="20"/>
                <w:szCs w:val="20"/>
              </w:rPr>
            </w:pPr>
            <w:del w:id="5372" w:author="Mr Richard P Williams" w:date="2016-10-03T22:42:00Z">
              <w:r w:rsidRPr="00307A4C" w:rsidDel="008F7B0C">
                <w:rPr>
                  <w:rFonts w:cs="Open Sans"/>
                  <w:sz w:val="20"/>
                  <w:szCs w:val="20"/>
                </w:rPr>
                <w:delText>datetime</w:delText>
              </w:r>
            </w:del>
          </w:p>
        </w:tc>
        <w:tc>
          <w:tcPr>
            <w:tcW w:w="1175" w:type="dxa"/>
            <w:noWrap/>
            <w:hideMark/>
          </w:tcPr>
          <w:p w14:paraId="68C646F8" w14:textId="77777777" w:rsidR="00654445" w:rsidRPr="00307A4C" w:rsidDel="008F7B0C" w:rsidRDefault="00654445" w:rsidP="00BC6C92">
            <w:pPr>
              <w:cnfStyle w:val="000000000000" w:firstRow="0" w:lastRow="0" w:firstColumn="0" w:lastColumn="0" w:oddVBand="0" w:evenVBand="0" w:oddHBand="0" w:evenHBand="0" w:firstRowFirstColumn="0" w:firstRowLastColumn="0" w:lastRowFirstColumn="0" w:lastRowLastColumn="0"/>
              <w:rPr>
                <w:del w:id="5373" w:author="Mr Richard P Williams" w:date="2016-10-03T22:42:00Z"/>
                <w:rFonts w:cs="Open Sans"/>
                <w:sz w:val="20"/>
                <w:szCs w:val="20"/>
              </w:rPr>
            </w:pPr>
            <w:del w:id="5374" w:author="Mr Richard P Williams" w:date="2016-10-03T22:42:00Z">
              <w:r w:rsidRPr="00307A4C" w:rsidDel="008F7B0C">
                <w:rPr>
                  <w:rFonts w:cs="Open Sans"/>
                  <w:sz w:val="20"/>
                  <w:szCs w:val="20"/>
                </w:rPr>
                <w:delText>8</w:delText>
              </w:r>
            </w:del>
          </w:p>
        </w:tc>
        <w:tc>
          <w:tcPr>
            <w:tcW w:w="3990" w:type="dxa"/>
          </w:tcPr>
          <w:p w14:paraId="199D851E" w14:textId="77777777" w:rsidR="00654445" w:rsidRPr="00307A4C" w:rsidDel="008F7B0C" w:rsidRDefault="00654445" w:rsidP="00BC6C92">
            <w:pPr>
              <w:cnfStyle w:val="000000000000" w:firstRow="0" w:lastRow="0" w:firstColumn="0" w:lastColumn="0" w:oddVBand="0" w:evenVBand="0" w:oddHBand="0" w:evenHBand="0" w:firstRowFirstColumn="0" w:firstRowLastColumn="0" w:lastRowFirstColumn="0" w:lastRowLastColumn="0"/>
              <w:rPr>
                <w:del w:id="5375" w:author="Mr Richard P Williams" w:date="2016-10-03T22:42:00Z"/>
                <w:rFonts w:cs="Open Sans"/>
                <w:sz w:val="20"/>
                <w:szCs w:val="20"/>
              </w:rPr>
            </w:pPr>
            <w:del w:id="5376" w:author="Mr Richard P Williams" w:date="2016-10-03T22:42:00Z">
              <w:r w:rsidDel="008F7B0C">
                <w:rPr>
                  <w:rFonts w:cs="Open Sans"/>
                  <w:sz w:val="20"/>
                  <w:szCs w:val="20"/>
                </w:rPr>
                <w:delText>The Business day the Count occurred</w:delText>
              </w:r>
            </w:del>
          </w:p>
        </w:tc>
      </w:tr>
      <w:tr w:rsidR="00654445" w:rsidRPr="00307A4C" w:rsidDel="008F7B0C" w14:paraId="52B08020" w14:textId="77777777" w:rsidTr="00CF4A03">
        <w:trPr>
          <w:cnfStyle w:val="000000100000" w:firstRow="0" w:lastRow="0" w:firstColumn="0" w:lastColumn="0" w:oddVBand="0" w:evenVBand="0" w:oddHBand="1" w:evenHBand="0" w:firstRowFirstColumn="0" w:firstRowLastColumn="0" w:lastRowFirstColumn="0" w:lastRowLastColumn="0"/>
          <w:trHeight w:val="300"/>
          <w:del w:id="537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24B588A" w14:textId="77777777" w:rsidR="00654445" w:rsidRPr="00307A4C" w:rsidDel="008F7B0C" w:rsidRDefault="00654445" w:rsidP="00BC6C92">
            <w:pPr>
              <w:rPr>
                <w:del w:id="5378" w:author="Mr Richard P Williams" w:date="2016-10-03T22:42:00Z"/>
                <w:rFonts w:cs="Open Sans"/>
                <w:sz w:val="20"/>
                <w:szCs w:val="20"/>
              </w:rPr>
            </w:pPr>
            <w:del w:id="5379" w:author="Mr Richard P Williams" w:date="2016-10-03T22:42:00Z">
              <w:r w:rsidRPr="00307A4C" w:rsidDel="008F7B0C">
                <w:rPr>
                  <w:rFonts w:cs="Open Sans"/>
                  <w:sz w:val="20"/>
                  <w:szCs w:val="20"/>
                </w:rPr>
                <w:delText>SequenceNo</w:delText>
              </w:r>
            </w:del>
          </w:p>
        </w:tc>
        <w:tc>
          <w:tcPr>
            <w:tcW w:w="960" w:type="dxa"/>
            <w:noWrap/>
            <w:hideMark/>
          </w:tcPr>
          <w:p w14:paraId="3F90612D" w14:textId="77777777" w:rsidR="00654445" w:rsidRPr="00307A4C" w:rsidDel="008F7B0C" w:rsidRDefault="00654445" w:rsidP="00BC6C92">
            <w:pPr>
              <w:cnfStyle w:val="000000100000" w:firstRow="0" w:lastRow="0" w:firstColumn="0" w:lastColumn="0" w:oddVBand="0" w:evenVBand="0" w:oddHBand="1" w:evenHBand="0" w:firstRowFirstColumn="0" w:firstRowLastColumn="0" w:lastRowFirstColumn="0" w:lastRowLastColumn="0"/>
              <w:rPr>
                <w:del w:id="5380" w:author="Mr Richard P Williams" w:date="2016-10-03T22:42:00Z"/>
                <w:rFonts w:cs="Open Sans"/>
                <w:sz w:val="20"/>
                <w:szCs w:val="20"/>
              </w:rPr>
            </w:pPr>
            <w:del w:id="5381" w:author="Mr Richard P Williams" w:date="2016-10-03T22:42:00Z">
              <w:r w:rsidRPr="00307A4C" w:rsidDel="008F7B0C">
                <w:rPr>
                  <w:rFonts w:cs="Open Sans"/>
                  <w:sz w:val="20"/>
                  <w:szCs w:val="20"/>
                </w:rPr>
                <w:delText>int</w:delText>
              </w:r>
            </w:del>
          </w:p>
        </w:tc>
        <w:tc>
          <w:tcPr>
            <w:tcW w:w="1175" w:type="dxa"/>
            <w:noWrap/>
            <w:hideMark/>
          </w:tcPr>
          <w:p w14:paraId="20ECDA49" w14:textId="77777777" w:rsidR="00654445" w:rsidRPr="00307A4C" w:rsidDel="008F7B0C" w:rsidRDefault="00654445" w:rsidP="00BC6C92">
            <w:pPr>
              <w:cnfStyle w:val="000000100000" w:firstRow="0" w:lastRow="0" w:firstColumn="0" w:lastColumn="0" w:oddVBand="0" w:evenVBand="0" w:oddHBand="1" w:evenHBand="0" w:firstRowFirstColumn="0" w:firstRowLastColumn="0" w:lastRowFirstColumn="0" w:lastRowLastColumn="0"/>
              <w:rPr>
                <w:del w:id="5382" w:author="Mr Richard P Williams" w:date="2016-10-03T22:42:00Z"/>
                <w:rFonts w:cs="Open Sans"/>
                <w:sz w:val="20"/>
                <w:szCs w:val="20"/>
              </w:rPr>
            </w:pPr>
            <w:del w:id="5383" w:author="Mr Richard P Williams" w:date="2016-10-03T22:42:00Z">
              <w:r w:rsidRPr="00307A4C" w:rsidDel="008F7B0C">
                <w:rPr>
                  <w:rFonts w:cs="Open Sans"/>
                  <w:sz w:val="20"/>
                  <w:szCs w:val="20"/>
                </w:rPr>
                <w:delText>4</w:delText>
              </w:r>
            </w:del>
          </w:p>
        </w:tc>
        <w:tc>
          <w:tcPr>
            <w:tcW w:w="3990" w:type="dxa"/>
          </w:tcPr>
          <w:p w14:paraId="397EDB51" w14:textId="77777777" w:rsidR="00654445" w:rsidRPr="00307A4C" w:rsidDel="008F7B0C" w:rsidRDefault="00654445" w:rsidP="00BC6C92">
            <w:pPr>
              <w:cnfStyle w:val="000000100000" w:firstRow="0" w:lastRow="0" w:firstColumn="0" w:lastColumn="0" w:oddVBand="0" w:evenVBand="0" w:oddHBand="1" w:evenHBand="0" w:firstRowFirstColumn="0" w:firstRowLastColumn="0" w:lastRowFirstColumn="0" w:lastRowLastColumn="0"/>
              <w:rPr>
                <w:del w:id="5384" w:author="Mr Richard P Williams" w:date="2016-10-03T22:42:00Z"/>
                <w:rFonts w:cs="Open Sans"/>
                <w:sz w:val="20"/>
                <w:szCs w:val="20"/>
              </w:rPr>
            </w:pPr>
            <w:del w:id="5385" w:author="Mr Richard P Williams" w:date="2016-10-03T22:42:00Z">
              <w:r w:rsidDel="008F7B0C">
                <w:rPr>
                  <w:rFonts w:cs="Open Sans"/>
                  <w:sz w:val="20"/>
                  <w:szCs w:val="20"/>
                </w:rPr>
                <w:delText>If the item is count in multiple places within the location, then please provide a record sequence number</w:delText>
              </w:r>
            </w:del>
          </w:p>
        </w:tc>
      </w:tr>
    </w:tbl>
    <w:tbl>
      <w:tblPr>
        <w:tblStyle w:val="TableGridLight"/>
        <w:tblW w:w="9355" w:type="dxa"/>
        <w:tblLook w:val="04A0" w:firstRow="1" w:lastRow="0" w:firstColumn="1" w:lastColumn="0" w:noHBand="0" w:noVBand="1"/>
      </w:tblPr>
      <w:tblGrid>
        <w:gridCol w:w="3320"/>
        <w:gridCol w:w="960"/>
        <w:gridCol w:w="1175"/>
        <w:gridCol w:w="3900"/>
      </w:tblGrid>
      <w:tr w:rsidR="007142D6" w:rsidRPr="00307A4C" w:rsidDel="008F7B0C" w14:paraId="5B51691D" w14:textId="77777777" w:rsidTr="007142D6">
        <w:trPr>
          <w:trHeight w:val="300"/>
          <w:del w:id="5386" w:author="Mr Richard P Williams" w:date="2016-10-03T22:42:00Z"/>
        </w:trPr>
        <w:tc>
          <w:tcPr>
            <w:tcW w:w="3320" w:type="dxa"/>
            <w:noWrap/>
            <w:hideMark/>
          </w:tcPr>
          <w:p w14:paraId="58303353" w14:textId="77777777" w:rsidR="007142D6" w:rsidRPr="00307A4C" w:rsidDel="008F7B0C" w:rsidRDefault="007142D6">
            <w:pPr>
              <w:rPr>
                <w:del w:id="5387" w:author="Mr Richard P Williams" w:date="2016-10-03T22:42:00Z"/>
                <w:rFonts w:cs="Open Sans"/>
                <w:sz w:val="20"/>
                <w:szCs w:val="20"/>
              </w:rPr>
            </w:pPr>
            <w:del w:id="5388" w:author="Mr Richard P Williams" w:date="2016-10-03T22:42:00Z">
              <w:r w:rsidRPr="00307A4C" w:rsidDel="008F7B0C">
                <w:rPr>
                  <w:rFonts w:cs="Open Sans"/>
                  <w:sz w:val="20"/>
                  <w:szCs w:val="20"/>
                </w:rPr>
                <w:delText>ReceiveDateTime</w:delText>
              </w:r>
            </w:del>
          </w:p>
        </w:tc>
        <w:tc>
          <w:tcPr>
            <w:tcW w:w="960" w:type="dxa"/>
            <w:noWrap/>
            <w:hideMark/>
          </w:tcPr>
          <w:p w14:paraId="4C2DDFFA" w14:textId="77777777" w:rsidR="007142D6" w:rsidRPr="00307A4C" w:rsidDel="008F7B0C" w:rsidRDefault="007142D6">
            <w:pPr>
              <w:rPr>
                <w:del w:id="5389" w:author="Mr Richard P Williams" w:date="2016-10-03T22:42:00Z"/>
                <w:rFonts w:cs="Open Sans"/>
                <w:sz w:val="20"/>
                <w:szCs w:val="20"/>
              </w:rPr>
            </w:pPr>
            <w:del w:id="5390" w:author="Mr Richard P Williams" w:date="2016-10-03T22:42:00Z">
              <w:r w:rsidRPr="00307A4C" w:rsidDel="008F7B0C">
                <w:rPr>
                  <w:rFonts w:cs="Open Sans"/>
                  <w:sz w:val="20"/>
                  <w:szCs w:val="20"/>
                </w:rPr>
                <w:delText>datetime</w:delText>
              </w:r>
            </w:del>
          </w:p>
        </w:tc>
        <w:tc>
          <w:tcPr>
            <w:tcW w:w="1175" w:type="dxa"/>
            <w:noWrap/>
            <w:hideMark/>
          </w:tcPr>
          <w:p w14:paraId="16F65815" w14:textId="77777777" w:rsidR="007142D6" w:rsidRPr="00307A4C" w:rsidDel="008F7B0C" w:rsidRDefault="007142D6" w:rsidP="00307A4C">
            <w:pPr>
              <w:rPr>
                <w:del w:id="5391" w:author="Mr Richard P Williams" w:date="2016-10-03T22:42:00Z"/>
                <w:rFonts w:cs="Open Sans"/>
                <w:sz w:val="20"/>
                <w:szCs w:val="20"/>
              </w:rPr>
            </w:pPr>
            <w:del w:id="5392" w:author="Mr Richard P Williams" w:date="2016-10-03T22:42:00Z">
              <w:r w:rsidRPr="00307A4C" w:rsidDel="008F7B0C">
                <w:rPr>
                  <w:rFonts w:cs="Open Sans"/>
                  <w:sz w:val="20"/>
                  <w:szCs w:val="20"/>
                </w:rPr>
                <w:delText>8</w:delText>
              </w:r>
            </w:del>
          </w:p>
        </w:tc>
        <w:tc>
          <w:tcPr>
            <w:tcW w:w="3900" w:type="dxa"/>
          </w:tcPr>
          <w:p w14:paraId="039DE471" w14:textId="77777777" w:rsidR="007142D6" w:rsidRPr="00307A4C" w:rsidDel="008F7B0C" w:rsidRDefault="00654445" w:rsidP="00307A4C">
            <w:pPr>
              <w:rPr>
                <w:del w:id="5393" w:author="Mr Richard P Williams" w:date="2016-10-03T22:42:00Z"/>
                <w:rFonts w:cs="Open Sans"/>
                <w:sz w:val="20"/>
                <w:szCs w:val="20"/>
              </w:rPr>
            </w:pPr>
            <w:del w:id="5394" w:author="Mr Richard P Williams" w:date="2016-10-03T22:42:00Z">
              <w:r w:rsidDel="008F7B0C">
                <w:rPr>
                  <w:rFonts w:cs="Open Sans"/>
                  <w:sz w:val="20"/>
                  <w:szCs w:val="20"/>
                </w:rPr>
                <w:delText>Date and Time Item was received</w:delText>
              </w:r>
            </w:del>
          </w:p>
        </w:tc>
      </w:tr>
      <w:tr w:rsidR="007142D6" w:rsidRPr="00307A4C" w:rsidDel="008F7B0C" w14:paraId="72130BBB" w14:textId="77777777" w:rsidTr="007142D6">
        <w:trPr>
          <w:trHeight w:val="300"/>
          <w:del w:id="5395" w:author="Mr Richard P Williams" w:date="2016-10-03T22:42:00Z"/>
        </w:trPr>
        <w:tc>
          <w:tcPr>
            <w:tcW w:w="3320" w:type="dxa"/>
            <w:noWrap/>
            <w:hideMark/>
          </w:tcPr>
          <w:p w14:paraId="5D3A61DD" w14:textId="77777777" w:rsidR="007142D6" w:rsidRPr="00307A4C" w:rsidDel="008F7B0C" w:rsidRDefault="007142D6">
            <w:pPr>
              <w:rPr>
                <w:del w:id="5396" w:author="Mr Richard P Williams" w:date="2016-10-03T22:42:00Z"/>
                <w:rFonts w:cs="Open Sans"/>
                <w:sz w:val="20"/>
                <w:szCs w:val="20"/>
              </w:rPr>
            </w:pPr>
            <w:del w:id="5397" w:author="Mr Richard P Williams" w:date="2016-10-03T22:42:00Z">
              <w:r w:rsidRPr="00307A4C" w:rsidDel="008F7B0C">
                <w:rPr>
                  <w:rFonts w:cs="Open Sans"/>
                  <w:sz w:val="20"/>
                  <w:szCs w:val="20"/>
                </w:rPr>
                <w:delText>ReceivingType</w:delText>
              </w:r>
            </w:del>
          </w:p>
        </w:tc>
        <w:tc>
          <w:tcPr>
            <w:tcW w:w="960" w:type="dxa"/>
            <w:noWrap/>
            <w:hideMark/>
          </w:tcPr>
          <w:p w14:paraId="23C93D71" w14:textId="77777777" w:rsidR="007142D6" w:rsidRPr="00307A4C" w:rsidDel="008F7B0C" w:rsidRDefault="007142D6">
            <w:pPr>
              <w:rPr>
                <w:del w:id="5398" w:author="Mr Richard P Williams" w:date="2016-10-03T22:42:00Z"/>
                <w:rFonts w:cs="Open Sans"/>
                <w:sz w:val="20"/>
                <w:szCs w:val="20"/>
              </w:rPr>
            </w:pPr>
            <w:del w:id="5399" w:author="Mr Richard P Williams" w:date="2016-10-03T22:42:00Z">
              <w:r w:rsidRPr="00307A4C" w:rsidDel="008F7B0C">
                <w:rPr>
                  <w:rFonts w:cs="Open Sans"/>
                  <w:sz w:val="20"/>
                  <w:szCs w:val="20"/>
                </w:rPr>
                <w:delText>tinyint</w:delText>
              </w:r>
            </w:del>
          </w:p>
        </w:tc>
        <w:tc>
          <w:tcPr>
            <w:tcW w:w="1175" w:type="dxa"/>
            <w:noWrap/>
            <w:hideMark/>
          </w:tcPr>
          <w:p w14:paraId="7A46EFF0" w14:textId="77777777" w:rsidR="007142D6" w:rsidRPr="00307A4C" w:rsidDel="008F7B0C" w:rsidRDefault="007142D6" w:rsidP="00307A4C">
            <w:pPr>
              <w:rPr>
                <w:del w:id="5400" w:author="Mr Richard P Williams" w:date="2016-10-03T22:42:00Z"/>
                <w:rFonts w:cs="Open Sans"/>
                <w:sz w:val="20"/>
                <w:szCs w:val="20"/>
              </w:rPr>
            </w:pPr>
            <w:del w:id="5401" w:author="Mr Richard P Williams" w:date="2016-10-03T22:42:00Z">
              <w:r w:rsidRPr="00307A4C" w:rsidDel="008F7B0C">
                <w:rPr>
                  <w:rFonts w:cs="Open Sans"/>
                  <w:sz w:val="20"/>
                  <w:szCs w:val="20"/>
                </w:rPr>
                <w:delText>1</w:delText>
              </w:r>
            </w:del>
          </w:p>
        </w:tc>
        <w:tc>
          <w:tcPr>
            <w:tcW w:w="3900" w:type="dxa"/>
          </w:tcPr>
          <w:p w14:paraId="0E6FCCDE" w14:textId="77777777" w:rsidR="007142D6" w:rsidRPr="00307A4C" w:rsidDel="008F7B0C" w:rsidRDefault="00654445" w:rsidP="00307A4C">
            <w:pPr>
              <w:rPr>
                <w:del w:id="5402" w:author="Mr Richard P Williams" w:date="2016-10-03T22:42:00Z"/>
                <w:rFonts w:cs="Open Sans"/>
                <w:sz w:val="20"/>
                <w:szCs w:val="20"/>
              </w:rPr>
            </w:pPr>
            <w:del w:id="5403" w:author="Mr Richard P Williams" w:date="2016-10-03T22:42:00Z">
              <w:r w:rsidDel="008F7B0C">
                <w:rPr>
                  <w:rFonts w:cs="Open Sans"/>
                  <w:sz w:val="20"/>
                  <w:szCs w:val="20"/>
                </w:rPr>
                <w:delText>DSD or DC Items received</w:delText>
              </w:r>
            </w:del>
          </w:p>
        </w:tc>
      </w:tr>
      <w:tr w:rsidR="007142D6" w:rsidRPr="00307A4C" w:rsidDel="008F7B0C" w14:paraId="23687184" w14:textId="77777777" w:rsidTr="007142D6">
        <w:trPr>
          <w:trHeight w:val="300"/>
          <w:del w:id="5404" w:author="Mr Richard P Williams" w:date="2016-10-03T22:42:00Z"/>
        </w:trPr>
        <w:tc>
          <w:tcPr>
            <w:tcW w:w="3320" w:type="dxa"/>
            <w:noWrap/>
            <w:hideMark/>
          </w:tcPr>
          <w:p w14:paraId="5FB5EFC8" w14:textId="77777777" w:rsidR="007142D6" w:rsidRPr="00307A4C" w:rsidDel="008F7B0C" w:rsidRDefault="007142D6">
            <w:pPr>
              <w:rPr>
                <w:del w:id="5405" w:author="Mr Richard P Williams" w:date="2016-10-03T22:42:00Z"/>
                <w:rFonts w:cs="Open Sans"/>
                <w:sz w:val="20"/>
                <w:szCs w:val="20"/>
              </w:rPr>
            </w:pPr>
            <w:del w:id="5406" w:author="Mr Richard P Williams" w:date="2016-10-03T22:42:00Z">
              <w:r w:rsidRPr="00307A4C" w:rsidDel="008F7B0C">
                <w:rPr>
                  <w:rFonts w:cs="Open Sans"/>
                  <w:sz w:val="20"/>
                  <w:szCs w:val="20"/>
                </w:rPr>
                <w:delText>OrderNo</w:delText>
              </w:r>
            </w:del>
          </w:p>
        </w:tc>
        <w:tc>
          <w:tcPr>
            <w:tcW w:w="960" w:type="dxa"/>
            <w:noWrap/>
            <w:hideMark/>
          </w:tcPr>
          <w:p w14:paraId="61BCA665" w14:textId="77777777" w:rsidR="007142D6" w:rsidRPr="00307A4C" w:rsidDel="008F7B0C" w:rsidRDefault="007142D6">
            <w:pPr>
              <w:rPr>
                <w:del w:id="5407" w:author="Mr Richard P Williams" w:date="2016-10-03T22:42:00Z"/>
                <w:rFonts w:cs="Open Sans"/>
                <w:sz w:val="20"/>
                <w:szCs w:val="20"/>
              </w:rPr>
            </w:pPr>
            <w:del w:id="5408" w:author="Mr Richard P Williams" w:date="2016-10-03T22:42:00Z">
              <w:r w:rsidRPr="00307A4C" w:rsidDel="008F7B0C">
                <w:rPr>
                  <w:rFonts w:cs="Open Sans"/>
                  <w:sz w:val="20"/>
                  <w:szCs w:val="20"/>
                </w:rPr>
                <w:delText>bigint</w:delText>
              </w:r>
            </w:del>
          </w:p>
        </w:tc>
        <w:tc>
          <w:tcPr>
            <w:tcW w:w="1175" w:type="dxa"/>
            <w:noWrap/>
            <w:hideMark/>
          </w:tcPr>
          <w:p w14:paraId="1D484942" w14:textId="77777777" w:rsidR="007142D6" w:rsidRPr="00307A4C" w:rsidDel="008F7B0C" w:rsidRDefault="007142D6" w:rsidP="00307A4C">
            <w:pPr>
              <w:rPr>
                <w:del w:id="5409" w:author="Mr Richard P Williams" w:date="2016-10-03T22:42:00Z"/>
                <w:rFonts w:cs="Open Sans"/>
                <w:sz w:val="20"/>
                <w:szCs w:val="20"/>
              </w:rPr>
            </w:pPr>
            <w:del w:id="5410" w:author="Mr Richard P Williams" w:date="2016-10-03T22:42:00Z">
              <w:r w:rsidRPr="00307A4C" w:rsidDel="008F7B0C">
                <w:rPr>
                  <w:rFonts w:cs="Open Sans"/>
                  <w:sz w:val="20"/>
                  <w:szCs w:val="20"/>
                </w:rPr>
                <w:delText>8</w:delText>
              </w:r>
            </w:del>
          </w:p>
        </w:tc>
        <w:tc>
          <w:tcPr>
            <w:tcW w:w="3900" w:type="dxa"/>
          </w:tcPr>
          <w:p w14:paraId="792F3746" w14:textId="77777777" w:rsidR="007142D6" w:rsidRPr="00307A4C" w:rsidDel="008F7B0C" w:rsidRDefault="00654445" w:rsidP="00307A4C">
            <w:pPr>
              <w:rPr>
                <w:del w:id="5411" w:author="Mr Richard P Williams" w:date="2016-10-03T22:42:00Z"/>
                <w:rFonts w:cs="Open Sans"/>
                <w:sz w:val="20"/>
                <w:szCs w:val="20"/>
              </w:rPr>
            </w:pPr>
            <w:del w:id="5412" w:author="Mr Richard P Williams" w:date="2016-10-03T22:42:00Z">
              <w:r w:rsidDel="008F7B0C">
                <w:rPr>
                  <w:rFonts w:cs="Open Sans"/>
                  <w:sz w:val="20"/>
                  <w:szCs w:val="20"/>
                </w:rPr>
                <w:delText>PO Order</w:delText>
              </w:r>
            </w:del>
          </w:p>
        </w:tc>
      </w:tr>
      <w:tr w:rsidR="007142D6" w:rsidRPr="00307A4C" w:rsidDel="008F7B0C" w14:paraId="7C60B1BA" w14:textId="77777777" w:rsidTr="007142D6">
        <w:trPr>
          <w:trHeight w:val="300"/>
          <w:del w:id="5413" w:author="Mr Richard P Williams" w:date="2016-10-03T22:42:00Z"/>
        </w:trPr>
        <w:tc>
          <w:tcPr>
            <w:tcW w:w="3320" w:type="dxa"/>
            <w:noWrap/>
            <w:hideMark/>
          </w:tcPr>
          <w:p w14:paraId="78D79CCE" w14:textId="77777777" w:rsidR="007142D6" w:rsidRPr="00307A4C" w:rsidDel="008F7B0C" w:rsidRDefault="007142D6">
            <w:pPr>
              <w:rPr>
                <w:del w:id="5414" w:author="Mr Richard P Williams" w:date="2016-10-03T22:42:00Z"/>
                <w:rFonts w:cs="Open Sans"/>
                <w:sz w:val="20"/>
                <w:szCs w:val="20"/>
              </w:rPr>
            </w:pPr>
            <w:del w:id="5415" w:author="Mr Richard P Williams" w:date="2016-10-03T22:42:00Z">
              <w:r w:rsidRPr="00307A4C" w:rsidDel="008F7B0C">
                <w:rPr>
                  <w:rFonts w:cs="Open Sans"/>
                  <w:sz w:val="20"/>
                  <w:szCs w:val="20"/>
                </w:rPr>
                <w:delText>Status</w:delText>
              </w:r>
            </w:del>
          </w:p>
        </w:tc>
        <w:tc>
          <w:tcPr>
            <w:tcW w:w="960" w:type="dxa"/>
            <w:noWrap/>
            <w:hideMark/>
          </w:tcPr>
          <w:p w14:paraId="02A79276" w14:textId="77777777" w:rsidR="007142D6" w:rsidRPr="00307A4C" w:rsidDel="008F7B0C" w:rsidRDefault="007142D6">
            <w:pPr>
              <w:rPr>
                <w:del w:id="5416" w:author="Mr Richard P Williams" w:date="2016-10-03T22:42:00Z"/>
                <w:rFonts w:cs="Open Sans"/>
                <w:sz w:val="20"/>
                <w:szCs w:val="20"/>
              </w:rPr>
            </w:pPr>
            <w:del w:id="5417" w:author="Mr Richard P Williams" w:date="2016-10-03T22:42:00Z">
              <w:r w:rsidRPr="00307A4C" w:rsidDel="008F7B0C">
                <w:rPr>
                  <w:rFonts w:cs="Open Sans"/>
                  <w:sz w:val="20"/>
                  <w:szCs w:val="20"/>
                </w:rPr>
                <w:delText>int</w:delText>
              </w:r>
            </w:del>
          </w:p>
        </w:tc>
        <w:tc>
          <w:tcPr>
            <w:tcW w:w="1175" w:type="dxa"/>
            <w:noWrap/>
            <w:hideMark/>
          </w:tcPr>
          <w:p w14:paraId="71AA63A6" w14:textId="77777777" w:rsidR="007142D6" w:rsidRPr="00307A4C" w:rsidDel="008F7B0C" w:rsidRDefault="007142D6" w:rsidP="00307A4C">
            <w:pPr>
              <w:rPr>
                <w:del w:id="5418" w:author="Mr Richard P Williams" w:date="2016-10-03T22:42:00Z"/>
                <w:rFonts w:cs="Open Sans"/>
                <w:sz w:val="20"/>
                <w:szCs w:val="20"/>
              </w:rPr>
            </w:pPr>
            <w:del w:id="5419" w:author="Mr Richard P Williams" w:date="2016-10-03T22:42:00Z">
              <w:r w:rsidRPr="00307A4C" w:rsidDel="008F7B0C">
                <w:rPr>
                  <w:rFonts w:cs="Open Sans"/>
                  <w:sz w:val="20"/>
                  <w:szCs w:val="20"/>
                </w:rPr>
                <w:delText>4</w:delText>
              </w:r>
            </w:del>
          </w:p>
        </w:tc>
        <w:tc>
          <w:tcPr>
            <w:tcW w:w="3900" w:type="dxa"/>
          </w:tcPr>
          <w:p w14:paraId="30BDCCA5" w14:textId="77777777" w:rsidR="007142D6" w:rsidRPr="00307A4C" w:rsidDel="008F7B0C" w:rsidRDefault="00654445" w:rsidP="00307A4C">
            <w:pPr>
              <w:rPr>
                <w:del w:id="5420" w:author="Mr Richard P Williams" w:date="2016-10-03T22:42:00Z"/>
                <w:rFonts w:cs="Open Sans"/>
                <w:sz w:val="20"/>
                <w:szCs w:val="20"/>
              </w:rPr>
            </w:pPr>
            <w:del w:id="5421" w:author="Mr Richard P Williams" w:date="2016-10-03T22:42:00Z">
              <w:r w:rsidDel="008F7B0C">
                <w:rPr>
                  <w:rFonts w:cs="Open Sans"/>
                  <w:sz w:val="20"/>
                  <w:szCs w:val="20"/>
                </w:rPr>
                <w:delText>Status Of the receiving</w:delText>
              </w:r>
            </w:del>
          </w:p>
        </w:tc>
      </w:tr>
      <w:tr w:rsidR="007142D6" w:rsidRPr="00307A4C" w:rsidDel="008F7B0C" w14:paraId="20485CBB" w14:textId="77777777" w:rsidTr="007142D6">
        <w:trPr>
          <w:trHeight w:val="300"/>
          <w:del w:id="5422" w:author="Mr Richard P Williams" w:date="2016-10-03T22:42:00Z"/>
        </w:trPr>
        <w:tc>
          <w:tcPr>
            <w:tcW w:w="3320" w:type="dxa"/>
            <w:noWrap/>
            <w:hideMark/>
          </w:tcPr>
          <w:p w14:paraId="248F19F8" w14:textId="77777777" w:rsidR="007142D6" w:rsidRPr="00307A4C" w:rsidDel="008F7B0C" w:rsidRDefault="007142D6">
            <w:pPr>
              <w:rPr>
                <w:del w:id="5423" w:author="Mr Richard P Williams" w:date="2016-10-03T22:42:00Z"/>
                <w:rFonts w:cs="Open Sans"/>
                <w:sz w:val="20"/>
                <w:szCs w:val="20"/>
              </w:rPr>
            </w:pPr>
            <w:del w:id="5424" w:author="Mr Richard P Williams" w:date="2016-10-03T22:42:00Z">
              <w:r w:rsidRPr="00307A4C" w:rsidDel="008F7B0C">
                <w:rPr>
                  <w:rFonts w:cs="Open Sans"/>
                  <w:sz w:val="20"/>
                  <w:szCs w:val="20"/>
                </w:rPr>
                <w:delText>UPCID</w:delText>
              </w:r>
            </w:del>
          </w:p>
        </w:tc>
        <w:tc>
          <w:tcPr>
            <w:tcW w:w="960" w:type="dxa"/>
            <w:noWrap/>
            <w:hideMark/>
          </w:tcPr>
          <w:p w14:paraId="20E3FA11" w14:textId="77777777" w:rsidR="007142D6" w:rsidRPr="00307A4C" w:rsidDel="008F7B0C" w:rsidRDefault="007142D6">
            <w:pPr>
              <w:rPr>
                <w:del w:id="5425" w:author="Mr Richard P Williams" w:date="2016-10-03T22:42:00Z"/>
                <w:rFonts w:cs="Open Sans"/>
                <w:sz w:val="20"/>
                <w:szCs w:val="20"/>
              </w:rPr>
            </w:pPr>
            <w:del w:id="5426" w:author="Mr Richard P Williams" w:date="2016-10-03T22:42:00Z">
              <w:r w:rsidRPr="00307A4C" w:rsidDel="008F7B0C">
                <w:rPr>
                  <w:rFonts w:cs="Open Sans"/>
                  <w:sz w:val="20"/>
                  <w:szCs w:val="20"/>
                </w:rPr>
                <w:delText>nvarchar</w:delText>
              </w:r>
            </w:del>
          </w:p>
        </w:tc>
        <w:tc>
          <w:tcPr>
            <w:tcW w:w="1175" w:type="dxa"/>
            <w:noWrap/>
            <w:hideMark/>
          </w:tcPr>
          <w:p w14:paraId="64FD0FC7" w14:textId="77777777" w:rsidR="007142D6" w:rsidRPr="00307A4C" w:rsidDel="008F7B0C" w:rsidRDefault="007142D6" w:rsidP="00307A4C">
            <w:pPr>
              <w:rPr>
                <w:del w:id="5427" w:author="Mr Richard P Williams" w:date="2016-10-03T22:42:00Z"/>
                <w:rFonts w:cs="Open Sans"/>
                <w:sz w:val="20"/>
                <w:szCs w:val="20"/>
              </w:rPr>
            </w:pPr>
            <w:del w:id="5428" w:author="Mr Richard P Williams" w:date="2016-10-03T22:42:00Z">
              <w:r w:rsidRPr="00307A4C" w:rsidDel="008F7B0C">
                <w:rPr>
                  <w:rFonts w:cs="Open Sans"/>
                  <w:sz w:val="20"/>
                  <w:szCs w:val="20"/>
                </w:rPr>
                <w:delText>8000</w:delText>
              </w:r>
            </w:del>
          </w:p>
        </w:tc>
        <w:tc>
          <w:tcPr>
            <w:tcW w:w="3900" w:type="dxa"/>
          </w:tcPr>
          <w:p w14:paraId="5B532892" w14:textId="77777777" w:rsidR="007142D6" w:rsidRPr="00307A4C" w:rsidDel="008F7B0C" w:rsidRDefault="007142D6" w:rsidP="00307A4C">
            <w:pPr>
              <w:rPr>
                <w:del w:id="5429" w:author="Mr Richard P Williams" w:date="2016-10-03T22:42:00Z"/>
                <w:rFonts w:cs="Open Sans"/>
                <w:sz w:val="20"/>
                <w:szCs w:val="20"/>
              </w:rPr>
            </w:pPr>
          </w:p>
        </w:tc>
      </w:tr>
      <w:tr w:rsidR="007142D6" w:rsidRPr="00307A4C" w:rsidDel="008F7B0C" w14:paraId="792025E5" w14:textId="77777777" w:rsidTr="007142D6">
        <w:trPr>
          <w:trHeight w:val="300"/>
          <w:del w:id="5430" w:author="Mr Richard P Williams" w:date="2016-10-03T22:42:00Z"/>
        </w:trPr>
        <w:tc>
          <w:tcPr>
            <w:tcW w:w="3320" w:type="dxa"/>
            <w:noWrap/>
            <w:hideMark/>
          </w:tcPr>
          <w:p w14:paraId="131A36CC" w14:textId="77777777" w:rsidR="007142D6" w:rsidRPr="00307A4C" w:rsidDel="008F7B0C" w:rsidRDefault="007142D6">
            <w:pPr>
              <w:rPr>
                <w:del w:id="5431" w:author="Mr Richard P Williams" w:date="2016-10-03T22:42:00Z"/>
                <w:rFonts w:cs="Open Sans"/>
                <w:sz w:val="20"/>
                <w:szCs w:val="20"/>
              </w:rPr>
            </w:pPr>
            <w:del w:id="5432" w:author="Mr Richard P Williams" w:date="2016-10-03T22:42:00Z">
              <w:r w:rsidRPr="00307A4C" w:rsidDel="008F7B0C">
                <w:rPr>
                  <w:rFonts w:cs="Open Sans"/>
                  <w:sz w:val="20"/>
                  <w:szCs w:val="20"/>
                </w:rPr>
                <w:delText>DCNo</w:delText>
              </w:r>
            </w:del>
          </w:p>
        </w:tc>
        <w:tc>
          <w:tcPr>
            <w:tcW w:w="960" w:type="dxa"/>
            <w:noWrap/>
            <w:hideMark/>
          </w:tcPr>
          <w:p w14:paraId="6FB4E0CF" w14:textId="77777777" w:rsidR="007142D6" w:rsidRPr="00307A4C" w:rsidDel="008F7B0C" w:rsidRDefault="007142D6">
            <w:pPr>
              <w:rPr>
                <w:del w:id="5433" w:author="Mr Richard P Williams" w:date="2016-10-03T22:42:00Z"/>
                <w:rFonts w:cs="Open Sans"/>
                <w:sz w:val="20"/>
                <w:szCs w:val="20"/>
              </w:rPr>
            </w:pPr>
            <w:del w:id="5434" w:author="Mr Richard P Williams" w:date="2016-10-03T22:42:00Z">
              <w:r w:rsidRPr="00307A4C" w:rsidDel="008F7B0C">
                <w:rPr>
                  <w:rFonts w:cs="Open Sans"/>
                  <w:sz w:val="20"/>
                  <w:szCs w:val="20"/>
                </w:rPr>
                <w:delText>tinyint</w:delText>
              </w:r>
            </w:del>
          </w:p>
        </w:tc>
        <w:tc>
          <w:tcPr>
            <w:tcW w:w="1175" w:type="dxa"/>
            <w:noWrap/>
            <w:hideMark/>
          </w:tcPr>
          <w:p w14:paraId="092167F4" w14:textId="77777777" w:rsidR="007142D6" w:rsidRPr="00307A4C" w:rsidDel="008F7B0C" w:rsidRDefault="007142D6" w:rsidP="00307A4C">
            <w:pPr>
              <w:rPr>
                <w:del w:id="5435" w:author="Mr Richard P Williams" w:date="2016-10-03T22:42:00Z"/>
                <w:rFonts w:cs="Open Sans"/>
                <w:sz w:val="20"/>
                <w:szCs w:val="20"/>
              </w:rPr>
            </w:pPr>
            <w:del w:id="5436" w:author="Mr Richard P Williams" w:date="2016-10-03T22:42:00Z">
              <w:r w:rsidRPr="00307A4C" w:rsidDel="008F7B0C">
                <w:rPr>
                  <w:rFonts w:cs="Open Sans"/>
                  <w:sz w:val="20"/>
                  <w:szCs w:val="20"/>
                </w:rPr>
                <w:delText>1</w:delText>
              </w:r>
            </w:del>
          </w:p>
        </w:tc>
        <w:tc>
          <w:tcPr>
            <w:tcW w:w="3900" w:type="dxa"/>
          </w:tcPr>
          <w:p w14:paraId="619DADC4" w14:textId="77777777" w:rsidR="007142D6" w:rsidRPr="00307A4C" w:rsidDel="008F7B0C" w:rsidRDefault="007142D6" w:rsidP="00307A4C">
            <w:pPr>
              <w:rPr>
                <w:del w:id="5437" w:author="Mr Richard P Williams" w:date="2016-10-03T22:42:00Z"/>
                <w:rFonts w:cs="Open Sans"/>
                <w:sz w:val="20"/>
                <w:szCs w:val="20"/>
              </w:rPr>
            </w:pPr>
          </w:p>
        </w:tc>
      </w:tr>
      <w:tr w:rsidR="007142D6" w:rsidRPr="00307A4C" w:rsidDel="008F7B0C" w14:paraId="10F40F58" w14:textId="77777777" w:rsidTr="007142D6">
        <w:trPr>
          <w:trHeight w:val="300"/>
          <w:del w:id="5438" w:author="Mr Richard P Williams" w:date="2016-10-03T22:42:00Z"/>
        </w:trPr>
        <w:tc>
          <w:tcPr>
            <w:tcW w:w="3320" w:type="dxa"/>
            <w:noWrap/>
            <w:hideMark/>
          </w:tcPr>
          <w:p w14:paraId="615ABF65" w14:textId="77777777" w:rsidR="007142D6" w:rsidRPr="00307A4C" w:rsidDel="008F7B0C" w:rsidRDefault="007142D6">
            <w:pPr>
              <w:rPr>
                <w:del w:id="5439" w:author="Mr Richard P Williams" w:date="2016-10-03T22:42:00Z"/>
                <w:rFonts w:cs="Open Sans"/>
                <w:sz w:val="20"/>
                <w:szCs w:val="20"/>
              </w:rPr>
            </w:pPr>
            <w:del w:id="5440" w:author="Mr Richard P Williams" w:date="2016-10-03T22:42:00Z">
              <w:r w:rsidRPr="00307A4C" w:rsidDel="008F7B0C">
                <w:rPr>
                  <w:rFonts w:cs="Open Sans"/>
                  <w:sz w:val="20"/>
                  <w:szCs w:val="20"/>
                </w:rPr>
                <w:delText>VendorID</w:delText>
              </w:r>
            </w:del>
          </w:p>
        </w:tc>
        <w:tc>
          <w:tcPr>
            <w:tcW w:w="960" w:type="dxa"/>
            <w:noWrap/>
            <w:hideMark/>
          </w:tcPr>
          <w:p w14:paraId="716D739C" w14:textId="77777777" w:rsidR="007142D6" w:rsidRPr="00307A4C" w:rsidDel="008F7B0C" w:rsidRDefault="007142D6">
            <w:pPr>
              <w:rPr>
                <w:del w:id="5441" w:author="Mr Richard P Williams" w:date="2016-10-03T22:42:00Z"/>
                <w:rFonts w:cs="Open Sans"/>
                <w:sz w:val="20"/>
                <w:szCs w:val="20"/>
              </w:rPr>
            </w:pPr>
            <w:del w:id="5442" w:author="Mr Richard P Williams" w:date="2016-10-03T22:42:00Z">
              <w:r w:rsidRPr="00307A4C" w:rsidDel="008F7B0C">
                <w:rPr>
                  <w:rFonts w:cs="Open Sans"/>
                  <w:sz w:val="20"/>
                  <w:szCs w:val="20"/>
                </w:rPr>
                <w:delText>nvarchar</w:delText>
              </w:r>
            </w:del>
          </w:p>
        </w:tc>
        <w:tc>
          <w:tcPr>
            <w:tcW w:w="1175" w:type="dxa"/>
            <w:noWrap/>
            <w:hideMark/>
          </w:tcPr>
          <w:p w14:paraId="0EF9136C" w14:textId="77777777" w:rsidR="007142D6" w:rsidRPr="00307A4C" w:rsidDel="008F7B0C" w:rsidRDefault="007142D6" w:rsidP="00307A4C">
            <w:pPr>
              <w:rPr>
                <w:del w:id="5443" w:author="Mr Richard P Williams" w:date="2016-10-03T22:42:00Z"/>
                <w:rFonts w:cs="Open Sans"/>
                <w:sz w:val="20"/>
                <w:szCs w:val="20"/>
              </w:rPr>
            </w:pPr>
            <w:del w:id="5444" w:author="Mr Richard P Williams" w:date="2016-10-03T22:42:00Z">
              <w:r w:rsidRPr="00307A4C" w:rsidDel="008F7B0C">
                <w:rPr>
                  <w:rFonts w:cs="Open Sans"/>
                  <w:sz w:val="20"/>
                  <w:szCs w:val="20"/>
                </w:rPr>
                <w:delText>8000</w:delText>
              </w:r>
            </w:del>
          </w:p>
        </w:tc>
        <w:tc>
          <w:tcPr>
            <w:tcW w:w="3900" w:type="dxa"/>
          </w:tcPr>
          <w:p w14:paraId="046AD182" w14:textId="77777777" w:rsidR="007142D6" w:rsidRPr="00307A4C" w:rsidDel="008F7B0C" w:rsidRDefault="007142D6" w:rsidP="00307A4C">
            <w:pPr>
              <w:rPr>
                <w:del w:id="5445" w:author="Mr Richard P Williams" w:date="2016-10-03T22:42:00Z"/>
                <w:rFonts w:cs="Open Sans"/>
                <w:sz w:val="20"/>
                <w:szCs w:val="20"/>
              </w:rPr>
            </w:pPr>
          </w:p>
        </w:tc>
      </w:tr>
      <w:tr w:rsidR="007142D6" w:rsidRPr="00307A4C" w:rsidDel="008F7B0C" w14:paraId="32238AF4" w14:textId="77777777" w:rsidTr="007142D6">
        <w:trPr>
          <w:trHeight w:val="300"/>
          <w:del w:id="5446" w:author="Mr Richard P Williams" w:date="2016-10-03T22:42:00Z"/>
        </w:trPr>
        <w:tc>
          <w:tcPr>
            <w:tcW w:w="3320" w:type="dxa"/>
            <w:noWrap/>
            <w:hideMark/>
          </w:tcPr>
          <w:p w14:paraId="7DFD4F66" w14:textId="77777777" w:rsidR="007142D6" w:rsidRPr="00307A4C" w:rsidDel="008F7B0C" w:rsidRDefault="007142D6">
            <w:pPr>
              <w:rPr>
                <w:del w:id="5447" w:author="Mr Richard P Williams" w:date="2016-10-03T22:42:00Z"/>
                <w:rFonts w:cs="Open Sans"/>
                <w:sz w:val="20"/>
                <w:szCs w:val="20"/>
              </w:rPr>
            </w:pPr>
            <w:del w:id="5448" w:author="Mr Richard P Williams" w:date="2016-10-03T22:42:00Z">
              <w:r w:rsidRPr="00307A4C" w:rsidDel="008F7B0C">
                <w:rPr>
                  <w:rFonts w:cs="Open Sans"/>
                  <w:sz w:val="20"/>
                  <w:szCs w:val="20"/>
                </w:rPr>
                <w:delText>VendorItem</w:delText>
              </w:r>
            </w:del>
          </w:p>
        </w:tc>
        <w:tc>
          <w:tcPr>
            <w:tcW w:w="960" w:type="dxa"/>
            <w:noWrap/>
            <w:hideMark/>
          </w:tcPr>
          <w:p w14:paraId="79DBF13D" w14:textId="77777777" w:rsidR="007142D6" w:rsidRPr="00307A4C" w:rsidDel="008F7B0C" w:rsidRDefault="007142D6">
            <w:pPr>
              <w:rPr>
                <w:del w:id="5449" w:author="Mr Richard P Williams" w:date="2016-10-03T22:42:00Z"/>
                <w:rFonts w:cs="Open Sans"/>
                <w:sz w:val="20"/>
                <w:szCs w:val="20"/>
              </w:rPr>
            </w:pPr>
            <w:del w:id="5450" w:author="Mr Richard P Williams" w:date="2016-10-03T22:42:00Z">
              <w:r w:rsidRPr="00307A4C" w:rsidDel="008F7B0C">
                <w:rPr>
                  <w:rFonts w:cs="Open Sans"/>
                  <w:sz w:val="20"/>
                  <w:szCs w:val="20"/>
                </w:rPr>
                <w:delText>nvarchar</w:delText>
              </w:r>
            </w:del>
          </w:p>
        </w:tc>
        <w:tc>
          <w:tcPr>
            <w:tcW w:w="1175" w:type="dxa"/>
            <w:noWrap/>
            <w:hideMark/>
          </w:tcPr>
          <w:p w14:paraId="05C2B4AA" w14:textId="77777777" w:rsidR="007142D6" w:rsidRPr="00307A4C" w:rsidDel="008F7B0C" w:rsidRDefault="007142D6" w:rsidP="00307A4C">
            <w:pPr>
              <w:rPr>
                <w:del w:id="5451" w:author="Mr Richard P Williams" w:date="2016-10-03T22:42:00Z"/>
                <w:rFonts w:cs="Open Sans"/>
                <w:sz w:val="20"/>
                <w:szCs w:val="20"/>
              </w:rPr>
            </w:pPr>
            <w:del w:id="5452" w:author="Mr Richard P Williams" w:date="2016-10-03T22:42:00Z">
              <w:r w:rsidRPr="00307A4C" w:rsidDel="008F7B0C">
                <w:rPr>
                  <w:rFonts w:cs="Open Sans"/>
                  <w:sz w:val="20"/>
                  <w:szCs w:val="20"/>
                </w:rPr>
                <w:delText>8000</w:delText>
              </w:r>
            </w:del>
          </w:p>
        </w:tc>
        <w:tc>
          <w:tcPr>
            <w:tcW w:w="3900" w:type="dxa"/>
          </w:tcPr>
          <w:p w14:paraId="199988D8" w14:textId="77777777" w:rsidR="007142D6" w:rsidRPr="00307A4C" w:rsidDel="008F7B0C" w:rsidRDefault="007142D6" w:rsidP="00307A4C">
            <w:pPr>
              <w:rPr>
                <w:del w:id="5453" w:author="Mr Richard P Williams" w:date="2016-10-03T22:42:00Z"/>
                <w:rFonts w:cs="Open Sans"/>
                <w:sz w:val="20"/>
                <w:szCs w:val="20"/>
              </w:rPr>
            </w:pPr>
          </w:p>
        </w:tc>
      </w:tr>
      <w:tr w:rsidR="007142D6" w:rsidRPr="00307A4C" w:rsidDel="008F7B0C" w14:paraId="5CEAE5CE" w14:textId="77777777" w:rsidTr="007142D6">
        <w:trPr>
          <w:trHeight w:val="300"/>
          <w:del w:id="5454" w:author="Mr Richard P Williams" w:date="2016-10-03T22:42:00Z"/>
        </w:trPr>
        <w:tc>
          <w:tcPr>
            <w:tcW w:w="3320" w:type="dxa"/>
            <w:noWrap/>
            <w:hideMark/>
          </w:tcPr>
          <w:p w14:paraId="18968D3B" w14:textId="77777777" w:rsidR="007142D6" w:rsidRPr="00307A4C" w:rsidDel="008F7B0C" w:rsidRDefault="007142D6">
            <w:pPr>
              <w:rPr>
                <w:del w:id="5455" w:author="Mr Richard P Williams" w:date="2016-10-03T22:42:00Z"/>
                <w:rFonts w:cs="Open Sans"/>
                <w:sz w:val="20"/>
                <w:szCs w:val="20"/>
              </w:rPr>
            </w:pPr>
            <w:del w:id="5456" w:author="Mr Richard P Williams" w:date="2016-10-03T22:42:00Z">
              <w:r w:rsidRPr="00307A4C" w:rsidDel="008F7B0C">
                <w:rPr>
                  <w:rFonts w:cs="Open Sans"/>
                  <w:sz w:val="20"/>
                  <w:szCs w:val="20"/>
                </w:rPr>
                <w:delText>InvoiceSourceSystem</w:delText>
              </w:r>
            </w:del>
          </w:p>
        </w:tc>
        <w:tc>
          <w:tcPr>
            <w:tcW w:w="960" w:type="dxa"/>
            <w:noWrap/>
            <w:hideMark/>
          </w:tcPr>
          <w:p w14:paraId="62B4DB0F" w14:textId="77777777" w:rsidR="007142D6" w:rsidRPr="00307A4C" w:rsidDel="008F7B0C" w:rsidRDefault="007142D6">
            <w:pPr>
              <w:rPr>
                <w:del w:id="5457" w:author="Mr Richard P Williams" w:date="2016-10-03T22:42:00Z"/>
                <w:rFonts w:cs="Open Sans"/>
                <w:sz w:val="20"/>
                <w:szCs w:val="20"/>
              </w:rPr>
            </w:pPr>
            <w:del w:id="5458" w:author="Mr Richard P Williams" w:date="2016-10-03T22:42:00Z">
              <w:r w:rsidRPr="00307A4C" w:rsidDel="008F7B0C">
                <w:rPr>
                  <w:rFonts w:cs="Open Sans"/>
                  <w:sz w:val="20"/>
                  <w:szCs w:val="20"/>
                </w:rPr>
                <w:delText>tinyint</w:delText>
              </w:r>
            </w:del>
          </w:p>
        </w:tc>
        <w:tc>
          <w:tcPr>
            <w:tcW w:w="1175" w:type="dxa"/>
            <w:noWrap/>
            <w:hideMark/>
          </w:tcPr>
          <w:p w14:paraId="4F44CB5B" w14:textId="77777777" w:rsidR="007142D6" w:rsidRPr="00307A4C" w:rsidDel="008F7B0C" w:rsidRDefault="007142D6" w:rsidP="00307A4C">
            <w:pPr>
              <w:rPr>
                <w:del w:id="5459" w:author="Mr Richard P Williams" w:date="2016-10-03T22:42:00Z"/>
                <w:rFonts w:cs="Open Sans"/>
                <w:sz w:val="20"/>
                <w:szCs w:val="20"/>
              </w:rPr>
            </w:pPr>
            <w:del w:id="5460" w:author="Mr Richard P Williams" w:date="2016-10-03T22:42:00Z">
              <w:r w:rsidRPr="00307A4C" w:rsidDel="008F7B0C">
                <w:rPr>
                  <w:rFonts w:cs="Open Sans"/>
                  <w:sz w:val="20"/>
                  <w:szCs w:val="20"/>
                </w:rPr>
                <w:delText>1</w:delText>
              </w:r>
            </w:del>
          </w:p>
        </w:tc>
        <w:tc>
          <w:tcPr>
            <w:tcW w:w="3900" w:type="dxa"/>
          </w:tcPr>
          <w:p w14:paraId="1D3A3408" w14:textId="77777777" w:rsidR="007142D6" w:rsidRPr="00307A4C" w:rsidDel="008F7B0C" w:rsidRDefault="007142D6" w:rsidP="00307A4C">
            <w:pPr>
              <w:rPr>
                <w:del w:id="5461" w:author="Mr Richard P Williams" w:date="2016-10-03T22:42:00Z"/>
                <w:rFonts w:cs="Open Sans"/>
                <w:sz w:val="20"/>
                <w:szCs w:val="20"/>
              </w:rPr>
            </w:pPr>
          </w:p>
        </w:tc>
      </w:tr>
      <w:tr w:rsidR="007142D6" w:rsidRPr="00307A4C" w:rsidDel="008F7B0C" w14:paraId="4228F17D" w14:textId="77777777" w:rsidTr="007142D6">
        <w:trPr>
          <w:trHeight w:val="300"/>
          <w:del w:id="5462" w:author="Mr Richard P Williams" w:date="2016-10-03T22:42:00Z"/>
        </w:trPr>
        <w:tc>
          <w:tcPr>
            <w:tcW w:w="3320" w:type="dxa"/>
            <w:noWrap/>
            <w:hideMark/>
          </w:tcPr>
          <w:p w14:paraId="3A7EF3F1" w14:textId="77777777" w:rsidR="007142D6" w:rsidRPr="00307A4C" w:rsidDel="008F7B0C" w:rsidRDefault="007142D6">
            <w:pPr>
              <w:rPr>
                <w:del w:id="5463" w:author="Mr Richard P Williams" w:date="2016-10-03T22:42:00Z"/>
                <w:rFonts w:cs="Open Sans"/>
                <w:sz w:val="20"/>
                <w:szCs w:val="20"/>
              </w:rPr>
            </w:pPr>
            <w:del w:id="5464" w:author="Mr Richard P Williams" w:date="2016-10-03T22:42:00Z">
              <w:r w:rsidRPr="00307A4C" w:rsidDel="008F7B0C">
                <w:rPr>
                  <w:rFonts w:cs="Open Sans"/>
                  <w:sz w:val="20"/>
                  <w:szCs w:val="20"/>
                </w:rPr>
                <w:delText>OutOfStockReason</w:delText>
              </w:r>
            </w:del>
          </w:p>
        </w:tc>
        <w:tc>
          <w:tcPr>
            <w:tcW w:w="960" w:type="dxa"/>
            <w:noWrap/>
            <w:hideMark/>
          </w:tcPr>
          <w:p w14:paraId="336131CE" w14:textId="77777777" w:rsidR="007142D6" w:rsidRPr="00307A4C" w:rsidDel="008F7B0C" w:rsidRDefault="007142D6">
            <w:pPr>
              <w:rPr>
                <w:del w:id="5465" w:author="Mr Richard P Williams" w:date="2016-10-03T22:42:00Z"/>
                <w:rFonts w:cs="Open Sans"/>
                <w:sz w:val="20"/>
                <w:szCs w:val="20"/>
              </w:rPr>
            </w:pPr>
            <w:del w:id="5466" w:author="Mr Richard P Williams" w:date="2016-10-03T22:42:00Z">
              <w:r w:rsidRPr="00307A4C" w:rsidDel="008F7B0C">
                <w:rPr>
                  <w:rFonts w:cs="Open Sans"/>
                  <w:sz w:val="20"/>
                  <w:szCs w:val="20"/>
                </w:rPr>
                <w:delText>tinyint</w:delText>
              </w:r>
            </w:del>
          </w:p>
        </w:tc>
        <w:tc>
          <w:tcPr>
            <w:tcW w:w="1175" w:type="dxa"/>
            <w:noWrap/>
            <w:hideMark/>
          </w:tcPr>
          <w:p w14:paraId="32C069BA" w14:textId="77777777" w:rsidR="007142D6" w:rsidRPr="00307A4C" w:rsidDel="008F7B0C" w:rsidRDefault="007142D6" w:rsidP="00307A4C">
            <w:pPr>
              <w:rPr>
                <w:del w:id="5467" w:author="Mr Richard P Williams" w:date="2016-10-03T22:42:00Z"/>
                <w:rFonts w:cs="Open Sans"/>
                <w:sz w:val="20"/>
                <w:szCs w:val="20"/>
              </w:rPr>
            </w:pPr>
            <w:del w:id="5468" w:author="Mr Richard P Williams" w:date="2016-10-03T22:42:00Z">
              <w:r w:rsidRPr="00307A4C" w:rsidDel="008F7B0C">
                <w:rPr>
                  <w:rFonts w:cs="Open Sans"/>
                  <w:sz w:val="20"/>
                  <w:szCs w:val="20"/>
                </w:rPr>
                <w:delText>1</w:delText>
              </w:r>
            </w:del>
          </w:p>
        </w:tc>
        <w:tc>
          <w:tcPr>
            <w:tcW w:w="3900" w:type="dxa"/>
          </w:tcPr>
          <w:p w14:paraId="1AA4DFC3" w14:textId="77777777" w:rsidR="007142D6" w:rsidRPr="00307A4C" w:rsidDel="008F7B0C" w:rsidRDefault="007142D6" w:rsidP="00307A4C">
            <w:pPr>
              <w:rPr>
                <w:del w:id="5469" w:author="Mr Richard P Williams" w:date="2016-10-03T22:42:00Z"/>
                <w:rFonts w:cs="Open Sans"/>
                <w:sz w:val="20"/>
                <w:szCs w:val="20"/>
              </w:rPr>
            </w:pPr>
          </w:p>
        </w:tc>
      </w:tr>
      <w:tr w:rsidR="007142D6" w:rsidRPr="00307A4C" w:rsidDel="008F7B0C" w14:paraId="1AA49348" w14:textId="77777777" w:rsidTr="007142D6">
        <w:trPr>
          <w:trHeight w:val="300"/>
          <w:del w:id="5470" w:author="Mr Richard P Williams" w:date="2016-10-03T22:42:00Z"/>
        </w:trPr>
        <w:tc>
          <w:tcPr>
            <w:tcW w:w="3320" w:type="dxa"/>
            <w:noWrap/>
            <w:hideMark/>
          </w:tcPr>
          <w:p w14:paraId="37C52459" w14:textId="77777777" w:rsidR="007142D6" w:rsidRPr="00307A4C" w:rsidDel="008F7B0C" w:rsidRDefault="007142D6">
            <w:pPr>
              <w:rPr>
                <w:del w:id="5471" w:author="Mr Richard P Williams" w:date="2016-10-03T22:42:00Z"/>
                <w:rFonts w:cs="Open Sans"/>
                <w:sz w:val="20"/>
                <w:szCs w:val="20"/>
              </w:rPr>
            </w:pPr>
            <w:del w:id="5472" w:author="Mr Richard P Williams" w:date="2016-10-03T22:42:00Z">
              <w:r w:rsidRPr="00307A4C" w:rsidDel="008F7B0C">
                <w:rPr>
                  <w:rFonts w:cs="Open Sans"/>
                  <w:sz w:val="20"/>
                  <w:szCs w:val="20"/>
                </w:rPr>
                <w:delText>ReceivedUnit</w:delText>
              </w:r>
            </w:del>
          </w:p>
        </w:tc>
        <w:tc>
          <w:tcPr>
            <w:tcW w:w="960" w:type="dxa"/>
            <w:noWrap/>
            <w:hideMark/>
          </w:tcPr>
          <w:p w14:paraId="21103F4E" w14:textId="77777777" w:rsidR="007142D6" w:rsidRPr="00307A4C" w:rsidDel="008F7B0C" w:rsidRDefault="007142D6">
            <w:pPr>
              <w:rPr>
                <w:del w:id="5473" w:author="Mr Richard P Williams" w:date="2016-10-03T22:42:00Z"/>
                <w:rFonts w:cs="Open Sans"/>
                <w:sz w:val="20"/>
                <w:szCs w:val="20"/>
              </w:rPr>
            </w:pPr>
            <w:del w:id="5474" w:author="Mr Richard P Williams" w:date="2016-10-03T22:42:00Z">
              <w:r w:rsidRPr="00307A4C" w:rsidDel="008F7B0C">
                <w:rPr>
                  <w:rFonts w:cs="Open Sans"/>
                  <w:sz w:val="20"/>
                  <w:szCs w:val="20"/>
                </w:rPr>
                <w:delText>decimal</w:delText>
              </w:r>
            </w:del>
          </w:p>
        </w:tc>
        <w:tc>
          <w:tcPr>
            <w:tcW w:w="1175" w:type="dxa"/>
            <w:noWrap/>
            <w:hideMark/>
          </w:tcPr>
          <w:p w14:paraId="07594611" w14:textId="77777777" w:rsidR="007142D6" w:rsidRPr="00307A4C" w:rsidDel="008F7B0C" w:rsidRDefault="007142D6" w:rsidP="00307A4C">
            <w:pPr>
              <w:rPr>
                <w:del w:id="5475" w:author="Mr Richard P Williams" w:date="2016-10-03T22:42:00Z"/>
                <w:rFonts w:cs="Open Sans"/>
                <w:sz w:val="20"/>
                <w:szCs w:val="20"/>
              </w:rPr>
            </w:pPr>
            <w:del w:id="5476" w:author="Mr Richard P Williams" w:date="2016-10-03T22:42:00Z">
              <w:r w:rsidRPr="00307A4C" w:rsidDel="008F7B0C">
                <w:rPr>
                  <w:rFonts w:cs="Open Sans"/>
                  <w:sz w:val="20"/>
                  <w:szCs w:val="20"/>
                </w:rPr>
                <w:delText>17</w:delText>
              </w:r>
            </w:del>
          </w:p>
        </w:tc>
        <w:tc>
          <w:tcPr>
            <w:tcW w:w="3900" w:type="dxa"/>
          </w:tcPr>
          <w:p w14:paraId="06E1AC88" w14:textId="77777777" w:rsidR="007142D6" w:rsidRPr="00307A4C" w:rsidDel="008F7B0C" w:rsidRDefault="007142D6" w:rsidP="00307A4C">
            <w:pPr>
              <w:rPr>
                <w:del w:id="5477" w:author="Mr Richard P Williams" w:date="2016-10-03T22:42:00Z"/>
                <w:rFonts w:cs="Open Sans"/>
                <w:sz w:val="20"/>
                <w:szCs w:val="20"/>
              </w:rPr>
            </w:pPr>
          </w:p>
        </w:tc>
      </w:tr>
      <w:tr w:rsidR="007142D6" w:rsidRPr="00307A4C" w:rsidDel="008F7B0C" w14:paraId="4A806B3D" w14:textId="77777777" w:rsidTr="007142D6">
        <w:trPr>
          <w:trHeight w:val="300"/>
          <w:del w:id="5478" w:author="Mr Richard P Williams" w:date="2016-10-03T22:42:00Z"/>
        </w:trPr>
        <w:tc>
          <w:tcPr>
            <w:tcW w:w="3320" w:type="dxa"/>
            <w:noWrap/>
            <w:hideMark/>
          </w:tcPr>
          <w:p w14:paraId="36B2FBA3" w14:textId="77777777" w:rsidR="007142D6" w:rsidRPr="00307A4C" w:rsidDel="008F7B0C" w:rsidRDefault="007142D6">
            <w:pPr>
              <w:rPr>
                <w:del w:id="5479" w:author="Mr Richard P Williams" w:date="2016-10-03T22:42:00Z"/>
                <w:rFonts w:cs="Open Sans"/>
                <w:sz w:val="20"/>
                <w:szCs w:val="20"/>
              </w:rPr>
            </w:pPr>
            <w:del w:id="5480" w:author="Mr Richard P Williams" w:date="2016-10-03T22:42:00Z">
              <w:r w:rsidRPr="00307A4C" w:rsidDel="008F7B0C">
                <w:rPr>
                  <w:rFonts w:cs="Open Sans"/>
                  <w:sz w:val="20"/>
                  <w:szCs w:val="20"/>
                </w:rPr>
                <w:delText>ReceivedQty</w:delText>
              </w:r>
            </w:del>
          </w:p>
        </w:tc>
        <w:tc>
          <w:tcPr>
            <w:tcW w:w="960" w:type="dxa"/>
            <w:noWrap/>
            <w:hideMark/>
          </w:tcPr>
          <w:p w14:paraId="0B6C64D3" w14:textId="77777777" w:rsidR="007142D6" w:rsidRPr="00307A4C" w:rsidDel="008F7B0C" w:rsidRDefault="007142D6">
            <w:pPr>
              <w:rPr>
                <w:del w:id="5481" w:author="Mr Richard P Williams" w:date="2016-10-03T22:42:00Z"/>
                <w:rFonts w:cs="Open Sans"/>
                <w:sz w:val="20"/>
                <w:szCs w:val="20"/>
              </w:rPr>
            </w:pPr>
            <w:del w:id="5482" w:author="Mr Richard P Williams" w:date="2016-10-03T22:42:00Z">
              <w:r w:rsidRPr="00307A4C" w:rsidDel="008F7B0C">
                <w:rPr>
                  <w:rFonts w:cs="Open Sans"/>
                  <w:sz w:val="20"/>
                  <w:szCs w:val="20"/>
                </w:rPr>
                <w:delText>decimal</w:delText>
              </w:r>
            </w:del>
          </w:p>
        </w:tc>
        <w:tc>
          <w:tcPr>
            <w:tcW w:w="1175" w:type="dxa"/>
            <w:noWrap/>
            <w:hideMark/>
          </w:tcPr>
          <w:p w14:paraId="5864A680" w14:textId="77777777" w:rsidR="007142D6" w:rsidRPr="00307A4C" w:rsidDel="008F7B0C" w:rsidRDefault="007142D6" w:rsidP="00307A4C">
            <w:pPr>
              <w:rPr>
                <w:del w:id="5483" w:author="Mr Richard P Williams" w:date="2016-10-03T22:42:00Z"/>
                <w:rFonts w:cs="Open Sans"/>
                <w:sz w:val="20"/>
                <w:szCs w:val="20"/>
              </w:rPr>
            </w:pPr>
            <w:del w:id="5484" w:author="Mr Richard P Williams" w:date="2016-10-03T22:42:00Z">
              <w:r w:rsidRPr="00307A4C" w:rsidDel="008F7B0C">
                <w:rPr>
                  <w:rFonts w:cs="Open Sans"/>
                  <w:sz w:val="20"/>
                  <w:szCs w:val="20"/>
                </w:rPr>
                <w:delText>17</w:delText>
              </w:r>
            </w:del>
          </w:p>
        </w:tc>
        <w:tc>
          <w:tcPr>
            <w:tcW w:w="3900" w:type="dxa"/>
          </w:tcPr>
          <w:p w14:paraId="28547104" w14:textId="77777777" w:rsidR="007142D6" w:rsidRPr="00307A4C" w:rsidDel="008F7B0C" w:rsidRDefault="007142D6" w:rsidP="00307A4C">
            <w:pPr>
              <w:rPr>
                <w:del w:id="5485" w:author="Mr Richard P Williams" w:date="2016-10-03T22:42:00Z"/>
                <w:rFonts w:cs="Open Sans"/>
                <w:sz w:val="20"/>
                <w:szCs w:val="20"/>
              </w:rPr>
            </w:pPr>
          </w:p>
        </w:tc>
      </w:tr>
      <w:tr w:rsidR="007142D6" w:rsidRPr="00307A4C" w:rsidDel="008F7B0C" w14:paraId="7A445DBA" w14:textId="77777777" w:rsidTr="007142D6">
        <w:trPr>
          <w:trHeight w:val="300"/>
          <w:del w:id="5486" w:author="Mr Richard P Williams" w:date="2016-10-03T22:42:00Z"/>
        </w:trPr>
        <w:tc>
          <w:tcPr>
            <w:tcW w:w="3320" w:type="dxa"/>
            <w:noWrap/>
            <w:hideMark/>
          </w:tcPr>
          <w:p w14:paraId="3B9ED342" w14:textId="77777777" w:rsidR="007142D6" w:rsidRPr="00307A4C" w:rsidDel="008F7B0C" w:rsidRDefault="007142D6">
            <w:pPr>
              <w:rPr>
                <w:del w:id="5487" w:author="Mr Richard P Williams" w:date="2016-10-03T22:42:00Z"/>
                <w:rFonts w:cs="Open Sans"/>
                <w:sz w:val="20"/>
                <w:szCs w:val="20"/>
              </w:rPr>
            </w:pPr>
            <w:del w:id="5488" w:author="Mr Richard P Williams" w:date="2016-10-03T22:42:00Z">
              <w:r w:rsidRPr="00307A4C" w:rsidDel="008F7B0C">
                <w:rPr>
                  <w:rFonts w:cs="Open Sans"/>
                  <w:sz w:val="20"/>
                  <w:szCs w:val="20"/>
                </w:rPr>
                <w:delText>OrderedQty</w:delText>
              </w:r>
            </w:del>
          </w:p>
        </w:tc>
        <w:tc>
          <w:tcPr>
            <w:tcW w:w="960" w:type="dxa"/>
            <w:noWrap/>
            <w:hideMark/>
          </w:tcPr>
          <w:p w14:paraId="571B6B7C" w14:textId="77777777" w:rsidR="007142D6" w:rsidRPr="00307A4C" w:rsidDel="008F7B0C" w:rsidRDefault="007142D6">
            <w:pPr>
              <w:rPr>
                <w:del w:id="5489" w:author="Mr Richard P Williams" w:date="2016-10-03T22:42:00Z"/>
                <w:rFonts w:cs="Open Sans"/>
                <w:sz w:val="20"/>
                <w:szCs w:val="20"/>
              </w:rPr>
            </w:pPr>
            <w:del w:id="5490" w:author="Mr Richard P Williams" w:date="2016-10-03T22:42:00Z">
              <w:r w:rsidRPr="00307A4C" w:rsidDel="008F7B0C">
                <w:rPr>
                  <w:rFonts w:cs="Open Sans"/>
                  <w:sz w:val="20"/>
                  <w:szCs w:val="20"/>
                </w:rPr>
                <w:delText>decimal</w:delText>
              </w:r>
            </w:del>
          </w:p>
        </w:tc>
        <w:tc>
          <w:tcPr>
            <w:tcW w:w="1175" w:type="dxa"/>
            <w:noWrap/>
            <w:hideMark/>
          </w:tcPr>
          <w:p w14:paraId="51F74C16" w14:textId="77777777" w:rsidR="007142D6" w:rsidRPr="00307A4C" w:rsidDel="008F7B0C" w:rsidRDefault="007142D6" w:rsidP="00307A4C">
            <w:pPr>
              <w:rPr>
                <w:del w:id="5491" w:author="Mr Richard P Williams" w:date="2016-10-03T22:42:00Z"/>
                <w:rFonts w:cs="Open Sans"/>
                <w:sz w:val="20"/>
                <w:szCs w:val="20"/>
              </w:rPr>
            </w:pPr>
            <w:del w:id="5492" w:author="Mr Richard P Williams" w:date="2016-10-03T22:42:00Z">
              <w:r w:rsidRPr="00307A4C" w:rsidDel="008F7B0C">
                <w:rPr>
                  <w:rFonts w:cs="Open Sans"/>
                  <w:sz w:val="20"/>
                  <w:szCs w:val="20"/>
                </w:rPr>
                <w:delText>17</w:delText>
              </w:r>
            </w:del>
          </w:p>
        </w:tc>
        <w:tc>
          <w:tcPr>
            <w:tcW w:w="3900" w:type="dxa"/>
          </w:tcPr>
          <w:p w14:paraId="172ED23E" w14:textId="77777777" w:rsidR="007142D6" w:rsidRPr="00307A4C" w:rsidDel="008F7B0C" w:rsidRDefault="007142D6" w:rsidP="00307A4C">
            <w:pPr>
              <w:rPr>
                <w:del w:id="5493" w:author="Mr Richard P Williams" w:date="2016-10-03T22:42:00Z"/>
                <w:rFonts w:cs="Open Sans"/>
                <w:sz w:val="20"/>
                <w:szCs w:val="20"/>
              </w:rPr>
            </w:pPr>
          </w:p>
        </w:tc>
      </w:tr>
      <w:tr w:rsidR="007142D6" w:rsidRPr="00307A4C" w:rsidDel="008F7B0C" w14:paraId="274A67E0" w14:textId="77777777" w:rsidTr="007142D6">
        <w:trPr>
          <w:trHeight w:val="300"/>
          <w:del w:id="5494" w:author="Mr Richard P Williams" w:date="2016-10-03T22:42:00Z"/>
        </w:trPr>
        <w:tc>
          <w:tcPr>
            <w:tcW w:w="3320" w:type="dxa"/>
            <w:noWrap/>
            <w:hideMark/>
          </w:tcPr>
          <w:p w14:paraId="2BCC942B" w14:textId="77777777" w:rsidR="007142D6" w:rsidRPr="00307A4C" w:rsidDel="008F7B0C" w:rsidRDefault="007142D6">
            <w:pPr>
              <w:rPr>
                <w:del w:id="5495" w:author="Mr Richard P Williams" w:date="2016-10-03T22:42:00Z"/>
                <w:rFonts w:cs="Open Sans"/>
                <w:sz w:val="20"/>
                <w:szCs w:val="20"/>
              </w:rPr>
            </w:pPr>
            <w:del w:id="5496" w:author="Mr Richard P Williams" w:date="2016-10-03T22:42:00Z">
              <w:r w:rsidRPr="00307A4C" w:rsidDel="008F7B0C">
                <w:rPr>
                  <w:rFonts w:cs="Open Sans"/>
                  <w:sz w:val="20"/>
                  <w:szCs w:val="20"/>
                </w:rPr>
                <w:delText>BackorderedQty</w:delText>
              </w:r>
            </w:del>
          </w:p>
        </w:tc>
        <w:tc>
          <w:tcPr>
            <w:tcW w:w="960" w:type="dxa"/>
            <w:noWrap/>
            <w:hideMark/>
          </w:tcPr>
          <w:p w14:paraId="625D092A" w14:textId="77777777" w:rsidR="007142D6" w:rsidRPr="00307A4C" w:rsidDel="008F7B0C" w:rsidRDefault="007142D6">
            <w:pPr>
              <w:rPr>
                <w:del w:id="5497" w:author="Mr Richard P Williams" w:date="2016-10-03T22:42:00Z"/>
                <w:rFonts w:cs="Open Sans"/>
                <w:sz w:val="20"/>
                <w:szCs w:val="20"/>
              </w:rPr>
            </w:pPr>
            <w:del w:id="5498" w:author="Mr Richard P Williams" w:date="2016-10-03T22:42:00Z">
              <w:r w:rsidRPr="00307A4C" w:rsidDel="008F7B0C">
                <w:rPr>
                  <w:rFonts w:cs="Open Sans"/>
                  <w:sz w:val="20"/>
                  <w:szCs w:val="20"/>
                </w:rPr>
                <w:delText>decimal</w:delText>
              </w:r>
            </w:del>
          </w:p>
        </w:tc>
        <w:tc>
          <w:tcPr>
            <w:tcW w:w="1175" w:type="dxa"/>
            <w:noWrap/>
            <w:hideMark/>
          </w:tcPr>
          <w:p w14:paraId="26357E68" w14:textId="77777777" w:rsidR="007142D6" w:rsidRPr="00307A4C" w:rsidDel="008F7B0C" w:rsidRDefault="007142D6" w:rsidP="00307A4C">
            <w:pPr>
              <w:rPr>
                <w:del w:id="5499" w:author="Mr Richard P Williams" w:date="2016-10-03T22:42:00Z"/>
                <w:rFonts w:cs="Open Sans"/>
                <w:sz w:val="20"/>
                <w:szCs w:val="20"/>
              </w:rPr>
            </w:pPr>
            <w:del w:id="5500" w:author="Mr Richard P Williams" w:date="2016-10-03T22:42:00Z">
              <w:r w:rsidRPr="00307A4C" w:rsidDel="008F7B0C">
                <w:rPr>
                  <w:rFonts w:cs="Open Sans"/>
                  <w:sz w:val="20"/>
                  <w:szCs w:val="20"/>
                </w:rPr>
                <w:delText>17</w:delText>
              </w:r>
            </w:del>
          </w:p>
        </w:tc>
        <w:tc>
          <w:tcPr>
            <w:tcW w:w="3900" w:type="dxa"/>
          </w:tcPr>
          <w:p w14:paraId="6D3F0FB4" w14:textId="77777777" w:rsidR="007142D6" w:rsidRPr="00307A4C" w:rsidDel="008F7B0C" w:rsidRDefault="007142D6" w:rsidP="00307A4C">
            <w:pPr>
              <w:rPr>
                <w:del w:id="5501" w:author="Mr Richard P Williams" w:date="2016-10-03T22:42:00Z"/>
                <w:rFonts w:cs="Open Sans"/>
                <w:sz w:val="20"/>
                <w:szCs w:val="20"/>
              </w:rPr>
            </w:pPr>
          </w:p>
        </w:tc>
      </w:tr>
      <w:tr w:rsidR="007142D6" w:rsidRPr="00307A4C" w:rsidDel="008F7B0C" w14:paraId="57B75A45" w14:textId="77777777" w:rsidTr="007142D6">
        <w:trPr>
          <w:trHeight w:val="300"/>
          <w:del w:id="5502" w:author="Mr Richard P Williams" w:date="2016-10-03T22:42:00Z"/>
        </w:trPr>
        <w:tc>
          <w:tcPr>
            <w:tcW w:w="3320" w:type="dxa"/>
            <w:noWrap/>
            <w:hideMark/>
          </w:tcPr>
          <w:p w14:paraId="6C7FBD09" w14:textId="77777777" w:rsidR="007142D6" w:rsidRPr="00307A4C" w:rsidDel="008F7B0C" w:rsidRDefault="007142D6">
            <w:pPr>
              <w:rPr>
                <w:del w:id="5503" w:author="Mr Richard P Williams" w:date="2016-10-03T22:42:00Z"/>
                <w:rFonts w:cs="Open Sans"/>
                <w:sz w:val="20"/>
                <w:szCs w:val="20"/>
              </w:rPr>
            </w:pPr>
            <w:del w:id="5504" w:author="Mr Richard P Williams" w:date="2016-10-03T22:42:00Z">
              <w:r w:rsidRPr="00307A4C" w:rsidDel="008F7B0C">
                <w:rPr>
                  <w:rFonts w:cs="Open Sans"/>
                  <w:sz w:val="20"/>
                  <w:szCs w:val="20"/>
                </w:rPr>
                <w:delText>PackQty</w:delText>
              </w:r>
            </w:del>
          </w:p>
        </w:tc>
        <w:tc>
          <w:tcPr>
            <w:tcW w:w="960" w:type="dxa"/>
            <w:noWrap/>
            <w:hideMark/>
          </w:tcPr>
          <w:p w14:paraId="7B83F91A" w14:textId="77777777" w:rsidR="007142D6" w:rsidRPr="00307A4C" w:rsidDel="008F7B0C" w:rsidRDefault="007142D6">
            <w:pPr>
              <w:rPr>
                <w:del w:id="5505" w:author="Mr Richard P Williams" w:date="2016-10-03T22:42:00Z"/>
                <w:rFonts w:cs="Open Sans"/>
                <w:sz w:val="20"/>
                <w:szCs w:val="20"/>
              </w:rPr>
            </w:pPr>
            <w:del w:id="5506" w:author="Mr Richard P Williams" w:date="2016-10-03T22:42:00Z">
              <w:r w:rsidRPr="00307A4C" w:rsidDel="008F7B0C">
                <w:rPr>
                  <w:rFonts w:cs="Open Sans"/>
                  <w:sz w:val="20"/>
                  <w:szCs w:val="20"/>
                </w:rPr>
                <w:delText>int</w:delText>
              </w:r>
            </w:del>
          </w:p>
        </w:tc>
        <w:tc>
          <w:tcPr>
            <w:tcW w:w="1175" w:type="dxa"/>
            <w:noWrap/>
            <w:hideMark/>
          </w:tcPr>
          <w:p w14:paraId="10F85DF3" w14:textId="77777777" w:rsidR="007142D6" w:rsidRPr="00307A4C" w:rsidDel="008F7B0C" w:rsidRDefault="007142D6" w:rsidP="00307A4C">
            <w:pPr>
              <w:rPr>
                <w:del w:id="5507" w:author="Mr Richard P Williams" w:date="2016-10-03T22:42:00Z"/>
                <w:rFonts w:cs="Open Sans"/>
                <w:sz w:val="20"/>
                <w:szCs w:val="20"/>
              </w:rPr>
            </w:pPr>
            <w:del w:id="5508" w:author="Mr Richard P Williams" w:date="2016-10-03T22:42:00Z">
              <w:r w:rsidRPr="00307A4C" w:rsidDel="008F7B0C">
                <w:rPr>
                  <w:rFonts w:cs="Open Sans"/>
                  <w:sz w:val="20"/>
                  <w:szCs w:val="20"/>
                </w:rPr>
                <w:delText>4</w:delText>
              </w:r>
            </w:del>
          </w:p>
        </w:tc>
        <w:tc>
          <w:tcPr>
            <w:tcW w:w="3900" w:type="dxa"/>
          </w:tcPr>
          <w:p w14:paraId="2338DE5D" w14:textId="77777777" w:rsidR="007142D6" w:rsidRPr="00307A4C" w:rsidDel="008F7B0C" w:rsidRDefault="007142D6" w:rsidP="00307A4C">
            <w:pPr>
              <w:rPr>
                <w:del w:id="5509" w:author="Mr Richard P Williams" w:date="2016-10-03T22:42:00Z"/>
                <w:rFonts w:cs="Open Sans"/>
                <w:sz w:val="20"/>
                <w:szCs w:val="20"/>
              </w:rPr>
            </w:pPr>
          </w:p>
        </w:tc>
      </w:tr>
      <w:tr w:rsidR="007142D6" w:rsidRPr="00307A4C" w:rsidDel="008F7B0C" w14:paraId="2D0F4FCC" w14:textId="77777777" w:rsidTr="007142D6">
        <w:trPr>
          <w:trHeight w:val="300"/>
          <w:del w:id="5510" w:author="Mr Richard P Williams" w:date="2016-10-03T22:42:00Z"/>
        </w:trPr>
        <w:tc>
          <w:tcPr>
            <w:tcW w:w="3320" w:type="dxa"/>
            <w:noWrap/>
            <w:hideMark/>
          </w:tcPr>
          <w:p w14:paraId="300EE3A8" w14:textId="77777777" w:rsidR="007142D6" w:rsidRPr="00307A4C" w:rsidDel="008F7B0C" w:rsidRDefault="007142D6">
            <w:pPr>
              <w:rPr>
                <w:del w:id="5511" w:author="Mr Richard P Williams" w:date="2016-10-03T22:42:00Z"/>
                <w:rFonts w:cs="Open Sans"/>
                <w:sz w:val="20"/>
                <w:szCs w:val="20"/>
              </w:rPr>
            </w:pPr>
            <w:del w:id="5512" w:author="Mr Richard P Williams" w:date="2016-10-03T22:42:00Z">
              <w:r w:rsidRPr="00307A4C" w:rsidDel="008F7B0C">
                <w:rPr>
                  <w:rFonts w:cs="Open Sans"/>
                  <w:sz w:val="20"/>
                  <w:szCs w:val="20"/>
                </w:rPr>
                <w:delText>UnitType</w:delText>
              </w:r>
            </w:del>
          </w:p>
        </w:tc>
        <w:tc>
          <w:tcPr>
            <w:tcW w:w="960" w:type="dxa"/>
            <w:noWrap/>
            <w:hideMark/>
          </w:tcPr>
          <w:p w14:paraId="46406EA9" w14:textId="77777777" w:rsidR="007142D6" w:rsidRPr="00307A4C" w:rsidDel="008F7B0C" w:rsidRDefault="007142D6">
            <w:pPr>
              <w:rPr>
                <w:del w:id="5513" w:author="Mr Richard P Williams" w:date="2016-10-03T22:42:00Z"/>
                <w:rFonts w:cs="Open Sans"/>
                <w:sz w:val="20"/>
                <w:szCs w:val="20"/>
              </w:rPr>
            </w:pPr>
            <w:del w:id="5514" w:author="Mr Richard P Williams" w:date="2016-10-03T22:42:00Z">
              <w:r w:rsidRPr="00307A4C" w:rsidDel="008F7B0C">
                <w:rPr>
                  <w:rFonts w:cs="Open Sans"/>
                  <w:sz w:val="20"/>
                  <w:szCs w:val="20"/>
                </w:rPr>
                <w:delText>tinyint</w:delText>
              </w:r>
            </w:del>
          </w:p>
        </w:tc>
        <w:tc>
          <w:tcPr>
            <w:tcW w:w="1175" w:type="dxa"/>
            <w:noWrap/>
            <w:hideMark/>
          </w:tcPr>
          <w:p w14:paraId="30E21FF0" w14:textId="77777777" w:rsidR="007142D6" w:rsidRPr="00307A4C" w:rsidDel="008F7B0C" w:rsidRDefault="007142D6" w:rsidP="00307A4C">
            <w:pPr>
              <w:rPr>
                <w:del w:id="5515" w:author="Mr Richard P Williams" w:date="2016-10-03T22:42:00Z"/>
                <w:rFonts w:cs="Open Sans"/>
                <w:sz w:val="20"/>
                <w:szCs w:val="20"/>
              </w:rPr>
            </w:pPr>
            <w:del w:id="5516" w:author="Mr Richard P Williams" w:date="2016-10-03T22:42:00Z">
              <w:r w:rsidRPr="00307A4C" w:rsidDel="008F7B0C">
                <w:rPr>
                  <w:rFonts w:cs="Open Sans"/>
                  <w:sz w:val="20"/>
                  <w:szCs w:val="20"/>
                </w:rPr>
                <w:delText>1</w:delText>
              </w:r>
            </w:del>
          </w:p>
        </w:tc>
        <w:tc>
          <w:tcPr>
            <w:tcW w:w="3900" w:type="dxa"/>
          </w:tcPr>
          <w:p w14:paraId="6DF00C28" w14:textId="77777777" w:rsidR="007142D6" w:rsidRPr="00307A4C" w:rsidDel="008F7B0C" w:rsidRDefault="007142D6" w:rsidP="00307A4C">
            <w:pPr>
              <w:rPr>
                <w:del w:id="5517" w:author="Mr Richard P Williams" w:date="2016-10-03T22:42:00Z"/>
                <w:rFonts w:cs="Open Sans"/>
                <w:sz w:val="20"/>
                <w:szCs w:val="20"/>
              </w:rPr>
            </w:pPr>
          </w:p>
        </w:tc>
      </w:tr>
      <w:tr w:rsidR="007142D6" w:rsidRPr="00307A4C" w:rsidDel="008F7B0C" w14:paraId="7F4BB414" w14:textId="77777777" w:rsidTr="007142D6">
        <w:trPr>
          <w:trHeight w:val="300"/>
          <w:del w:id="5518" w:author="Mr Richard P Williams" w:date="2016-10-03T22:42:00Z"/>
        </w:trPr>
        <w:tc>
          <w:tcPr>
            <w:tcW w:w="3320" w:type="dxa"/>
            <w:noWrap/>
            <w:hideMark/>
          </w:tcPr>
          <w:p w14:paraId="3F7502ED" w14:textId="77777777" w:rsidR="007142D6" w:rsidRPr="00307A4C" w:rsidDel="008F7B0C" w:rsidRDefault="007142D6">
            <w:pPr>
              <w:rPr>
                <w:del w:id="5519" w:author="Mr Richard P Williams" w:date="2016-10-03T22:42:00Z"/>
                <w:rFonts w:cs="Open Sans"/>
                <w:sz w:val="20"/>
                <w:szCs w:val="20"/>
              </w:rPr>
            </w:pPr>
            <w:del w:id="5520" w:author="Mr Richard P Williams" w:date="2016-10-03T22:42:00Z">
              <w:r w:rsidRPr="00307A4C" w:rsidDel="008F7B0C">
                <w:rPr>
                  <w:rFonts w:cs="Open Sans"/>
                  <w:sz w:val="20"/>
                  <w:szCs w:val="20"/>
                </w:rPr>
                <w:delText>OrderType</w:delText>
              </w:r>
            </w:del>
          </w:p>
        </w:tc>
        <w:tc>
          <w:tcPr>
            <w:tcW w:w="960" w:type="dxa"/>
            <w:noWrap/>
            <w:hideMark/>
          </w:tcPr>
          <w:p w14:paraId="06FE1252" w14:textId="77777777" w:rsidR="007142D6" w:rsidRPr="00307A4C" w:rsidDel="008F7B0C" w:rsidRDefault="007142D6">
            <w:pPr>
              <w:rPr>
                <w:del w:id="5521" w:author="Mr Richard P Williams" w:date="2016-10-03T22:42:00Z"/>
                <w:rFonts w:cs="Open Sans"/>
                <w:sz w:val="20"/>
                <w:szCs w:val="20"/>
              </w:rPr>
            </w:pPr>
            <w:del w:id="5522" w:author="Mr Richard P Williams" w:date="2016-10-03T22:42:00Z">
              <w:r w:rsidRPr="00307A4C" w:rsidDel="008F7B0C">
                <w:rPr>
                  <w:rFonts w:cs="Open Sans"/>
                  <w:sz w:val="20"/>
                  <w:szCs w:val="20"/>
                </w:rPr>
                <w:delText>tinyint</w:delText>
              </w:r>
            </w:del>
          </w:p>
        </w:tc>
        <w:tc>
          <w:tcPr>
            <w:tcW w:w="1175" w:type="dxa"/>
            <w:noWrap/>
            <w:hideMark/>
          </w:tcPr>
          <w:p w14:paraId="5C118D8F" w14:textId="77777777" w:rsidR="007142D6" w:rsidRPr="00307A4C" w:rsidDel="008F7B0C" w:rsidRDefault="007142D6" w:rsidP="00307A4C">
            <w:pPr>
              <w:rPr>
                <w:del w:id="5523" w:author="Mr Richard P Williams" w:date="2016-10-03T22:42:00Z"/>
                <w:rFonts w:cs="Open Sans"/>
                <w:sz w:val="20"/>
                <w:szCs w:val="20"/>
              </w:rPr>
            </w:pPr>
            <w:del w:id="5524" w:author="Mr Richard P Williams" w:date="2016-10-03T22:42:00Z">
              <w:r w:rsidRPr="00307A4C" w:rsidDel="008F7B0C">
                <w:rPr>
                  <w:rFonts w:cs="Open Sans"/>
                  <w:sz w:val="20"/>
                  <w:szCs w:val="20"/>
                </w:rPr>
                <w:delText>1</w:delText>
              </w:r>
            </w:del>
          </w:p>
        </w:tc>
        <w:tc>
          <w:tcPr>
            <w:tcW w:w="3900" w:type="dxa"/>
          </w:tcPr>
          <w:p w14:paraId="28708283" w14:textId="77777777" w:rsidR="007142D6" w:rsidRPr="00307A4C" w:rsidDel="008F7B0C" w:rsidRDefault="007142D6" w:rsidP="00307A4C">
            <w:pPr>
              <w:rPr>
                <w:del w:id="5525" w:author="Mr Richard P Williams" w:date="2016-10-03T22:42:00Z"/>
                <w:rFonts w:cs="Open Sans"/>
                <w:sz w:val="20"/>
                <w:szCs w:val="20"/>
              </w:rPr>
            </w:pPr>
          </w:p>
        </w:tc>
      </w:tr>
      <w:tr w:rsidR="007142D6" w:rsidRPr="00307A4C" w:rsidDel="008F7B0C" w14:paraId="7748BF56" w14:textId="77777777" w:rsidTr="007142D6">
        <w:trPr>
          <w:trHeight w:val="300"/>
          <w:del w:id="5526" w:author="Mr Richard P Williams" w:date="2016-10-03T22:42:00Z"/>
        </w:trPr>
        <w:tc>
          <w:tcPr>
            <w:tcW w:w="3320" w:type="dxa"/>
            <w:noWrap/>
            <w:hideMark/>
          </w:tcPr>
          <w:p w14:paraId="164850F7" w14:textId="77777777" w:rsidR="007142D6" w:rsidRPr="00307A4C" w:rsidDel="008F7B0C" w:rsidRDefault="007142D6">
            <w:pPr>
              <w:rPr>
                <w:del w:id="5527" w:author="Mr Richard P Williams" w:date="2016-10-03T22:42:00Z"/>
                <w:rFonts w:cs="Open Sans"/>
                <w:sz w:val="20"/>
                <w:szCs w:val="20"/>
              </w:rPr>
            </w:pPr>
            <w:del w:id="5528" w:author="Mr Richard P Williams" w:date="2016-10-03T22:42:00Z">
              <w:r w:rsidRPr="00307A4C" w:rsidDel="008F7B0C">
                <w:rPr>
                  <w:rFonts w:cs="Open Sans"/>
                  <w:sz w:val="20"/>
                  <w:szCs w:val="20"/>
                </w:rPr>
                <w:lastRenderedPageBreak/>
                <w:delText>PackUOM</w:delText>
              </w:r>
            </w:del>
          </w:p>
        </w:tc>
        <w:tc>
          <w:tcPr>
            <w:tcW w:w="960" w:type="dxa"/>
            <w:noWrap/>
            <w:hideMark/>
          </w:tcPr>
          <w:p w14:paraId="6F56C435" w14:textId="77777777" w:rsidR="007142D6" w:rsidRPr="00307A4C" w:rsidDel="008F7B0C" w:rsidRDefault="007142D6">
            <w:pPr>
              <w:rPr>
                <w:del w:id="5529" w:author="Mr Richard P Williams" w:date="2016-10-03T22:42:00Z"/>
                <w:rFonts w:cs="Open Sans"/>
                <w:sz w:val="20"/>
                <w:szCs w:val="20"/>
              </w:rPr>
            </w:pPr>
            <w:del w:id="5530" w:author="Mr Richard P Williams" w:date="2016-10-03T22:42:00Z">
              <w:r w:rsidRPr="00307A4C" w:rsidDel="008F7B0C">
                <w:rPr>
                  <w:rFonts w:cs="Open Sans"/>
                  <w:sz w:val="20"/>
                  <w:szCs w:val="20"/>
                </w:rPr>
                <w:delText>nvarchar</w:delText>
              </w:r>
            </w:del>
          </w:p>
        </w:tc>
        <w:tc>
          <w:tcPr>
            <w:tcW w:w="1175" w:type="dxa"/>
            <w:noWrap/>
            <w:hideMark/>
          </w:tcPr>
          <w:p w14:paraId="6EB21319" w14:textId="77777777" w:rsidR="007142D6" w:rsidRPr="00307A4C" w:rsidDel="008F7B0C" w:rsidRDefault="007142D6" w:rsidP="00307A4C">
            <w:pPr>
              <w:rPr>
                <w:del w:id="5531" w:author="Mr Richard P Williams" w:date="2016-10-03T22:42:00Z"/>
                <w:rFonts w:cs="Open Sans"/>
                <w:sz w:val="20"/>
                <w:szCs w:val="20"/>
              </w:rPr>
            </w:pPr>
            <w:del w:id="5532" w:author="Mr Richard P Williams" w:date="2016-10-03T22:42:00Z">
              <w:r w:rsidRPr="00307A4C" w:rsidDel="008F7B0C">
                <w:rPr>
                  <w:rFonts w:cs="Open Sans"/>
                  <w:sz w:val="20"/>
                  <w:szCs w:val="20"/>
                </w:rPr>
                <w:delText>8000</w:delText>
              </w:r>
            </w:del>
          </w:p>
        </w:tc>
        <w:tc>
          <w:tcPr>
            <w:tcW w:w="3900" w:type="dxa"/>
          </w:tcPr>
          <w:p w14:paraId="40938B03" w14:textId="77777777" w:rsidR="007142D6" w:rsidRPr="00307A4C" w:rsidDel="008F7B0C" w:rsidRDefault="007142D6" w:rsidP="00307A4C">
            <w:pPr>
              <w:rPr>
                <w:del w:id="5533" w:author="Mr Richard P Williams" w:date="2016-10-03T22:42:00Z"/>
                <w:rFonts w:cs="Open Sans"/>
                <w:sz w:val="20"/>
                <w:szCs w:val="20"/>
              </w:rPr>
            </w:pPr>
          </w:p>
        </w:tc>
      </w:tr>
      <w:tr w:rsidR="007142D6" w:rsidRPr="00307A4C" w:rsidDel="008F7B0C" w14:paraId="4EC44077" w14:textId="77777777" w:rsidTr="007142D6">
        <w:trPr>
          <w:trHeight w:val="300"/>
          <w:del w:id="5534" w:author="Mr Richard P Williams" w:date="2016-10-03T22:42:00Z"/>
        </w:trPr>
        <w:tc>
          <w:tcPr>
            <w:tcW w:w="3320" w:type="dxa"/>
            <w:noWrap/>
            <w:hideMark/>
          </w:tcPr>
          <w:p w14:paraId="3CE150DC" w14:textId="77777777" w:rsidR="007142D6" w:rsidRPr="00307A4C" w:rsidDel="008F7B0C" w:rsidRDefault="007142D6">
            <w:pPr>
              <w:rPr>
                <w:del w:id="5535" w:author="Mr Richard P Williams" w:date="2016-10-03T22:42:00Z"/>
                <w:rFonts w:cs="Open Sans"/>
                <w:sz w:val="20"/>
                <w:szCs w:val="20"/>
              </w:rPr>
            </w:pPr>
            <w:del w:id="5536" w:author="Mr Richard P Williams" w:date="2016-10-03T22:42:00Z">
              <w:r w:rsidRPr="00307A4C" w:rsidDel="008F7B0C">
                <w:rPr>
                  <w:rFonts w:cs="Open Sans"/>
                  <w:sz w:val="20"/>
                  <w:szCs w:val="20"/>
                </w:rPr>
                <w:delText>Cost</w:delText>
              </w:r>
            </w:del>
          </w:p>
        </w:tc>
        <w:tc>
          <w:tcPr>
            <w:tcW w:w="960" w:type="dxa"/>
            <w:noWrap/>
            <w:hideMark/>
          </w:tcPr>
          <w:p w14:paraId="2AE7E343" w14:textId="77777777" w:rsidR="007142D6" w:rsidRPr="00307A4C" w:rsidDel="008F7B0C" w:rsidRDefault="007142D6">
            <w:pPr>
              <w:rPr>
                <w:del w:id="5537" w:author="Mr Richard P Williams" w:date="2016-10-03T22:42:00Z"/>
                <w:rFonts w:cs="Open Sans"/>
                <w:sz w:val="20"/>
                <w:szCs w:val="20"/>
              </w:rPr>
            </w:pPr>
            <w:del w:id="5538" w:author="Mr Richard P Williams" w:date="2016-10-03T22:42:00Z">
              <w:r w:rsidRPr="00307A4C" w:rsidDel="008F7B0C">
                <w:rPr>
                  <w:rFonts w:cs="Open Sans"/>
                  <w:sz w:val="20"/>
                  <w:szCs w:val="20"/>
                </w:rPr>
                <w:delText>money</w:delText>
              </w:r>
            </w:del>
          </w:p>
        </w:tc>
        <w:tc>
          <w:tcPr>
            <w:tcW w:w="1175" w:type="dxa"/>
            <w:noWrap/>
            <w:hideMark/>
          </w:tcPr>
          <w:p w14:paraId="1D0644ED" w14:textId="77777777" w:rsidR="007142D6" w:rsidRPr="00307A4C" w:rsidDel="008F7B0C" w:rsidRDefault="007142D6" w:rsidP="00307A4C">
            <w:pPr>
              <w:rPr>
                <w:del w:id="5539" w:author="Mr Richard P Williams" w:date="2016-10-03T22:42:00Z"/>
                <w:rFonts w:cs="Open Sans"/>
                <w:sz w:val="20"/>
                <w:szCs w:val="20"/>
              </w:rPr>
            </w:pPr>
            <w:del w:id="5540" w:author="Mr Richard P Williams" w:date="2016-10-03T22:42:00Z">
              <w:r w:rsidRPr="00307A4C" w:rsidDel="008F7B0C">
                <w:rPr>
                  <w:rFonts w:cs="Open Sans"/>
                  <w:sz w:val="20"/>
                  <w:szCs w:val="20"/>
                </w:rPr>
                <w:delText>8</w:delText>
              </w:r>
            </w:del>
          </w:p>
        </w:tc>
        <w:tc>
          <w:tcPr>
            <w:tcW w:w="3900" w:type="dxa"/>
          </w:tcPr>
          <w:p w14:paraId="148F0BCC" w14:textId="77777777" w:rsidR="007142D6" w:rsidRPr="00307A4C" w:rsidDel="008F7B0C" w:rsidRDefault="007142D6" w:rsidP="00307A4C">
            <w:pPr>
              <w:rPr>
                <w:del w:id="5541" w:author="Mr Richard P Williams" w:date="2016-10-03T22:42:00Z"/>
                <w:rFonts w:cs="Open Sans"/>
                <w:sz w:val="20"/>
                <w:szCs w:val="20"/>
              </w:rPr>
            </w:pPr>
          </w:p>
        </w:tc>
      </w:tr>
      <w:tr w:rsidR="007142D6" w:rsidRPr="00307A4C" w:rsidDel="008F7B0C" w14:paraId="116C1BE4" w14:textId="77777777" w:rsidTr="007142D6">
        <w:trPr>
          <w:trHeight w:val="300"/>
          <w:del w:id="5542" w:author="Mr Richard P Williams" w:date="2016-10-03T22:42:00Z"/>
        </w:trPr>
        <w:tc>
          <w:tcPr>
            <w:tcW w:w="3320" w:type="dxa"/>
            <w:noWrap/>
            <w:hideMark/>
          </w:tcPr>
          <w:p w14:paraId="59E9E747" w14:textId="77777777" w:rsidR="007142D6" w:rsidRPr="00307A4C" w:rsidDel="008F7B0C" w:rsidRDefault="007142D6">
            <w:pPr>
              <w:rPr>
                <w:del w:id="5543" w:author="Mr Richard P Williams" w:date="2016-10-03T22:42:00Z"/>
                <w:rFonts w:cs="Open Sans"/>
                <w:sz w:val="20"/>
                <w:szCs w:val="20"/>
              </w:rPr>
            </w:pPr>
            <w:del w:id="5544" w:author="Mr Richard P Williams" w:date="2016-10-03T22:42:00Z">
              <w:r w:rsidRPr="00307A4C" w:rsidDel="008F7B0C">
                <w:rPr>
                  <w:rFonts w:cs="Open Sans"/>
                  <w:sz w:val="20"/>
                  <w:szCs w:val="20"/>
                </w:rPr>
                <w:delText>RetailCost</w:delText>
              </w:r>
            </w:del>
          </w:p>
        </w:tc>
        <w:tc>
          <w:tcPr>
            <w:tcW w:w="960" w:type="dxa"/>
            <w:noWrap/>
            <w:hideMark/>
          </w:tcPr>
          <w:p w14:paraId="7D5A64A8" w14:textId="77777777" w:rsidR="007142D6" w:rsidRPr="00307A4C" w:rsidDel="008F7B0C" w:rsidRDefault="007142D6">
            <w:pPr>
              <w:rPr>
                <w:del w:id="5545" w:author="Mr Richard P Williams" w:date="2016-10-03T22:42:00Z"/>
                <w:rFonts w:cs="Open Sans"/>
                <w:sz w:val="20"/>
                <w:szCs w:val="20"/>
              </w:rPr>
            </w:pPr>
            <w:del w:id="5546" w:author="Mr Richard P Williams" w:date="2016-10-03T22:42:00Z">
              <w:r w:rsidRPr="00307A4C" w:rsidDel="008F7B0C">
                <w:rPr>
                  <w:rFonts w:cs="Open Sans"/>
                  <w:sz w:val="20"/>
                  <w:szCs w:val="20"/>
                </w:rPr>
                <w:delText>money</w:delText>
              </w:r>
            </w:del>
          </w:p>
        </w:tc>
        <w:tc>
          <w:tcPr>
            <w:tcW w:w="1175" w:type="dxa"/>
            <w:noWrap/>
            <w:hideMark/>
          </w:tcPr>
          <w:p w14:paraId="0FD48762" w14:textId="77777777" w:rsidR="007142D6" w:rsidRPr="00307A4C" w:rsidDel="008F7B0C" w:rsidRDefault="007142D6" w:rsidP="00307A4C">
            <w:pPr>
              <w:rPr>
                <w:del w:id="5547" w:author="Mr Richard P Williams" w:date="2016-10-03T22:42:00Z"/>
                <w:rFonts w:cs="Open Sans"/>
                <w:sz w:val="20"/>
                <w:szCs w:val="20"/>
              </w:rPr>
            </w:pPr>
            <w:del w:id="5548" w:author="Mr Richard P Williams" w:date="2016-10-03T22:42:00Z">
              <w:r w:rsidRPr="00307A4C" w:rsidDel="008F7B0C">
                <w:rPr>
                  <w:rFonts w:cs="Open Sans"/>
                  <w:sz w:val="20"/>
                  <w:szCs w:val="20"/>
                </w:rPr>
                <w:delText>8</w:delText>
              </w:r>
            </w:del>
          </w:p>
        </w:tc>
        <w:tc>
          <w:tcPr>
            <w:tcW w:w="3900" w:type="dxa"/>
          </w:tcPr>
          <w:p w14:paraId="675A61F0" w14:textId="77777777" w:rsidR="007142D6" w:rsidRPr="00307A4C" w:rsidDel="008F7B0C" w:rsidRDefault="007142D6" w:rsidP="00307A4C">
            <w:pPr>
              <w:rPr>
                <w:del w:id="5549" w:author="Mr Richard P Williams" w:date="2016-10-03T22:42:00Z"/>
                <w:rFonts w:cs="Open Sans"/>
                <w:sz w:val="20"/>
                <w:szCs w:val="20"/>
              </w:rPr>
            </w:pPr>
          </w:p>
        </w:tc>
      </w:tr>
      <w:tr w:rsidR="007142D6" w:rsidRPr="00307A4C" w:rsidDel="008F7B0C" w14:paraId="56E742F5" w14:textId="77777777" w:rsidTr="007142D6">
        <w:trPr>
          <w:trHeight w:val="300"/>
          <w:del w:id="5550" w:author="Mr Richard P Williams" w:date="2016-10-03T22:42:00Z"/>
        </w:trPr>
        <w:tc>
          <w:tcPr>
            <w:tcW w:w="3320" w:type="dxa"/>
            <w:noWrap/>
            <w:hideMark/>
          </w:tcPr>
          <w:p w14:paraId="7B76BC49" w14:textId="77777777" w:rsidR="007142D6" w:rsidRPr="00307A4C" w:rsidDel="008F7B0C" w:rsidRDefault="007142D6">
            <w:pPr>
              <w:rPr>
                <w:del w:id="5551" w:author="Mr Richard P Williams" w:date="2016-10-03T22:42:00Z"/>
                <w:rFonts w:cs="Open Sans"/>
                <w:sz w:val="20"/>
                <w:szCs w:val="20"/>
              </w:rPr>
            </w:pPr>
            <w:del w:id="5552" w:author="Mr Richard P Williams" w:date="2016-10-03T22:42:00Z">
              <w:r w:rsidRPr="00307A4C" w:rsidDel="008F7B0C">
                <w:rPr>
                  <w:rFonts w:cs="Open Sans"/>
                  <w:sz w:val="20"/>
                  <w:szCs w:val="20"/>
                </w:rPr>
                <w:delText>FinallCost</w:delText>
              </w:r>
            </w:del>
          </w:p>
        </w:tc>
        <w:tc>
          <w:tcPr>
            <w:tcW w:w="960" w:type="dxa"/>
            <w:noWrap/>
            <w:hideMark/>
          </w:tcPr>
          <w:p w14:paraId="15224125" w14:textId="77777777" w:rsidR="007142D6" w:rsidRPr="00307A4C" w:rsidDel="008F7B0C" w:rsidRDefault="007142D6">
            <w:pPr>
              <w:rPr>
                <w:del w:id="5553" w:author="Mr Richard P Williams" w:date="2016-10-03T22:42:00Z"/>
                <w:rFonts w:cs="Open Sans"/>
                <w:sz w:val="20"/>
                <w:szCs w:val="20"/>
              </w:rPr>
            </w:pPr>
            <w:del w:id="5554" w:author="Mr Richard P Williams" w:date="2016-10-03T22:42:00Z">
              <w:r w:rsidRPr="00307A4C" w:rsidDel="008F7B0C">
                <w:rPr>
                  <w:rFonts w:cs="Open Sans"/>
                  <w:sz w:val="20"/>
                  <w:szCs w:val="20"/>
                </w:rPr>
                <w:delText>money</w:delText>
              </w:r>
            </w:del>
          </w:p>
        </w:tc>
        <w:tc>
          <w:tcPr>
            <w:tcW w:w="1175" w:type="dxa"/>
            <w:noWrap/>
            <w:hideMark/>
          </w:tcPr>
          <w:p w14:paraId="5E29EF66" w14:textId="77777777" w:rsidR="007142D6" w:rsidRPr="00307A4C" w:rsidDel="008F7B0C" w:rsidRDefault="007142D6" w:rsidP="00307A4C">
            <w:pPr>
              <w:rPr>
                <w:del w:id="5555" w:author="Mr Richard P Williams" w:date="2016-10-03T22:42:00Z"/>
                <w:rFonts w:cs="Open Sans"/>
                <w:sz w:val="20"/>
                <w:szCs w:val="20"/>
              </w:rPr>
            </w:pPr>
            <w:del w:id="5556" w:author="Mr Richard P Williams" w:date="2016-10-03T22:42:00Z">
              <w:r w:rsidRPr="00307A4C" w:rsidDel="008F7B0C">
                <w:rPr>
                  <w:rFonts w:cs="Open Sans"/>
                  <w:sz w:val="20"/>
                  <w:szCs w:val="20"/>
                </w:rPr>
                <w:delText>8</w:delText>
              </w:r>
            </w:del>
          </w:p>
        </w:tc>
        <w:tc>
          <w:tcPr>
            <w:tcW w:w="3900" w:type="dxa"/>
          </w:tcPr>
          <w:p w14:paraId="09D1F66C" w14:textId="77777777" w:rsidR="007142D6" w:rsidRPr="00307A4C" w:rsidDel="008F7B0C" w:rsidRDefault="007142D6" w:rsidP="00307A4C">
            <w:pPr>
              <w:rPr>
                <w:del w:id="5557" w:author="Mr Richard P Williams" w:date="2016-10-03T22:42:00Z"/>
                <w:rFonts w:cs="Open Sans"/>
                <w:sz w:val="20"/>
                <w:szCs w:val="20"/>
              </w:rPr>
            </w:pPr>
          </w:p>
        </w:tc>
      </w:tr>
      <w:tr w:rsidR="007142D6" w:rsidRPr="00307A4C" w:rsidDel="008F7B0C" w14:paraId="546198F3" w14:textId="77777777" w:rsidTr="007142D6">
        <w:trPr>
          <w:trHeight w:val="300"/>
          <w:del w:id="5558" w:author="Mr Richard P Williams" w:date="2016-10-03T22:42:00Z"/>
        </w:trPr>
        <w:tc>
          <w:tcPr>
            <w:tcW w:w="3320" w:type="dxa"/>
            <w:noWrap/>
            <w:hideMark/>
          </w:tcPr>
          <w:p w14:paraId="010093EA" w14:textId="77777777" w:rsidR="007142D6" w:rsidRPr="00307A4C" w:rsidDel="008F7B0C" w:rsidRDefault="007142D6">
            <w:pPr>
              <w:rPr>
                <w:del w:id="5559" w:author="Mr Richard P Williams" w:date="2016-10-03T22:42:00Z"/>
                <w:rFonts w:cs="Open Sans"/>
                <w:sz w:val="20"/>
                <w:szCs w:val="20"/>
              </w:rPr>
            </w:pPr>
            <w:del w:id="5560" w:author="Mr Richard P Williams" w:date="2016-10-03T22:42:00Z">
              <w:r w:rsidRPr="00307A4C" w:rsidDel="008F7B0C">
                <w:rPr>
                  <w:rFonts w:cs="Open Sans"/>
                  <w:sz w:val="20"/>
                  <w:szCs w:val="20"/>
                </w:rPr>
                <w:delText>WarehouseCost</w:delText>
              </w:r>
            </w:del>
          </w:p>
        </w:tc>
        <w:tc>
          <w:tcPr>
            <w:tcW w:w="960" w:type="dxa"/>
            <w:noWrap/>
            <w:hideMark/>
          </w:tcPr>
          <w:p w14:paraId="0E37227F" w14:textId="77777777" w:rsidR="007142D6" w:rsidRPr="00307A4C" w:rsidDel="008F7B0C" w:rsidRDefault="007142D6">
            <w:pPr>
              <w:rPr>
                <w:del w:id="5561" w:author="Mr Richard P Williams" w:date="2016-10-03T22:42:00Z"/>
                <w:rFonts w:cs="Open Sans"/>
                <w:sz w:val="20"/>
                <w:szCs w:val="20"/>
              </w:rPr>
            </w:pPr>
            <w:del w:id="5562" w:author="Mr Richard P Williams" w:date="2016-10-03T22:42:00Z">
              <w:r w:rsidRPr="00307A4C" w:rsidDel="008F7B0C">
                <w:rPr>
                  <w:rFonts w:cs="Open Sans"/>
                  <w:sz w:val="20"/>
                  <w:szCs w:val="20"/>
                </w:rPr>
                <w:delText>money</w:delText>
              </w:r>
            </w:del>
          </w:p>
        </w:tc>
        <w:tc>
          <w:tcPr>
            <w:tcW w:w="1175" w:type="dxa"/>
            <w:noWrap/>
            <w:hideMark/>
          </w:tcPr>
          <w:p w14:paraId="7433153C" w14:textId="77777777" w:rsidR="007142D6" w:rsidRPr="00307A4C" w:rsidDel="008F7B0C" w:rsidRDefault="007142D6" w:rsidP="00307A4C">
            <w:pPr>
              <w:rPr>
                <w:del w:id="5563" w:author="Mr Richard P Williams" w:date="2016-10-03T22:42:00Z"/>
                <w:rFonts w:cs="Open Sans"/>
                <w:sz w:val="20"/>
                <w:szCs w:val="20"/>
              </w:rPr>
            </w:pPr>
            <w:del w:id="5564" w:author="Mr Richard P Williams" w:date="2016-10-03T22:42:00Z">
              <w:r w:rsidRPr="00307A4C" w:rsidDel="008F7B0C">
                <w:rPr>
                  <w:rFonts w:cs="Open Sans"/>
                  <w:sz w:val="20"/>
                  <w:szCs w:val="20"/>
                </w:rPr>
                <w:delText>8</w:delText>
              </w:r>
            </w:del>
          </w:p>
        </w:tc>
        <w:tc>
          <w:tcPr>
            <w:tcW w:w="3900" w:type="dxa"/>
          </w:tcPr>
          <w:p w14:paraId="66C2A5DA" w14:textId="77777777" w:rsidR="007142D6" w:rsidRPr="00307A4C" w:rsidDel="008F7B0C" w:rsidRDefault="007142D6" w:rsidP="00307A4C">
            <w:pPr>
              <w:rPr>
                <w:del w:id="5565" w:author="Mr Richard P Williams" w:date="2016-10-03T22:42:00Z"/>
                <w:rFonts w:cs="Open Sans"/>
                <w:sz w:val="20"/>
                <w:szCs w:val="20"/>
              </w:rPr>
            </w:pPr>
          </w:p>
        </w:tc>
      </w:tr>
      <w:tr w:rsidR="007142D6" w:rsidRPr="00307A4C" w:rsidDel="008F7B0C" w14:paraId="5B88A1BD" w14:textId="77777777" w:rsidTr="007142D6">
        <w:trPr>
          <w:trHeight w:val="300"/>
          <w:del w:id="5566" w:author="Mr Richard P Williams" w:date="2016-10-03T22:42:00Z"/>
        </w:trPr>
        <w:tc>
          <w:tcPr>
            <w:tcW w:w="3320" w:type="dxa"/>
            <w:noWrap/>
            <w:hideMark/>
          </w:tcPr>
          <w:p w14:paraId="3F358CAD" w14:textId="77777777" w:rsidR="007142D6" w:rsidRPr="00307A4C" w:rsidDel="008F7B0C" w:rsidRDefault="007142D6">
            <w:pPr>
              <w:rPr>
                <w:del w:id="5567" w:author="Mr Richard P Williams" w:date="2016-10-03T22:42:00Z"/>
                <w:rFonts w:cs="Open Sans"/>
                <w:sz w:val="20"/>
                <w:szCs w:val="20"/>
              </w:rPr>
            </w:pPr>
            <w:del w:id="5568" w:author="Mr Richard P Williams" w:date="2016-10-03T22:42:00Z">
              <w:r w:rsidRPr="00307A4C" w:rsidDel="008F7B0C">
                <w:rPr>
                  <w:rFonts w:cs="Open Sans"/>
                  <w:sz w:val="20"/>
                  <w:szCs w:val="20"/>
                </w:rPr>
                <w:delText>NetCost</w:delText>
              </w:r>
            </w:del>
          </w:p>
        </w:tc>
        <w:tc>
          <w:tcPr>
            <w:tcW w:w="960" w:type="dxa"/>
            <w:noWrap/>
            <w:hideMark/>
          </w:tcPr>
          <w:p w14:paraId="04629FFE" w14:textId="77777777" w:rsidR="007142D6" w:rsidRPr="00307A4C" w:rsidDel="008F7B0C" w:rsidRDefault="007142D6">
            <w:pPr>
              <w:rPr>
                <w:del w:id="5569" w:author="Mr Richard P Williams" w:date="2016-10-03T22:42:00Z"/>
                <w:rFonts w:cs="Open Sans"/>
                <w:sz w:val="20"/>
                <w:szCs w:val="20"/>
              </w:rPr>
            </w:pPr>
            <w:del w:id="5570" w:author="Mr Richard P Williams" w:date="2016-10-03T22:42:00Z">
              <w:r w:rsidRPr="00307A4C" w:rsidDel="008F7B0C">
                <w:rPr>
                  <w:rFonts w:cs="Open Sans"/>
                  <w:sz w:val="20"/>
                  <w:szCs w:val="20"/>
                </w:rPr>
                <w:delText>money</w:delText>
              </w:r>
            </w:del>
          </w:p>
        </w:tc>
        <w:tc>
          <w:tcPr>
            <w:tcW w:w="1175" w:type="dxa"/>
            <w:noWrap/>
            <w:hideMark/>
          </w:tcPr>
          <w:p w14:paraId="56A09044" w14:textId="77777777" w:rsidR="007142D6" w:rsidRPr="00307A4C" w:rsidDel="008F7B0C" w:rsidRDefault="007142D6" w:rsidP="00307A4C">
            <w:pPr>
              <w:rPr>
                <w:del w:id="5571" w:author="Mr Richard P Williams" w:date="2016-10-03T22:42:00Z"/>
                <w:rFonts w:cs="Open Sans"/>
                <w:sz w:val="20"/>
                <w:szCs w:val="20"/>
              </w:rPr>
            </w:pPr>
            <w:del w:id="5572" w:author="Mr Richard P Williams" w:date="2016-10-03T22:42:00Z">
              <w:r w:rsidRPr="00307A4C" w:rsidDel="008F7B0C">
                <w:rPr>
                  <w:rFonts w:cs="Open Sans"/>
                  <w:sz w:val="20"/>
                  <w:szCs w:val="20"/>
                </w:rPr>
                <w:delText>8</w:delText>
              </w:r>
            </w:del>
          </w:p>
        </w:tc>
        <w:tc>
          <w:tcPr>
            <w:tcW w:w="3900" w:type="dxa"/>
          </w:tcPr>
          <w:p w14:paraId="68CB54FF" w14:textId="77777777" w:rsidR="007142D6" w:rsidRPr="00307A4C" w:rsidDel="008F7B0C" w:rsidRDefault="007142D6" w:rsidP="00307A4C">
            <w:pPr>
              <w:rPr>
                <w:del w:id="5573" w:author="Mr Richard P Williams" w:date="2016-10-03T22:42:00Z"/>
                <w:rFonts w:cs="Open Sans"/>
                <w:sz w:val="20"/>
                <w:szCs w:val="20"/>
              </w:rPr>
            </w:pPr>
          </w:p>
        </w:tc>
      </w:tr>
      <w:tr w:rsidR="007142D6" w:rsidRPr="00307A4C" w:rsidDel="008F7B0C" w14:paraId="5B7A2442" w14:textId="77777777" w:rsidTr="007142D6">
        <w:trPr>
          <w:trHeight w:val="300"/>
          <w:del w:id="5574" w:author="Mr Richard P Williams" w:date="2016-10-03T22:42:00Z"/>
        </w:trPr>
        <w:tc>
          <w:tcPr>
            <w:tcW w:w="3320" w:type="dxa"/>
            <w:noWrap/>
            <w:hideMark/>
          </w:tcPr>
          <w:p w14:paraId="23B1A71B" w14:textId="77777777" w:rsidR="007142D6" w:rsidRPr="00307A4C" w:rsidDel="008F7B0C" w:rsidRDefault="007142D6">
            <w:pPr>
              <w:rPr>
                <w:del w:id="5575" w:author="Mr Richard P Williams" w:date="2016-10-03T22:42:00Z"/>
                <w:rFonts w:cs="Open Sans"/>
                <w:sz w:val="20"/>
                <w:szCs w:val="20"/>
              </w:rPr>
            </w:pPr>
            <w:del w:id="5576" w:author="Mr Richard P Williams" w:date="2016-10-03T22:42:00Z">
              <w:r w:rsidRPr="00307A4C" w:rsidDel="008F7B0C">
                <w:rPr>
                  <w:rFonts w:cs="Open Sans"/>
                  <w:sz w:val="20"/>
                  <w:szCs w:val="20"/>
                </w:rPr>
                <w:delText>RetailAmount</w:delText>
              </w:r>
            </w:del>
          </w:p>
        </w:tc>
        <w:tc>
          <w:tcPr>
            <w:tcW w:w="960" w:type="dxa"/>
            <w:noWrap/>
            <w:hideMark/>
          </w:tcPr>
          <w:p w14:paraId="7164694F" w14:textId="77777777" w:rsidR="007142D6" w:rsidRPr="00307A4C" w:rsidDel="008F7B0C" w:rsidRDefault="007142D6">
            <w:pPr>
              <w:rPr>
                <w:del w:id="5577" w:author="Mr Richard P Williams" w:date="2016-10-03T22:42:00Z"/>
                <w:rFonts w:cs="Open Sans"/>
                <w:sz w:val="20"/>
                <w:szCs w:val="20"/>
              </w:rPr>
            </w:pPr>
            <w:del w:id="5578" w:author="Mr Richard P Williams" w:date="2016-10-03T22:42:00Z">
              <w:r w:rsidRPr="00307A4C" w:rsidDel="008F7B0C">
                <w:rPr>
                  <w:rFonts w:cs="Open Sans"/>
                  <w:sz w:val="20"/>
                  <w:szCs w:val="20"/>
                </w:rPr>
                <w:delText>money</w:delText>
              </w:r>
            </w:del>
          </w:p>
        </w:tc>
        <w:tc>
          <w:tcPr>
            <w:tcW w:w="1175" w:type="dxa"/>
            <w:noWrap/>
            <w:hideMark/>
          </w:tcPr>
          <w:p w14:paraId="3428E5E0" w14:textId="77777777" w:rsidR="007142D6" w:rsidRPr="00307A4C" w:rsidDel="008F7B0C" w:rsidRDefault="007142D6" w:rsidP="00307A4C">
            <w:pPr>
              <w:rPr>
                <w:del w:id="5579" w:author="Mr Richard P Williams" w:date="2016-10-03T22:42:00Z"/>
                <w:rFonts w:cs="Open Sans"/>
                <w:sz w:val="20"/>
                <w:szCs w:val="20"/>
              </w:rPr>
            </w:pPr>
            <w:del w:id="5580" w:author="Mr Richard P Williams" w:date="2016-10-03T22:42:00Z">
              <w:r w:rsidRPr="00307A4C" w:rsidDel="008F7B0C">
                <w:rPr>
                  <w:rFonts w:cs="Open Sans"/>
                  <w:sz w:val="20"/>
                  <w:szCs w:val="20"/>
                </w:rPr>
                <w:delText>8</w:delText>
              </w:r>
            </w:del>
          </w:p>
        </w:tc>
        <w:tc>
          <w:tcPr>
            <w:tcW w:w="3900" w:type="dxa"/>
          </w:tcPr>
          <w:p w14:paraId="200784B0" w14:textId="77777777" w:rsidR="007142D6" w:rsidRPr="00307A4C" w:rsidDel="008F7B0C" w:rsidRDefault="007142D6" w:rsidP="00307A4C">
            <w:pPr>
              <w:rPr>
                <w:del w:id="5581" w:author="Mr Richard P Williams" w:date="2016-10-03T22:42:00Z"/>
                <w:rFonts w:cs="Open Sans"/>
                <w:sz w:val="20"/>
                <w:szCs w:val="20"/>
              </w:rPr>
            </w:pPr>
          </w:p>
        </w:tc>
      </w:tr>
      <w:tr w:rsidR="007142D6" w:rsidRPr="00307A4C" w:rsidDel="008F7B0C" w14:paraId="5D2A1D0C" w14:textId="77777777" w:rsidTr="007142D6">
        <w:trPr>
          <w:trHeight w:val="300"/>
          <w:del w:id="5582" w:author="Mr Richard P Williams" w:date="2016-10-03T22:42:00Z"/>
        </w:trPr>
        <w:tc>
          <w:tcPr>
            <w:tcW w:w="3320" w:type="dxa"/>
            <w:noWrap/>
            <w:hideMark/>
          </w:tcPr>
          <w:p w14:paraId="77CDED63" w14:textId="77777777" w:rsidR="007142D6" w:rsidRPr="00307A4C" w:rsidDel="008F7B0C" w:rsidRDefault="007142D6">
            <w:pPr>
              <w:rPr>
                <w:del w:id="5583" w:author="Mr Richard P Williams" w:date="2016-10-03T22:42:00Z"/>
                <w:rFonts w:cs="Open Sans"/>
                <w:sz w:val="20"/>
                <w:szCs w:val="20"/>
              </w:rPr>
            </w:pPr>
            <w:del w:id="5584" w:author="Mr Richard P Williams" w:date="2016-10-03T22:42:00Z">
              <w:r w:rsidRPr="00307A4C" w:rsidDel="008F7B0C">
                <w:rPr>
                  <w:rFonts w:cs="Open Sans"/>
                  <w:sz w:val="20"/>
                  <w:szCs w:val="20"/>
                </w:rPr>
                <w:delText>RetailMultiplier</w:delText>
              </w:r>
            </w:del>
          </w:p>
        </w:tc>
        <w:tc>
          <w:tcPr>
            <w:tcW w:w="960" w:type="dxa"/>
            <w:noWrap/>
            <w:hideMark/>
          </w:tcPr>
          <w:p w14:paraId="3218E102" w14:textId="77777777" w:rsidR="007142D6" w:rsidRPr="00307A4C" w:rsidDel="008F7B0C" w:rsidRDefault="007142D6">
            <w:pPr>
              <w:rPr>
                <w:del w:id="5585" w:author="Mr Richard P Williams" w:date="2016-10-03T22:42:00Z"/>
                <w:rFonts w:cs="Open Sans"/>
                <w:sz w:val="20"/>
                <w:szCs w:val="20"/>
              </w:rPr>
            </w:pPr>
            <w:del w:id="5586" w:author="Mr Richard P Williams" w:date="2016-10-03T22:42:00Z">
              <w:r w:rsidRPr="00307A4C" w:rsidDel="008F7B0C">
                <w:rPr>
                  <w:rFonts w:cs="Open Sans"/>
                  <w:sz w:val="20"/>
                  <w:szCs w:val="20"/>
                </w:rPr>
                <w:delText>int</w:delText>
              </w:r>
            </w:del>
          </w:p>
        </w:tc>
        <w:tc>
          <w:tcPr>
            <w:tcW w:w="1175" w:type="dxa"/>
            <w:noWrap/>
            <w:hideMark/>
          </w:tcPr>
          <w:p w14:paraId="7F7CCEE2" w14:textId="77777777" w:rsidR="007142D6" w:rsidRPr="00307A4C" w:rsidDel="008F7B0C" w:rsidRDefault="007142D6" w:rsidP="00307A4C">
            <w:pPr>
              <w:rPr>
                <w:del w:id="5587" w:author="Mr Richard P Williams" w:date="2016-10-03T22:42:00Z"/>
                <w:rFonts w:cs="Open Sans"/>
                <w:sz w:val="20"/>
                <w:szCs w:val="20"/>
              </w:rPr>
            </w:pPr>
            <w:del w:id="5588" w:author="Mr Richard P Williams" w:date="2016-10-03T22:42:00Z">
              <w:r w:rsidRPr="00307A4C" w:rsidDel="008F7B0C">
                <w:rPr>
                  <w:rFonts w:cs="Open Sans"/>
                  <w:sz w:val="20"/>
                  <w:szCs w:val="20"/>
                </w:rPr>
                <w:delText>4</w:delText>
              </w:r>
            </w:del>
          </w:p>
        </w:tc>
        <w:tc>
          <w:tcPr>
            <w:tcW w:w="3900" w:type="dxa"/>
          </w:tcPr>
          <w:p w14:paraId="7219A70A" w14:textId="77777777" w:rsidR="007142D6" w:rsidRPr="00307A4C" w:rsidDel="008F7B0C" w:rsidRDefault="007142D6" w:rsidP="00307A4C">
            <w:pPr>
              <w:rPr>
                <w:del w:id="5589" w:author="Mr Richard P Williams" w:date="2016-10-03T22:42:00Z"/>
                <w:rFonts w:cs="Open Sans"/>
                <w:sz w:val="20"/>
                <w:szCs w:val="20"/>
              </w:rPr>
            </w:pPr>
          </w:p>
        </w:tc>
      </w:tr>
      <w:tr w:rsidR="007142D6" w:rsidRPr="00307A4C" w:rsidDel="008F7B0C" w14:paraId="057265A8" w14:textId="77777777" w:rsidTr="007142D6">
        <w:trPr>
          <w:trHeight w:val="300"/>
          <w:del w:id="5590" w:author="Mr Richard P Williams" w:date="2016-10-03T22:42:00Z"/>
        </w:trPr>
        <w:tc>
          <w:tcPr>
            <w:tcW w:w="3320" w:type="dxa"/>
            <w:noWrap/>
            <w:hideMark/>
          </w:tcPr>
          <w:p w14:paraId="33A93D49" w14:textId="77777777" w:rsidR="007142D6" w:rsidRPr="00307A4C" w:rsidDel="008F7B0C" w:rsidRDefault="007142D6">
            <w:pPr>
              <w:rPr>
                <w:del w:id="5591" w:author="Mr Richard P Williams" w:date="2016-10-03T22:42:00Z"/>
                <w:rFonts w:cs="Open Sans"/>
                <w:sz w:val="20"/>
                <w:szCs w:val="20"/>
              </w:rPr>
            </w:pPr>
            <w:del w:id="5592" w:author="Mr Richard P Williams" w:date="2016-10-03T22:42:00Z">
              <w:r w:rsidRPr="00307A4C" w:rsidDel="008F7B0C">
                <w:rPr>
                  <w:rFonts w:cs="Open Sans"/>
                  <w:sz w:val="20"/>
                  <w:szCs w:val="20"/>
                </w:rPr>
                <w:delText>VendorDamageAllowance</w:delText>
              </w:r>
            </w:del>
          </w:p>
        </w:tc>
        <w:tc>
          <w:tcPr>
            <w:tcW w:w="960" w:type="dxa"/>
            <w:noWrap/>
            <w:hideMark/>
          </w:tcPr>
          <w:p w14:paraId="7EA0F0E2" w14:textId="77777777" w:rsidR="007142D6" w:rsidRPr="00307A4C" w:rsidDel="008F7B0C" w:rsidRDefault="007142D6">
            <w:pPr>
              <w:rPr>
                <w:del w:id="5593" w:author="Mr Richard P Williams" w:date="2016-10-03T22:42:00Z"/>
                <w:rFonts w:cs="Open Sans"/>
                <w:sz w:val="20"/>
                <w:szCs w:val="20"/>
              </w:rPr>
            </w:pPr>
            <w:del w:id="5594" w:author="Mr Richard P Williams" w:date="2016-10-03T22:42:00Z">
              <w:r w:rsidRPr="00307A4C" w:rsidDel="008F7B0C">
                <w:rPr>
                  <w:rFonts w:cs="Open Sans"/>
                  <w:sz w:val="20"/>
                  <w:szCs w:val="20"/>
                </w:rPr>
                <w:delText>decimal</w:delText>
              </w:r>
            </w:del>
          </w:p>
        </w:tc>
        <w:tc>
          <w:tcPr>
            <w:tcW w:w="1175" w:type="dxa"/>
            <w:noWrap/>
            <w:hideMark/>
          </w:tcPr>
          <w:p w14:paraId="7F46065C" w14:textId="77777777" w:rsidR="007142D6" w:rsidRPr="00307A4C" w:rsidDel="008F7B0C" w:rsidRDefault="007142D6" w:rsidP="00307A4C">
            <w:pPr>
              <w:rPr>
                <w:del w:id="5595" w:author="Mr Richard P Williams" w:date="2016-10-03T22:42:00Z"/>
                <w:rFonts w:cs="Open Sans"/>
                <w:sz w:val="20"/>
                <w:szCs w:val="20"/>
              </w:rPr>
            </w:pPr>
            <w:del w:id="5596" w:author="Mr Richard P Williams" w:date="2016-10-03T22:42:00Z">
              <w:r w:rsidRPr="00307A4C" w:rsidDel="008F7B0C">
                <w:rPr>
                  <w:rFonts w:cs="Open Sans"/>
                  <w:sz w:val="20"/>
                  <w:szCs w:val="20"/>
                </w:rPr>
                <w:delText>17</w:delText>
              </w:r>
            </w:del>
          </w:p>
        </w:tc>
        <w:tc>
          <w:tcPr>
            <w:tcW w:w="3900" w:type="dxa"/>
          </w:tcPr>
          <w:p w14:paraId="3C6EE5CB" w14:textId="77777777" w:rsidR="007142D6" w:rsidRPr="00307A4C" w:rsidDel="008F7B0C" w:rsidRDefault="007142D6" w:rsidP="00307A4C">
            <w:pPr>
              <w:rPr>
                <w:del w:id="5597" w:author="Mr Richard P Williams" w:date="2016-10-03T22:42:00Z"/>
                <w:rFonts w:cs="Open Sans"/>
                <w:sz w:val="20"/>
                <w:szCs w:val="20"/>
              </w:rPr>
            </w:pPr>
          </w:p>
        </w:tc>
      </w:tr>
      <w:tr w:rsidR="007142D6" w:rsidRPr="00307A4C" w:rsidDel="008F7B0C" w14:paraId="3D16D504" w14:textId="77777777" w:rsidTr="007142D6">
        <w:trPr>
          <w:trHeight w:val="300"/>
          <w:del w:id="5598" w:author="Mr Richard P Williams" w:date="2016-10-03T22:42:00Z"/>
        </w:trPr>
        <w:tc>
          <w:tcPr>
            <w:tcW w:w="3320" w:type="dxa"/>
            <w:noWrap/>
            <w:hideMark/>
          </w:tcPr>
          <w:p w14:paraId="10B28765" w14:textId="77777777" w:rsidR="007142D6" w:rsidRPr="00307A4C" w:rsidDel="008F7B0C" w:rsidRDefault="007142D6">
            <w:pPr>
              <w:rPr>
                <w:del w:id="5599" w:author="Mr Richard P Williams" w:date="2016-10-03T22:42:00Z"/>
                <w:rFonts w:cs="Open Sans"/>
                <w:sz w:val="20"/>
                <w:szCs w:val="20"/>
              </w:rPr>
            </w:pPr>
            <w:del w:id="5600" w:author="Mr Richard P Williams" w:date="2016-10-03T22:42:00Z">
              <w:r w:rsidRPr="00307A4C" w:rsidDel="008F7B0C">
                <w:rPr>
                  <w:rFonts w:cs="Open Sans"/>
                  <w:sz w:val="20"/>
                  <w:szCs w:val="20"/>
                </w:rPr>
                <w:delText>WarehouseDamageAllowance</w:delText>
              </w:r>
            </w:del>
          </w:p>
        </w:tc>
        <w:tc>
          <w:tcPr>
            <w:tcW w:w="960" w:type="dxa"/>
            <w:noWrap/>
            <w:hideMark/>
          </w:tcPr>
          <w:p w14:paraId="2C00EB5C" w14:textId="77777777" w:rsidR="007142D6" w:rsidRPr="00307A4C" w:rsidDel="008F7B0C" w:rsidRDefault="007142D6">
            <w:pPr>
              <w:rPr>
                <w:del w:id="5601" w:author="Mr Richard P Williams" w:date="2016-10-03T22:42:00Z"/>
                <w:rFonts w:cs="Open Sans"/>
                <w:sz w:val="20"/>
                <w:szCs w:val="20"/>
              </w:rPr>
            </w:pPr>
            <w:del w:id="5602" w:author="Mr Richard P Williams" w:date="2016-10-03T22:42:00Z">
              <w:r w:rsidRPr="00307A4C" w:rsidDel="008F7B0C">
                <w:rPr>
                  <w:rFonts w:cs="Open Sans"/>
                  <w:sz w:val="20"/>
                  <w:szCs w:val="20"/>
                </w:rPr>
                <w:delText>decimal</w:delText>
              </w:r>
            </w:del>
          </w:p>
        </w:tc>
        <w:tc>
          <w:tcPr>
            <w:tcW w:w="1175" w:type="dxa"/>
            <w:noWrap/>
            <w:hideMark/>
          </w:tcPr>
          <w:p w14:paraId="3A51EEB5" w14:textId="77777777" w:rsidR="007142D6" w:rsidRPr="00307A4C" w:rsidDel="008F7B0C" w:rsidRDefault="007142D6" w:rsidP="00307A4C">
            <w:pPr>
              <w:rPr>
                <w:del w:id="5603" w:author="Mr Richard P Williams" w:date="2016-10-03T22:42:00Z"/>
                <w:rFonts w:cs="Open Sans"/>
                <w:sz w:val="20"/>
                <w:szCs w:val="20"/>
              </w:rPr>
            </w:pPr>
            <w:del w:id="5604" w:author="Mr Richard P Williams" w:date="2016-10-03T22:42:00Z">
              <w:r w:rsidRPr="00307A4C" w:rsidDel="008F7B0C">
                <w:rPr>
                  <w:rFonts w:cs="Open Sans"/>
                  <w:sz w:val="20"/>
                  <w:szCs w:val="20"/>
                </w:rPr>
                <w:delText>17</w:delText>
              </w:r>
            </w:del>
          </w:p>
        </w:tc>
        <w:tc>
          <w:tcPr>
            <w:tcW w:w="3900" w:type="dxa"/>
          </w:tcPr>
          <w:p w14:paraId="743F57C3" w14:textId="77777777" w:rsidR="007142D6" w:rsidRPr="00307A4C" w:rsidDel="008F7B0C" w:rsidRDefault="007142D6" w:rsidP="00307A4C">
            <w:pPr>
              <w:rPr>
                <w:del w:id="5605" w:author="Mr Richard P Williams" w:date="2016-10-03T22:42:00Z"/>
                <w:rFonts w:cs="Open Sans"/>
                <w:sz w:val="20"/>
                <w:szCs w:val="20"/>
              </w:rPr>
            </w:pPr>
          </w:p>
        </w:tc>
      </w:tr>
      <w:tr w:rsidR="007142D6" w:rsidRPr="00307A4C" w:rsidDel="008F7B0C" w14:paraId="46E1BCF9" w14:textId="77777777" w:rsidTr="007142D6">
        <w:trPr>
          <w:trHeight w:val="300"/>
          <w:del w:id="5606" w:author="Mr Richard P Williams" w:date="2016-10-03T22:42:00Z"/>
        </w:trPr>
        <w:tc>
          <w:tcPr>
            <w:tcW w:w="3320" w:type="dxa"/>
            <w:noWrap/>
            <w:hideMark/>
          </w:tcPr>
          <w:p w14:paraId="2FF6D9FD" w14:textId="77777777" w:rsidR="007142D6" w:rsidRPr="00307A4C" w:rsidDel="008F7B0C" w:rsidRDefault="007142D6">
            <w:pPr>
              <w:rPr>
                <w:del w:id="5607" w:author="Mr Richard P Williams" w:date="2016-10-03T22:42:00Z"/>
                <w:rFonts w:cs="Open Sans"/>
                <w:sz w:val="20"/>
                <w:szCs w:val="20"/>
              </w:rPr>
            </w:pPr>
            <w:del w:id="5608" w:author="Mr Richard P Williams" w:date="2016-10-03T22:42:00Z">
              <w:r w:rsidRPr="00307A4C" w:rsidDel="008F7B0C">
                <w:rPr>
                  <w:rFonts w:cs="Open Sans"/>
                  <w:sz w:val="20"/>
                  <w:szCs w:val="20"/>
                </w:rPr>
                <w:delText>WarehouseDamageAllowanceAmount</w:delText>
              </w:r>
            </w:del>
          </w:p>
        </w:tc>
        <w:tc>
          <w:tcPr>
            <w:tcW w:w="960" w:type="dxa"/>
            <w:noWrap/>
            <w:hideMark/>
          </w:tcPr>
          <w:p w14:paraId="2C158917" w14:textId="77777777" w:rsidR="007142D6" w:rsidRPr="00307A4C" w:rsidDel="008F7B0C" w:rsidRDefault="007142D6">
            <w:pPr>
              <w:rPr>
                <w:del w:id="5609" w:author="Mr Richard P Williams" w:date="2016-10-03T22:42:00Z"/>
                <w:rFonts w:cs="Open Sans"/>
                <w:sz w:val="20"/>
                <w:szCs w:val="20"/>
              </w:rPr>
            </w:pPr>
            <w:del w:id="5610" w:author="Mr Richard P Williams" w:date="2016-10-03T22:42:00Z">
              <w:r w:rsidRPr="00307A4C" w:rsidDel="008F7B0C">
                <w:rPr>
                  <w:rFonts w:cs="Open Sans"/>
                  <w:sz w:val="20"/>
                  <w:szCs w:val="20"/>
                </w:rPr>
                <w:delText>decimal</w:delText>
              </w:r>
            </w:del>
          </w:p>
        </w:tc>
        <w:tc>
          <w:tcPr>
            <w:tcW w:w="1175" w:type="dxa"/>
            <w:noWrap/>
            <w:hideMark/>
          </w:tcPr>
          <w:p w14:paraId="51390A73" w14:textId="77777777" w:rsidR="007142D6" w:rsidRPr="00307A4C" w:rsidDel="008F7B0C" w:rsidRDefault="007142D6" w:rsidP="00307A4C">
            <w:pPr>
              <w:rPr>
                <w:del w:id="5611" w:author="Mr Richard P Williams" w:date="2016-10-03T22:42:00Z"/>
                <w:rFonts w:cs="Open Sans"/>
                <w:sz w:val="20"/>
                <w:szCs w:val="20"/>
              </w:rPr>
            </w:pPr>
            <w:del w:id="5612" w:author="Mr Richard P Williams" w:date="2016-10-03T22:42:00Z">
              <w:r w:rsidRPr="00307A4C" w:rsidDel="008F7B0C">
                <w:rPr>
                  <w:rFonts w:cs="Open Sans"/>
                  <w:sz w:val="20"/>
                  <w:szCs w:val="20"/>
                </w:rPr>
                <w:delText>17</w:delText>
              </w:r>
            </w:del>
          </w:p>
        </w:tc>
        <w:tc>
          <w:tcPr>
            <w:tcW w:w="3900" w:type="dxa"/>
          </w:tcPr>
          <w:p w14:paraId="1452C87A" w14:textId="77777777" w:rsidR="007142D6" w:rsidRPr="00307A4C" w:rsidDel="008F7B0C" w:rsidRDefault="007142D6" w:rsidP="00307A4C">
            <w:pPr>
              <w:rPr>
                <w:del w:id="5613" w:author="Mr Richard P Williams" w:date="2016-10-03T22:42:00Z"/>
                <w:rFonts w:cs="Open Sans"/>
                <w:sz w:val="20"/>
                <w:szCs w:val="20"/>
              </w:rPr>
            </w:pPr>
          </w:p>
        </w:tc>
      </w:tr>
      <w:tr w:rsidR="007142D6" w:rsidRPr="00307A4C" w:rsidDel="008F7B0C" w14:paraId="576A44E4" w14:textId="77777777" w:rsidTr="007142D6">
        <w:trPr>
          <w:trHeight w:val="300"/>
          <w:del w:id="5614" w:author="Mr Richard P Williams" w:date="2016-10-03T22:42:00Z"/>
        </w:trPr>
        <w:tc>
          <w:tcPr>
            <w:tcW w:w="3320" w:type="dxa"/>
            <w:noWrap/>
            <w:hideMark/>
          </w:tcPr>
          <w:p w14:paraId="5D1B6F54" w14:textId="77777777" w:rsidR="007142D6" w:rsidRPr="00307A4C" w:rsidDel="008F7B0C" w:rsidRDefault="007142D6">
            <w:pPr>
              <w:rPr>
                <w:del w:id="5615" w:author="Mr Richard P Williams" w:date="2016-10-03T22:42:00Z"/>
                <w:rFonts w:cs="Open Sans"/>
                <w:sz w:val="20"/>
                <w:szCs w:val="20"/>
              </w:rPr>
            </w:pPr>
            <w:del w:id="5616" w:author="Mr Richard P Williams" w:date="2016-10-03T22:42:00Z">
              <w:r w:rsidRPr="00307A4C" w:rsidDel="008F7B0C">
                <w:rPr>
                  <w:rFonts w:cs="Open Sans"/>
                  <w:sz w:val="20"/>
                  <w:szCs w:val="20"/>
                </w:rPr>
                <w:delText>ExternalRefID</w:delText>
              </w:r>
            </w:del>
          </w:p>
        </w:tc>
        <w:tc>
          <w:tcPr>
            <w:tcW w:w="960" w:type="dxa"/>
            <w:noWrap/>
            <w:hideMark/>
          </w:tcPr>
          <w:p w14:paraId="008ABF50" w14:textId="77777777" w:rsidR="007142D6" w:rsidRPr="00307A4C" w:rsidDel="008F7B0C" w:rsidRDefault="007142D6">
            <w:pPr>
              <w:rPr>
                <w:del w:id="5617" w:author="Mr Richard P Williams" w:date="2016-10-03T22:42:00Z"/>
                <w:rFonts w:cs="Open Sans"/>
                <w:sz w:val="20"/>
                <w:szCs w:val="20"/>
              </w:rPr>
            </w:pPr>
            <w:del w:id="5618" w:author="Mr Richard P Williams" w:date="2016-10-03T22:42:00Z">
              <w:r w:rsidRPr="00307A4C" w:rsidDel="008F7B0C">
                <w:rPr>
                  <w:rFonts w:cs="Open Sans"/>
                  <w:sz w:val="20"/>
                  <w:szCs w:val="20"/>
                </w:rPr>
                <w:delText>nvarchar</w:delText>
              </w:r>
            </w:del>
          </w:p>
        </w:tc>
        <w:tc>
          <w:tcPr>
            <w:tcW w:w="1175" w:type="dxa"/>
            <w:noWrap/>
            <w:hideMark/>
          </w:tcPr>
          <w:p w14:paraId="65DA12B6" w14:textId="77777777" w:rsidR="007142D6" w:rsidRPr="00307A4C" w:rsidDel="008F7B0C" w:rsidRDefault="007142D6" w:rsidP="00307A4C">
            <w:pPr>
              <w:rPr>
                <w:del w:id="5619" w:author="Mr Richard P Williams" w:date="2016-10-03T22:42:00Z"/>
                <w:rFonts w:cs="Open Sans"/>
                <w:sz w:val="20"/>
                <w:szCs w:val="20"/>
              </w:rPr>
            </w:pPr>
            <w:del w:id="5620" w:author="Mr Richard P Williams" w:date="2016-10-03T22:42:00Z">
              <w:r w:rsidRPr="00307A4C" w:rsidDel="008F7B0C">
                <w:rPr>
                  <w:rFonts w:cs="Open Sans"/>
                  <w:sz w:val="20"/>
                  <w:szCs w:val="20"/>
                </w:rPr>
                <w:delText>8000</w:delText>
              </w:r>
            </w:del>
          </w:p>
        </w:tc>
        <w:tc>
          <w:tcPr>
            <w:tcW w:w="3900" w:type="dxa"/>
          </w:tcPr>
          <w:p w14:paraId="7A0CC83A" w14:textId="77777777" w:rsidR="007142D6" w:rsidRPr="00307A4C" w:rsidDel="008F7B0C" w:rsidRDefault="007142D6" w:rsidP="00307A4C">
            <w:pPr>
              <w:rPr>
                <w:del w:id="5621" w:author="Mr Richard P Williams" w:date="2016-10-03T22:42:00Z"/>
                <w:rFonts w:cs="Open Sans"/>
                <w:sz w:val="20"/>
                <w:szCs w:val="20"/>
              </w:rPr>
            </w:pPr>
          </w:p>
        </w:tc>
      </w:tr>
      <w:tr w:rsidR="007142D6" w:rsidRPr="00307A4C" w:rsidDel="008F7B0C" w14:paraId="71EDC3A0" w14:textId="77777777" w:rsidTr="007142D6">
        <w:trPr>
          <w:trHeight w:val="300"/>
          <w:del w:id="5622" w:author="Mr Richard P Williams" w:date="2016-10-03T22:42:00Z"/>
        </w:trPr>
        <w:tc>
          <w:tcPr>
            <w:tcW w:w="3320" w:type="dxa"/>
            <w:noWrap/>
            <w:hideMark/>
          </w:tcPr>
          <w:p w14:paraId="22E1C75B" w14:textId="77777777" w:rsidR="007142D6" w:rsidRPr="00307A4C" w:rsidDel="008F7B0C" w:rsidRDefault="007142D6">
            <w:pPr>
              <w:rPr>
                <w:del w:id="5623" w:author="Mr Richard P Williams" w:date="2016-10-03T22:42:00Z"/>
                <w:rFonts w:cs="Open Sans"/>
                <w:sz w:val="20"/>
                <w:szCs w:val="20"/>
              </w:rPr>
            </w:pPr>
            <w:del w:id="5624" w:author="Mr Richard P Williams" w:date="2016-10-03T22:42:00Z">
              <w:r w:rsidRPr="00307A4C" w:rsidDel="008F7B0C">
                <w:rPr>
                  <w:rFonts w:cs="Open Sans"/>
                  <w:sz w:val="20"/>
                  <w:szCs w:val="20"/>
                </w:rPr>
                <w:delText>Line</w:delText>
              </w:r>
            </w:del>
          </w:p>
        </w:tc>
        <w:tc>
          <w:tcPr>
            <w:tcW w:w="960" w:type="dxa"/>
            <w:noWrap/>
            <w:hideMark/>
          </w:tcPr>
          <w:p w14:paraId="4AA9B072" w14:textId="77777777" w:rsidR="007142D6" w:rsidRPr="00307A4C" w:rsidDel="008F7B0C" w:rsidRDefault="007142D6">
            <w:pPr>
              <w:rPr>
                <w:del w:id="5625" w:author="Mr Richard P Williams" w:date="2016-10-03T22:42:00Z"/>
                <w:rFonts w:cs="Open Sans"/>
                <w:sz w:val="20"/>
                <w:szCs w:val="20"/>
              </w:rPr>
            </w:pPr>
            <w:del w:id="5626" w:author="Mr Richard P Williams" w:date="2016-10-03T22:42:00Z">
              <w:r w:rsidRPr="00307A4C" w:rsidDel="008F7B0C">
                <w:rPr>
                  <w:rFonts w:cs="Open Sans"/>
                  <w:sz w:val="20"/>
                  <w:szCs w:val="20"/>
                </w:rPr>
                <w:delText>nvarchar</w:delText>
              </w:r>
            </w:del>
          </w:p>
        </w:tc>
        <w:tc>
          <w:tcPr>
            <w:tcW w:w="1175" w:type="dxa"/>
            <w:noWrap/>
            <w:hideMark/>
          </w:tcPr>
          <w:p w14:paraId="6AE2DCB4" w14:textId="77777777" w:rsidR="007142D6" w:rsidRPr="00307A4C" w:rsidDel="008F7B0C" w:rsidRDefault="007142D6" w:rsidP="00307A4C">
            <w:pPr>
              <w:rPr>
                <w:del w:id="5627" w:author="Mr Richard P Williams" w:date="2016-10-03T22:42:00Z"/>
                <w:rFonts w:cs="Open Sans"/>
                <w:sz w:val="20"/>
                <w:szCs w:val="20"/>
              </w:rPr>
            </w:pPr>
            <w:del w:id="5628" w:author="Mr Richard P Williams" w:date="2016-10-03T22:42:00Z">
              <w:r w:rsidRPr="00307A4C" w:rsidDel="008F7B0C">
                <w:rPr>
                  <w:rFonts w:cs="Open Sans"/>
                  <w:sz w:val="20"/>
                  <w:szCs w:val="20"/>
                </w:rPr>
                <w:delText>8000</w:delText>
              </w:r>
            </w:del>
          </w:p>
        </w:tc>
        <w:tc>
          <w:tcPr>
            <w:tcW w:w="3900" w:type="dxa"/>
          </w:tcPr>
          <w:p w14:paraId="1C39D6AF" w14:textId="77777777" w:rsidR="007142D6" w:rsidRPr="00307A4C" w:rsidDel="008F7B0C" w:rsidRDefault="007142D6" w:rsidP="00307A4C">
            <w:pPr>
              <w:rPr>
                <w:del w:id="5629" w:author="Mr Richard P Williams" w:date="2016-10-03T22:42:00Z"/>
                <w:rFonts w:cs="Open Sans"/>
                <w:sz w:val="20"/>
                <w:szCs w:val="20"/>
              </w:rPr>
            </w:pPr>
          </w:p>
        </w:tc>
      </w:tr>
      <w:tr w:rsidR="007142D6" w:rsidRPr="00307A4C" w:rsidDel="008F7B0C" w14:paraId="397535C2" w14:textId="77777777" w:rsidTr="007142D6">
        <w:trPr>
          <w:trHeight w:val="300"/>
          <w:del w:id="5630" w:author="Mr Richard P Williams" w:date="2016-10-03T22:42:00Z"/>
        </w:trPr>
        <w:tc>
          <w:tcPr>
            <w:tcW w:w="3320" w:type="dxa"/>
            <w:noWrap/>
            <w:hideMark/>
          </w:tcPr>
          <w:p w14:paraId="4976B8FA" w14:textId="77777777" w:rsidR="007142D6" w:rsidRPr="00307A4C" w:rsidDel="008F7B0C" w:rsidRDefault="007142D6">
            <w:pPr>
              <w:rPr>
                <w:del w:id="5631" w:author="Mr Richard P Williams" w:date="2016-10-03T22:42:00Z"/>
                <w:rFonts w:cs="Open Sans"/>
                <w:sz w:val="20"/>
                <w:szCs w:val="20"/>
              </w:rPr>
            </w:pPr>
            <w:del w:id="5632" w:author="Mr Richard P Williams" w:date="2016-10-03T22:42:00Z">
              <w:r w:rsidRPr="00307A4C" w:rsidDel="008F7B0C">
                <w:rPr>
                  <w:rFonts w:cs="Open Sans"/>
                  <w:sz w:val="20"/>
                  <w:szCs w:val="20"/>
                </w:rPr>
                <w:delText>ReceivingAssociate</w:delText>
              </w:r>
            </w:del>
          </w:p>
        </w:tc>
        <w:tc>
          <w:tcPr>
            <w:tcW w:w="960" w:type="dxa"/>
            <w:noWrap/>
            <w:hideMark/>
          </w:tcPr>
          <w:p w14:paraId="6AA31F5E" w14:textId="77777777" w:rsidR="007142D6" w:rsidRPr="00307A4C" w:rsidDel="008F7B0C" w:rsidRDefault="007142D6">
            <w:pPr>
              <w:rPr>
                <w:del w:id="5633" w:author="Mr Richard P Williams" w:date="2016-10-03T22:42:00Z"/>
                <w:rFonts w:cs="Open Sans"/>
                <w:sz w:val="20"/>
                <w:szCs w:val="20"/>
              </w:rPr>
            </w:pPr>
            <w:del w:id="5634" w:author="Mr Richard P Williams" w:date="2016-10-03T22:42:00Z">
              <w:r w:rsidRPr="00307A4C" w:rsidDel="008F7B0C">
                <w:rPr>
                  <w:rFonts w:cs="Open Sans"/>
                  <w:sz w:val="20"/>
                  <w:szCs w:val="20"/>
                </w:rPr>
                <w:delText>nvarchar</w:delText>
              </w:r>
            </w:del>
          </w:p>
        </w:tc>
        <w:tc>
          <w:tcPr>
            <w:tcW w:w="1175" w:type="dxa"/>
            <w:noWrap/>
            <w:hideMark/>
          </w:tcPr>
          <w:p w14:paraId="0EF73D1B" w14:textId="77777777" w:rsidR="007142D6" w:rsidRPr="00307A4C" w:rsidDel="008F7B0C" w:rsidRDefault="007142D6" w:rsidP="00307A4C">
            <w:pPr>
              <w:rPr>
                <w:del w:id="5635" w:author="Mr Richard P Williams" w:date="2016-10-03T22:42:00Z"/>
                <w:rFonts w:cs="Open Sans"/>
                <w:sz w:val="20"/>
                <w:szCs w:val="20"/>
              </w:rPr>
            </w:pPr>
            <w:del w:id="5636" w:author="Mr Richard P Williams" w:date="2016-10-03T22:42:00Z">
              <w:r w:rsidRPr="00307A4C" w:rsidDel="008F7B0C">
                <w:rPr>
                  <w:rFonts w:cs="Open Sans"/>
                  <w:sz w:val="20"/>
                  <w:szCs w:val="20"/>
                </w:rPr>
                <w:delText>8000</w:delText>
              </w:r>
            </w:del>
          </w:p>
        </w:tc>
        <w:tc>
          <w:tcPr>
            <w:tcW w:w="3900" w:type="dxa"/>
          </w:tcPr>
          <w:p w14:paraId="3DEFF420" w14:textId="77777777" w:rsidR="007142D6" w:rsidRPr="00307A4C" w:rsidDel="008F7B0C" w:rsidRDefault="007142D6" w:rsidP="00307A4C">
            <w:pPr>
              <w:rPr>
                <w:del w:id="5637" w:author="Mr Richard P Williams" w:date="2016-10-03T22:42:00Z"/>
                <w:rFonts w:cs="Open Sans"/>
                <w:sz w:val="20"/>
                <w:szCs w:val="20"/>
              </w:rPr>
            </w:pPr>
          </w:p>
        </w:tc>
      </w:tr>
      <w:tr w:rsidR="007142D6" w:rsidRPr="00307A4C" w:rsidDel="008F7B0C" w14:paraId="75B79FC7" w14:textId="77777777" w:rsidTr="007142D6">
        <w:trPr>
          <w:trHeight w:val="300"/>
          <w:del w:id="5638" w:author="Mr Richard P Williams" w:date="2016-10-03T22:42:00Z"/>
        </w:trPr>
        <w:tc>
          <w:tcPr>
            <w:tcW w:w="3320" w:type="dxa"/>
            <w:noWrap/>
            <w:hideMark/>
          </w:tcPr>
          <w:p w14:paraId="609C2DEA" w14:textId="77777777" w:rsidR="007142D6" w:rsidRPr="00307A4C" w:rsidDel="008F7B0C" w:rsidRDefault="007142D6">
            <w:pPr>
              <w:rPr>
                <w:del w:id="5639" w:author="Mr Richard P Williams" w:date="2016-10-03T22:42:00Z"/>
                <w:rFonts w:cs="Open Sans"/>
                <w:sz w:val="20"/>
                <w:szCs w:val="20"/>
              </w:rPr>
            </w:pPr>
            <w:del w:id="5640" w:author="Mr Richard P Williams" w:date="2016-10-03T22:42:00Z">
              <w:r w:rsidRPr="00307A4C" w:rsidDel="008F7B0C">
                <w:rPr>
                  <w:rFonts w:cs="Open Sans"/>
                  <w:sz w:val="20"/>
                  <w:szCs w:val="20"/>
                </w:rPr>
                <w:delText>AssociateModified</w:delText>
              </w:r>
            </w:del>
          </w:p>
        </w:tc>
        <w:tc>
          <w:tcPr>
            <w:tcW w:w="960" w:type="dxa"/>
            <w:noWrap/>
            <w:hideMark/>
          </w:tcPr>
          <w:p w14:paraId="629A4D10" w14:textId="77777777" w:rsidR="007142D6" w:rsidRPr="00307A4C" w:rsidDel="008F7B0C" w:rsidRDefault="007142D6">
            <w:pPr>
              <w:rPr>
                <w:del w:id="5641" w:author="Mr Richard P Williams" w:date="2016-10-03T22:42:00Z"/>
                <w:rFonts w:cs="Open Sans"/>
                <w:sz w:val="20"/>
                <w:szCs w:val="20"/>
              </w:rPr>
            </w:pPr>
            <w:del w:id="5642" w:author="Mr Richard P Williams" w:date="2016-10-03T22:42:00Z">
              <w:r w:rsidRPr="00307A4C" w:rsidDel="008F7B0C">
                <w:rPr>
                  <w:rFonts w:cs="Open Sans"/>
                  <w:sz w:val="20"/>
                  <w:szCs w:val="20"/>
                </w:rPr>
                <w:delText>nvarchar</w:delText>
              </w:r>
            </w:del>
          </w:p>
        </w:tc>
        <w:tc>
          <w:tcPr>
            <w:tcW w:w="1175" w:type="dxa"/>
            <w:noWrap/>
            <w:hideMark/>
          </w:tcPr>
          <w:p w14:paraId="548B3D99" w14:textId="77777777" w:rsidR="007142D6" w:rsidRPr="00307A4C" w:rsidDel="008F7B0C" w:rsidRDefault="007142D6" w:rsidP="00307A4C">
            <w:pPr>
              <w:rPr>
                <w:del w:id="5643" w:author="Mr Richard P Williams" w:date="2016-10-03T22:42:00Z"/>
                <w:rFonts w:cs="Open Sans"/>
                <w:sz w:val="20"/>
                <w:szCs w:val="20"/>
              </w:rPr>
            </w:pPr>
            <w:del w:id="5644" w:author="Mr Richard P Williams" w:date="2016-10-03T22:42:00Z">
              <w:r w:rsidRPr="00307A4C" w:rsidDel="008F7B0C">
                <w:rPr>
                  <w:rFonts w:cs="Open Sans"/>
                  <w:sz w:val="20"/>
                  <w:szCs w:val="20"/>
                </w:rPr>
                <w:delText>8000</w:delText>
              </w:r>
            </w:del>
          </w:p>
        </w:tc>
        <w:tc>
          <w:tcPr>
            <w:tcW w:w="3900" w:type="dxa"/>
          </w:tcPr>
          <w:p w14:paraId="7CC6E7CD" w14:textId="77777777" w:rsidR="007142D6" w:rsidRPr="00307A4C" w:rsidDel="008F7B0C" w:rsidRDefault="007142D6" w:rsidP="00307A4C">
            <w:pPr>
              <w:rPr>
                <w:del w:id="5645" w:author="Mr Richard P Williams" w:date="2016-10-03T22:42:00Z"/>
                <w:rFonts w:cs="Open Sans"/>
                <w:sz w:val="20"/>
                <w:szCs w:val="20"/>
              </w:rPr>
            </w:pPr>
          </w:p>
        </w:tc>
      </w:tr>
      <w:tr w:rsidR="007142D6" w:rsidRPr="00307A4C" w:rsidDel="008F7B0C" w14:paraId="3654D858" w14:textId="77777777" w:rsidTr="007142D6">
        <w:trPr>
          <w:trHeight w:val="300"/>
          <w:del w:id="5646" w:author="Mr Richard P Williams" w:date="2016-10-03T22:42:00Z"/>
        </w:trPr>
        <w:tc>
          <w:tcPr>
            <w:tcW w:w="3320" w:type="dxa"/>
            <w:noWrap/>
            <w:hideMark/>
          </w:tcPr>
          <w:p w14:paraId="20797C52" w14:textId="77777777" w:rsidR="007142D6" w:rsidRPr="00307A4C" w:rsidDel="008F7B0C" w:rsidRDefault="007142D6">
            <w:pPr>
              <w:rPr>
                <w:del w:id="5647" w:author="Mr Richard P Williams" w:date="2016-10-03T22:42:00Z"/>
                <w:rFonts w:cs="Open Sans"/>
                <w:sz w:val="20"/>
                <w:szCs w:val="20"/>
              </w:rPr>
            </w:pPr>
            <w:del w:id="5648" w:author="Mr Richard P Williams" w:date="2016-10-03T22:42:00Z">
              <w:r w:rsidRPr="00307A4C" w:rsidDel="008F7B0C">
                <w:rPr>
                  <w:rFonts w:cs="Open Sans"/>
                  <w:sz w:val="20"/>
                  <w:szCs w:val="20"/>
                </w:rPr>
                <w:delText>LastUpdated</w:delText>
              </w:r>
            </w:del>
          </w:p>
        </w:tc>
        <w:tc>
          <w:tcPr>
            <w:tcW w:w="960" w:type="dxa"/>
            <w:noWrap/>
            <w:hideMark/>
          </w:tcPr>
          <w:p w14:paraId="6FA32656" w14:textId="77777777" w:rsidR="007142D6" w:rsidRPr="00307A4C" w:rsidDel="008F7B0C" w:rsidRDefault="007142D6">
            <w:pPr>
              <w:rPr>
                <w:del w:id="5649" w:author="Mr Richard P Williams" w:date="2016-10-03T22:42:00Z"/>
                <w:rFonts w:cs="Open Sans"/>
                <w:sz w:val="20"/>
                <w:szCs w:val="20"/>
              </w:rPr>
            </w:pPr>
            <w:del w:id="5650" w:author="Mr Richard P Williams" w:date="2016-10-03T22:42:00Z">
              <w:r w:rsidRPr="00307A4C" w:rsidDel="008F7B0C">
                <w:rPr>
                  <w:rFonts w:cs="Open Sans"/>
                  <w:sz w:val="20"/>
                  <w:szCs w:val="20"/>
                </w:rPr>
                <w:delText>datetime</w:delText>
              </w:r>
            </w:del>
          </w:p>
        </w:tc>
        <w:tc>
          <w:tcPr>
            <w:tcW w:w="1175" w:type="dxa"/>
            <w:noWrap/>
            <w:hideMark/>
          </w:tcPr>
          <w:p w14:paraId="61029532" w14:textId="77777777" w:rsidR="007142D6" w:rsidRPr="00307A4C" w:rsidDel="008F7B0C" w:rsidRDefault="007142D6" w:rsidP="00307A4C">
            <w:pPr>
              <w:rPr>
                <w:del w:id="5651" w:author="Mr Richard P Williams" w:date="2016-10-03T22:42:00Z"/>
                <w:rFonts w:cs="Open Sans"/>
                <w:sz w:val="20"/>
                <w:szCs w:val="20"/>
              </w:rPr>
            </w:pPr>
            <w:del w:id="5652" w:author="Mr Richard P Williams" w:date="2016-10-03T22:42:00Z">
              <w:r w:rsidRPr="00307A4C" w:rsidDel="008F7B0C">
                <w:rPr>
                  <w:rFonts w:cs="Open Sans"/>
                  <w:sz w:val="20"/>
                  <w:szCs w:val="20"/>
                </w:rPr>
                <w:delText>8</w:delText>
              </w:r>
            </w:del>
          </w:p>
        </w:tc>
        <w:tc>
          <w:tcPr>
            <w:tcW w:w="3900" w:type="dxa"/>
          </w:tcPr>
          <w:p w14:paraId="3B2284FE" w14:textId="77777777" w:rsidR="007142D6" w:rsidRPr="00307A4C" w:rsidDel="008F7B0C" w:rsidRDefault="007142D6" w:rsidP="00307A4C">
            <w:pPr>
              <w:rPr>
                <w:del w:id="5653" w:author="Mr Richard P Williams" w:date="2016-10-03T22:42:00Z"/>
                <w:rFonts w:cs="Open Sans"/>
                <w:sz w:val="20"/>
                <w:szCs w:val="20"/>
              </w:rPr>
            </w:pPr>
          </w:p>
        </w:tc>
      </w:tr>
      <w:tr w:rsidR="007142D6" w:rsidRPr="00307A4C" w:rsidDel="008F7B0C" w14:paraId="0AFEC20F" w14:textId="77777777" w:rsidTr="007142D6">
        <w:trPr>
          <w:trHeight w:val="300"/>
          <w:del w:id="5654" w:author="Mr Richard P Williams" w:date="2016-10-03T22:42:00Z"/>
        </w:trPr>
        <w:tc>
          <w:tcPr>
            <w:tcW w:w="3320" w:type="dxa"/>
            <w:noWrap/>
            <w:hideMark/>
          </w:tcPr>
          <w:p w14:paraId="6FFC7A2A" w14:textId="77777777" w:rsidR="007142D6" w:rsidRPr="00307A4C" w:rsidDel="008F7B0C" w:rsidRDefault="007142D6">
            <w:pPr>
              <w:rPr>
                <w:del w:id="5655" w:author="Mr Richard P Williams" w:date="2016-10-03T22:42:00Z"/>
                <w:rFonts w:cs="Open Sans"/>
                <w:sz w:val="20"/>
                <w:szCs w:val="20"/>
              </w:rPr>
            </w:pPr>
            <w:del w:id="5656" w:author="Mr Richard P Williams" w:date="2016-10-03T22:42:00Z">
              <w:r w:rsidRPr="00307A4C" w:rsidDel="008F7B0C">
                <w:rPr>
                  <w:rFonts w:cs="Open Sans"/>
                  <w:sz w:val="20"/>
                  <w:szCs w:val="20"/>
                </w:rPr>
                <w:delText>CreationDate</w:delText>
              </w:r>
            </w:del>
          </w:p>
        </w:tc>
        <w:tc>
          <w:tcPr>
            <w:tcW w:w="960" w:type="dxa"/>
            <w:noWrap/>
            <w:hideMark/>
          </w:tcPr>
          <w:p w14:paraId="43E78110" w14:textId="77777777" w:rsidR="007142D6" w:rsidRPr="00307A4C" w:rsidDel="008F7B0C" w:rsidRDefault="007142D6">
            <w:pPr>
              <w:rPr>
                <w:del w:id="5657" w:author="Mr Richard P Williams" w:date="2016-10-03T22:42:00Z"/>
                <w:rFonts w:cs="Open Sans"/>
                <w:sz w:val="20"/>
                <w:szCs w:val="20"/>
              </w:rPr>
            </w:pPr>
            <w:del w:id="5658" w:author="Mr Richard P Williams" w:date="2016-10-03T22:42:00Z">
              <w:r w:rsidRPr="00307A4C" w:rsidDel="008F7B0C">
                <w:rPr>
                  <w:rFonts w:cs="Open Sans"/>
                  <w:sz w:val="20"/>
                  <w:szCs w:val="20"/>
                </w:rPr>
                <w:delText>datetime</w:delText>
              </w:r>
            </w:del>
          </w:p>
        </w:tc>
        <w:tc>
          <w:tcPr>
            <w:tcW w:w="1175" w:type="dxa"/>
            <w:noWrap/>
            <w:hideMark/>
          </w:tcPr>
          <w:p w14:paraId="234F1A8E" w14:textId="77777777" w:rsidR="007142D6" w:rsidRPr="00307A4C" w:rsidDel="008F7B0C" w:rsidRDefault="007142D6" w:rsidP="00307A4C">
            <w:pPr>
              <w:rPr>
                <w:del w:id="5659" w:author="Mr Richard P Williams" w:date="2016-10-03T22:42:00Z"/>
                <w:rFonts w:cs="Open Sans"/>
                <w:sz w:val="20"/>
                <w:szCs w:val="20"/>
              </w:rPr>
            </w:pPr>
            <w:del w:id="5660" w:author="Mr Richard P Williams" w:date="2016-10-03T22:42:00Z">
              <w:r w:rsidRPr="00307A4C" w:rsidDel="008F7B0C">
                <w:rPr>
                  <w:rFonts w:cs="Open Sans"/>
                  <w:sz w:val="20"/>
                  <w:szCs w:val="20"/>
                </w:rPr>
                <w:delText>8</w:delText>
              </w:r>
            </w:del>
          </w:p>
        </w:tc>
        <w:tc>
          <w:tcPr>
            <w:tcW w:w="3900" w:type="dxa"/>
          </w:tcPr>
          <w:p w14:paraId="2CBA87F6" w14:textId="77777777" w:rsidR="007142D6" w:rsidRPr="00307A4C" w:rsidDel="008F7B0C" w:rsidRDefault="007142D6" w:rsidP="00307A4C">
            <w:pPr>
              <w:rPr>
                <w:del w:id="5661" w:author="Mr Richard P Williams" w:date="2016-10-03T22:42:00Z"/>
                <w:rFonts w:cs="Open Sans"/>
                <w:sz w:val="20"/>
                <w:szCs w:val="20"/>
              </w:rPr>
            </w:pPr>
          </w:p>
        </w:tc>
      </w:tr>
    </w:tbl>
    <w:p w14:paraId="6A677D2F" w14:textId="77777777" w:rsidR="00307A4C" w:rsidDel="008F7B0C" w:rsidRDefault="00307A4C">
      <w:pPr>
        <w:rPr>
          <w:del w:id="5662" w:author="Mr Richard P Williams" w:date="2016-10-03T22:42:00Z"/>
        </w:rPr>
      </w:pPr>
    </w:p>
    <w:p w14:paraId="1F3A55B5" w14:textId="77777777" w:rsidR="007142D6" w:rsidDel="008F7B0C" w:rsidRDefault="007142D6" w:rsidP="00D62D31">
      <w:pPr>
        <w:pStyle w:val="Heading3"/>
        <w:rPr>
          <w:del w:id="5663" w:author="Mr Richard P Williams" w:date="2016-10-03T22:42:00Z"/>
        </w:rPr>
      </w:pPr>
      <w:del w:id="5664" w:author="Mr Richard P Williams" w:date="2016-10-03T22:42:00Z">
        <w:r w:rsidDel="008F7B0C">
          <w:delText>Shipments</w:delText>
        </w:r>
      </w:del>
    </w:p>
    <w:tbl>
      <w:tblPr>
        <w:tblStyle w:val="GridTable4-Accent4"/>
        <w:tblW w:w="0" w:type="auto"/>
        <w:tblLook w:val="04A0" w:firstRow="1" w:lastRow="0" w:firstColumn="1" w:lastColumn="0" w:noHBand="0" w:noVBand="1"/>
      </w:tblPr>
      <w:tblGrid>
        <w:gridCol w:w="3045"/>
        <w:gridCol w:w="1180"/>
        <w:gridCol w:w="1350"/>
        <w:gridCol w:w="3775"/>
      </w:tblGrid>
      <w:tr w:rsidR="00EC7405" w:rsidRPr="00307A4C" w:rsidDel="008F7B0C" w14:paraId="60251CE8" w14:textId="77777777" w:rsidTr="00CF4A03">
        <w:trPr>
          <w:cnfStyle w:val="100000000000" w:firstRow="1" w:lastRow="0" w:firstColumn="0" w:lastColumn="0" w:oddVBand="0" w:evenVBand="0" w:oddHBand="0" w:evenHBand="0" w:firstRowFirstColumn="0" w:firstRowLastColumn="0" w:lastRowFirstColumn="0" w:lastRowLastColumn="0"/>
          <w:trHeight w:val="300"/>
          <w:del w:id="566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1BF6CE3B" w14:textId="77777777" w:rsidR="00EC7405" w:rsidRPr="00307A4C" w:rsidDel="008F7B0C" w:rsidRDefault="00EC7405" w:rsidP="00EC7405">
            <w:pPr>
              <w:rPr>
                <w:del w:id="5666" w:author="Mr Richard P Williams" w:date="2016-10-03T22:42:00Z"/>
                <w:rFonts w:cs="Open Sans"/>
                <w:sz w:val="20"/>
                <w:szCs w:val="20"/>
              </w:rPr>
            </w:pPr>
            <w:del w:id="5667" w:author="Mr Richard P Williams" w:date="2016-10-03T22:42:00Z">
              <w:r w:rsidDel="008F7B0C">
                <w:rPr>
                  <w:rFonts w:cs="Open Sans"/>
                  <w:sz w:val="20"/>
                  <w:szCs w:val="20"/>
                </w:rPr>
                <w:delText>Name</w:delText>
              </w:r>
            </w:del>
          </w:p>
        </w:tc>
        <w:tc>
          <w:tcPr>
            <w:tcW w:w="1180" w:type="dxa"/>
            <w:noWrap/>
            <w:hideMark/>
          </w:tcPr>
          <w:p w14:paraId="6652803A" w14:textId="77777777" w:rsidR="00EC7405" w:rsidRPr="00307A4C" w:rsidDel="008F7B0C" w:rsidRDefault="00EC7405">
            <w:pPr>
              <w:cnfStyle w:val="100000000000" w:firstRow="1" w:lastRow="0" w:firstColumn="0" w:lastColumn="0" w:oddVBand="0" w:evenVBand="0" w:oddHBand="0" w:evenHBand="0" w:firstRowFirstColumn="0" w:firstRowLastColumn="0" w:lastRowFirstColumn="0" w:lastRowLastColumn="0"/>
              <w:rPr>
                <w:del w:id="5668" w:author="Mr Richard P Williams" w:date="2016-10-03T22:42:00Z"/>
                <w:rFonts w:cs="Open Sans"/>
                <w:sz w:val="20"/>
                <w:szCs w:val="20"/>
              </w:rPr>
            </w:pPr>
            <w:del w:id="5669" w:author="Mr Richard P Williams" w:date="2016-10-03T22:42:00Z">
              <w:r w:rsidDel="008F7B0C">
                <w:rPr>
                  <w:rFonts w:cs="Open Sans"/>
                  <w:sz w:val="20"/>
                  <w:szCs w:val="20"/>
                </w:rPr>
                <w:delText>Data Type</w:delText>
              </w:r>
            </w:del>
          </w:p>
        </w:tc>
        <w:tc>
          <w:tcPr>
            <w:tcW w:w="1350" w:type="dxa"/>
            <w:noWrap/>
            <w:hideMark/>
          </w:tcPr>
          <w:p w14:paraId="060E2643" w14:textId="77777777" w:rsidR="00EC7405" w:rsidRPr="00307A4C" w:rsidDel="008F7B0C" w:rsidRDefault="00EC7405" w:rsidP="00307A4C">
            <w:pPr>
              <w:cnfStyle w:val="100000000000" w:firstRow="1" w:lastRow="0" w:firstColumn="0" w:lastColumn="0" w:oddVBand="0" w:evenVBand="0" w:oddHBand="0" w:evenHBand="0" w:firstRowFirstColumn="0" w:firstRowLastColumn="0" w:lastRowFirstColumn="0" w:lastRowLastColumn="0"/>
              <w:rPr>
                <w:del w:id="5670" w:author="Mr Richard P Williams" w:date="2016-10-03T22:42:00Z"/>
                <w:rFonts w:cs="Open Sans"/>
                <w:sz w:val="20"/>
                <w:szCs w:val="20"/>
              </w:rPr>
            </w:pPr>
            <w:del w:id="5671" w:author="Mr Richard P Williams" w:date="2016-10-03T22:42:00Z">
              <w:r w:rsidDel="008F7B0C">
                <w:rPr>
                  <w:rFonts w:cs="Open Sans"/>
                  <w:sz w:val="20"/>
                  <w:szCs w:val="20"/>
                </w:rPr>
                <w:delText>Length</w:delText>
              </w:r>
            </w:del>
          </w:p>
        </w:tc>
        <w:tc>
          <w:tcPr>
            <w:tcW w:w="3775" w:type="dxa"/>
          </w:tcPr>
          <w:p w14:paraId="67DE8F1C" w14:textId="77777777" w:rsidR="00EC7405" w:rsidDel="008F7B0C" w:rsidRDefault="00187A88" w:rsidP="00307A4C">
            <w:pPr>
              <w:cnfStyle w:val="100000000000" w:firstRow="1" w:lastRow="0" w:firstColumn="0" w:lastColumn="0" w:oddVBand="0" w:evenVBand="0" w:oddHBand="0" w:evenHBand="0" w:firstRowFirstColumn="0" w:firstRowLastColumn="0" w:lastRowFirstColumn="0" w:lastRowLastColumn="0"/>
              <w:rPr>
                <w:del w:id="5672" w:author="Mr Richard P Williams" w:date="2016-10-03T22:42:00Z"/>
                <w:rFonts w:cs="Open Sans"/>
                <w:sz w:val="20"/>
                <w:szCs w:val="20"/>
              </w:rPr>
            </w:pPr>
            <w:del w:id="5673" w:author="Mr Richard P Williams" w:date="2016-10-03T22:42:00Z">
              <w:r w:rsidDel="008F7B0C">
                <w:rPr>
                  <w:rFonts w:cs="Open Sans"/>
                  <w:sz w:val="20"/>
                  <w:szCs w:val="20"/>
                </w:rPr>
                <w:delText>Description</w:delText>
              </w:r>
            </w:del>
          </w:p>
        </w:tc>
      </w:tr>
      <w:tr w:rsidR="00EC7405" w:rsidRPr="00307A4C" w:rsidDel="008F7B0C" w14:paraId="794E8673" w14:textId="77777777" w:rsidTr="00CF4A03">
        <w:trPr>
          <w:cnfStyle w:val="000000100000" w:firstRow="0" w:lastRow="0" w:firstColumn="0" w:lastColumn="0" w:oddVBand="0" w:evenVBand="0" w:oddHBand="1" w:evenHBand="0" w:firstRowFirstColumn="0" w:firstRowLastColumn="0" w:lastRowFirstColumn="0" w:lastRowLastColumn="0"/>
          <w:trHeight w:val="300"/>
          <w:del w:id="567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0AD2D42A" w14:textId="77777777" w:rsidR="00EC7405" w:rsidRPr="00307A4C" w:rsidDel="008F7B0C" w:rsidRDefault="00187A88">
            <w:pPr>
              <w:rPr>
                <w:del w:id="5675" w:author="Mr Richard P Williams" w:date="2016-10-03T22:42:00Z"/>
                <w:rFonts w:cs="Open Sans"/>
                <w:sz w:val="20"/>
                <w:szCs w:val="20"/>
              </w:rPr>
            </w:pPr>
            <w:del w:id="5676" w:author="Mr Richard P Williams" w:date="2016-10-03T22:42:00Z">
              <w:r w:rsidDel="008F7B0C">
                <w:rPr>
                  <w:rFonts w:cs="Open Sans"/>
                  <w:sz w:val="20"/>
                  <w:szCs w:val="20"/>
                </w:rPr>
                <w:delText xml:space="preserve">Source </w:delText>
              </w:r>
              <w:r w:rsidR="00EC7405" w:rsidRPr="00307A4C" w:rsidDel="008F7B0C">
                <w:rPr>
                  <w:rFonts w:cs="Open Sans"/>
                  <w:sz w:val="20"/>
                  <w:szCs w:val="20"/>
                </w:rPr>
                <w:delText>Location</w:delText>
              </w:r>
            </w:del>
          </w:p>
        </w:tc>
        <w:tc>
          <w:tcPr>
            <w:tcW w:w="1180" w:type="dxa"/>
            <w:noWrap/>
            <w:hideMark/>
          </w:tcPr>
          <w:p w14:paraId="5522079A" w14:textId="77777777" w:rsidR="00EC7405" w:rsidRPr="00307A4C" w:rsidDel="008F7B0C" w:rsidRDefault="00EC7405">
            <w:pPr>
              <w:cnfStyle w:val="000000100000" w:firstRow="0" w:lastRow="0" w:firstColumn="0" w:lastColumn="0" w:oddVBand="0" w:evenVBand="0" w:oddHBand="1" w:evenHBand="0" w:firstRowFirstColumn="0" w:firstRowLastColumn="0" w:lastRowFirstColumn="0" w:lastRowLastColumn="0"/>
              <w:rPr>
                <w:del w:id="5677" w:author="Mr Richard P Williams" w:date="2016-10-03T22:42:00Z"/>
                <w:rFonts w:cs="Open Sans"/>
                <w:sz w:val="20"/>
                <w:szCs w:val="20"/>
              </w:rPr>
            </w:pPr>
            <w:del w:id="5678" w:author="Mr Richard P Williams" w:date="2016-10-03T22:42:00Z">
              <w:r w:rsidRPr="00307A4C" w:rsidDel="008F7B0C">
                <w:rPr>
                  <w:rFonts w:cs="Open Sans"/>
                  <w:sz w:val="20"/>
                  <w:szCs w:val="20"/>
                </w:rPr>
                <w:delText>int</w:delText>
              </w:r>
            </w:del>
          </w:p>
        </w:tc>
        <w:tc>
          <w:tcPr>
            <w:tcW w:w="1350" w:type="dxa"/>
            <w:noWrap/>
            <w:hideMark/>
          </w:tcPr>
          <w:p w14:paraId="158A8F91"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679" w:author="Mr Richard P Williams" w:date="2016-10-03T22:42:00Z"/>
                <w:rFonts w:cs="Open Sans"/>
                <w:sz w:val="20"/>
                <w:szCs w:val="20"/>
              </w:rPr>
            </w:pPr>
            <w:del w:id="5680" w:author="Mr Richard P Williams" w:date="2016-10-03T22:42:00Z">
              <w:r w:rsidRPr="00307A4C" w:rsidDel="008F7B0C">
                <w:rPr>
                  <w:rFonts w:cs="Open Sans"/>
                  <w:sz w:val="20"/>
                  <w:szCs w:val="20"/>
                </w:rPr>
                <w:delText>4</w:delText>
              </w:r>
            </w:del>
          </w:p>
        </w:tc>
        <w:tc>
          <w:tcPr>
            <w:tcW w:w="3775" w:type="dxa"/>
          </w:tcPr>
          <w:p w14:paraId="7FB2615F" w14:textId="77777777" w:rsidR="00EC7405" w:rsidRPr="00307A4C" w:rsidDel="008F7B0C" w:rsidRDefault="00187A88" w:rsidP="00307A4C">
            <w:pPr>
              <w:cnfStyle w:val="000000100000" w:firstRow="0" w:lastRow="0" w:firstColumn="0" w:lastColumn="0" w:oddVBand="0" w:evenVBand="0" w:oddHBand="1" w:evenHBand="0" w:firstRowFirstColumn="0" w:firstRowLastColumn="0" w:lastRowFirstColumn="0" w:lastRowLastColumn="0"/>
              <w:rPr>
                <w:del w:id="5681" w:author="Mr Richard P Williams" w:date="2016-10-03T22:42:00Z"/>
                <w:rFonts w:cs="Open Sans"/>
                <w:sz w:val="20"/>
                <w:szCs w:val="20"/>
              </w:rPr>
            </w:pPr>
            <w:del w:id="5682" w:author="Mr Richard P Williams" w:date="2016-10-03T22:42:00Z">
              <w:r w:rsidDel="008F7B0C">
                <w:rPr>
                  <w:rFonts w:cs="Open Sans"/>
                  <w:sz w:val="20"/>
                  <w:szCs w:val="20"/>
                </w:rPr>
                <w:delText>Usually Warehouse Number</w:delText>
              </w:r>
            </w:del>
          </w:p>
        </w:tc>
      </w:tr>
      <w:tr w:rsidR="004C4AAA" w:rsidRPr="00307A4C" w:rsidDel="008F7B0C" w14:paraId="1B9C9D18" w14:textId="77777777" w:rsidTr="00CF4A03">
        <w:trPr>
          <w:trHeight w:val="300"/>
          <w:del w:id="568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5488DD3E" w14:textId="77777777" w:rsidR="004C4AAA" w:rsidRPr="00307A4C" w:rsidDel="008F7B0C" w:rsidRDefault="004C4AAA">
            <w:pPr>
              <w:rPr>
                <w:del w:id="5684" w:author="Mr Richard P Williams" w:date="2016-10-03T22:42:00Z"/>
                <w:rFonts w:cs="Open Sans"/>
                <w:sz w:val="20"/>
                <w:szCs w:val="20"/>
              </w:rPr>
            </w:pPr>
            <w:del w:id="5685" w:author="Mr Richard P Williams" w:date="2016-10-03T22:42:00Z">
              <w:r w:rsidDel="008F7B0C">
                <w:rPr>
                  <w:rFonts w:cs="Open Sans"/>
                  <w:sz w:val="20"/>
                  <w:szCs w:val="20"/>
                </w:rPr>
                <w:delText>Destination Location</w:delText>
              </w:r>
            </w:del>
          </w:p>
        </w:tc>
        <w:tc>
          <w:tcPr>
            <w:tcW w:w="1180" w:type="dxa"/>
            <w:noWrap/>
          </w:tcPr>
          <w:p w14:paraId="219C69EB" w14:textId="77777777" w:rsidR="004C4AAA" w:rsidRPr="00307A4C" w:rsidDel="008F7B0C" w:rsidRDefault="004C4AAA">
            <w:pPr>
              <w:cnfStyle w:val="000000000000" w:firstRow="0" w:lastRow="0" w:firstColumn="0" w:lastColumn="0" w:oddVBand="0" w:evenVBand="0" w:oddHBand="0" w:evenHBand="0" w:firstRowFirstColumn="0" w:firstRowLastColumn="0" w:lastRowFirstColumn="0" w:lastRowLastColumn="0"/>
              <w:rPr>
                <w:del w:id="5686" w:author="Mr Richard P Williams" w:date="2016-10-03T22:42:00Z"/>
                <w:rFonts w:cs="Open Sans"/>
                <w:sz w:val="20"/>
                <w:szCs w:val="20"/>
              </w:rPr>
            </w:pPr>
            <w:del w:id="5687" w:author="Mr Richard P Williams" w:date="2016-10-03T22:42:00Z">
              <w:r w:rsidDel="008F7B0C">
                <w:rPr>
                  <w:rFonts w:cs="Open Sans"/>
                  <w:sz w:val="20"/>
                  <w:szCs w:val="20"/>
                </w:rPr>
                <w:delText>int</w:delText>
              </w:r>
            </w:del>
          </w:p>
        </w:tc>
        <w:tc>
          <w:tcPr>
            <w:tcW w:w="1350" w:type="dxa"/>
            <w:noWrap/>
          </w:tcPr>
          <w:p w14:paraId="08982069" w14:textId="77777777" w:rsidR="004C4AAA" w:rsidRPr="00307A4C" w:rsidDel="008F7B0C" w:rsidRDefault="004C4AAA" w:rsidP="00307A4C">
            <w:pPr>
              <w:cnfStyle w:val="000000000000" w:firstRow="0" w:lastRow="0" w:firstColumn="0" w:lastColumn="0" w:oddVBand="0" w:evenVBand="0" w:oddHBand="0" w:evenHBand="0" w:firstRowFirstColumn="0" w:firstRowLastColumn="0" w:lastRowFirstColumn="0" w:lastRowLastColumn="0"/>
              <w:rPr>
                <w:del w:id="5688" w:author="Mr Richard P Williams" w:date="2016-10-03T22:42:00Z"/>
                <w:rFonts w:cs="Open Sans"/>
                <w:sz w:val="20"/>
                <w:szCs w:val="20"/>
              </w:rPr>
            </w:pPr>
            <w:del w:id="5689" w:author="Mr Richard P Williams" w:date="2016-10-03T22:42:00Z">
              <w:r w:rsidDel="008F7B0C">
                <w:rPr>
                  <w:rFonts w:cs="Open Sans"/>
                  <w:sz w:val="20"/>
                  <w:szCs w:val="20"/>
                </w:rPr>
                <w:delText>4</w:delText>
              </w:r>
            </w:del>
          </w:p>
        </w:tc>
        <w:tc>
          <w:tcPr>
            <w:tcW w:w="3775" w:type="dxa"/>
          </w:tcPr>
          <w:p w14:paraId="4F200CEC" w14:textId="77777777" w:rsidR="004C4AAA" w:rsidRPr="00307A4C" w:rsidDel="008F7B0C" w:rsidRDefault="00187A88" w:rsidP="00307A4C">
            <w:pPr>
              <w:cnfStyle w:val="000000000000" w:firstRow="0" w:lastRow="0" w:firstColumn="0" w:lastColumn="0" w:oddVBand="0" w:evenVBand="0" w:oddHBand="0" w:evenHBand="0" w:firstRowFirstColumn="0" w:firstRowLastColumn="0" w:lastRowFirstColumn="0" w:lastRowLastColumn="0"/>
              <w:rPr>
                <w:del w:id="5690" w:author="Mr Richard P Williams" w:date="2016-10-03T22:42:00Z"/>
                <w:rFonts w:cs="Open Sans"/>
                <w:sz w:val="20"/>
                <w:szCs w:val="20"/>
              </w:rPr>
            </w:pPr>
            <w:del w:id="5691" w:author="Mr Richard P Williams" w:date="2016-10-03T22:42:00Z">
              <w:r w:rsidDel="008F7B0C">
                <w:rPr>
                  <w:rFonts w:cs="Open Sans"/>
                  <w:sz w:val="20"/>
                  <w:szCs w:val="20"/>
                </w:rPr>
                <w:delText>Usually Store No</w:delText>
              </w:r>
            </w:del>
          </w:p>
        </w:tc>
      </w:tr>
      <w:tr w:rsidR="00EC7405" w:rsidRPr="00307A4C" w:rsidDel="008F7B0C" w14:paraId="7555B936" w14:textId="77777777" w:rsidTr="00CF4A03">
        <w:trPr>
          <w:cnfStyle w:val="000000100000" w:firstRow="0" w:lastRow="0" w:firstColumn="0" w:lastColumn="0" w:oddVBand="0" w:evenVBand="0" w:oddHBand="1" w:evenHBand="0" w:firstRowFirstColumn="0" w:firstRowLastColumn="0" w:lastRowFirstColumn="0" w:lastRowLastColumn="0"/>
          <w:trHeight w:val="300"/>
          <w:del w:id="569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62434FA6" w14:textId="77777777" w:rsidR="00EC7405" w:rsidRPr="00307A4C" w:rsidDel="008F7B0C" w:rsidRDefault="004C4AAA">
            <w:pPr>
              <w:rPr>
                <w:del w:id="5693" w:author="Mr Richard P Williams" w:date="2016-10-03T22:42:00Z"/>
                <w:rFonts w:cs="Open Sans"/>
                <w:sz w:val="20"/>
                <w:szCs w:val="20"/>
              </w:rPr>
            </w:pPr>
            <w:del w:id="5694" w:author="Mr Richard P Williams" w:date="2016-10-03T22:42:00Z">
              <w:r w:rsidDel="008F7B0C">
                <w:rPr>
                  <w:rFonts w:cs="Open Sans"/>
                  <w:sz w:val="20"/>
                  <w:szCs w:val="20"/>
                </w:rPr>
                <w:delText xml:space="preserve">Sellable </w:delText>
              </w:r>
              <w:r w:rsidR="00EC7405" w:rsidRPr="00307A4C" w:rsidDel="008F7B0C">
                <w:rPr>
                  <w:rFonts w:cs="Open Sans"/>
                  <w:sz w:val="20"/>
                  <w:szCs w:val="20"/>
                </w:rPr>
                <w:delText>Item</w:delText>
              </w:r>
            </w:del>
          </w:p>
        </w:tc>
        <w:tc>
          <w:tcPr>
            <w:tcW w:w="1180" w:type="dxa"/>
            <w:noWrap/>
            <w:hideMark/>
          </w:tcPr>
          <w:p w14:paraId="4B537A68" w14:textId="77777777" w:rsidR="00EC7405" w:rsidRPr="00307A4C" w:rsidDel="008F7B0C" w:rsidRDefault="00EC7405">
            <w:pPr>
              <w:cnfStyle w:val="000000100000" w:firstRow="0" w:lastRow="0" w:firstColumn="0" w:lastColumn="0" w:oddVBand="0" w:evenVBand="0" w:oddHBand="1" w:evenHBand="0" w:firstRowFirstColumn="0" w:firstRowLastColumn="0" w:lastRowFirstColumn="0" w:lastRowLastColumn="0"/>
              <w:rPr>
                <w:del w:id="5695" w:author="Mr Richard P Williams" w:date="2016-10-03T22:42:00Z"/>
                <w:rFonts w:cs="Open Sans"/>
                <w:sz w:val="20"/>
                <w:szCs w:val="20"/>
              </w:rPr>
            </w:pPr>
            <w:del w:id="5696" w:author="Mr Richard P Williams" w:date="2016-10-03T22:42:00Z">
              <w:r w:rsidRPr="00307A4C" w:rsidDel="008F7B0C">
                <w:rPr>
                  <w:rFonts w:cs="Open Sans"/>
                  <w:sz w:val="20"/>
                  <w:szCs w:val="20"/>
                </w:rPr>
                <w:delText>varchar</w:delText>
              </w:r>
            </w:del>
          </w:p>
        </w:tc>
        <w:tc>
          <w:tcPr>
            <w:tcW w:w="1350" w:type="dxa"/>
            <w:noWrap/>
            <w:hideMark/>
          </w:tcPr>
          <w:p w14:paraId="5C8BBF39"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697" w:author="Mr Richard P Williams" w:date="2016-10-03T22:42:00Z"/>
                <w:rFonts w:cs="Open Sans"/>
                <w:sz w:val="20"/>
                <w:szCs w:val="20"/>
              </w:rPr>
            </w:pPr>
            <w:del w:id="5698" w:author="Mr Richard P Williams" w:date="2016-10-03T22:42:00Z">
              <w:r w:rsidRPr="00307A4C" w:rsidDel="008F7B0C">
                <w:rPr>
                  <w:rFonts w:cs="Open Sans"/>
                  <w:sz w:val="20"/>
                  <w:szCs w:val="20"/>
                </w:rPr>
                <w:delText>8000</w:delText>
              </w:r>
            </w:del>
          </w:p>
        </w:tc>
        <w:tc>
          <w:tcPr>
            <w:tcW w:w="3775" w:type="dxa"/>
          </w:tcPr>
          <w:p w14:paraId="7833C692"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699" w:author="Mr Richard P Williams" w:date="2016-10-03T22:42:00Z"/>
                <w:rFonts w:cs="Open Sans"/>
                <w:sz w:val="20"/>
                <w:szCs w:val="20"/>
              </w:rPr>
            </w:pPr>
          </w:p>
        </w:tc>
      </w:tr>
      <w:tr w:rsidR="004C4AAA" w:rsidRPr="00307A4C" w:rsidDel="008F7B0C" w14:paraId="6EE51FDF" w14:textId="77777777" w:rsidTr="00CF4A03">
        <w:trPr>
          <w:trHeight w:val="300"/>
          <w:del w:id="570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74AF354A" w14:textId="77777777" w:rsidR="004C4AAA" w:rsidDel="008F7B0C" w:rsidRDefault="004C4AAA">
            <w:pPr>
              <w:rPr>
                <w:del w:id="5701" w:author="Mr Richard P Williams" w:date="2016-10-03T22:42:00Z"/>
                <w:rFonts w:cs="Open Sans"/>
                <w:sz w:val="20"/>
                <w:szCs w:val="20"/>
              </w:rPr>
            </w:pPr>
            <w:del w:id="5702" w:author="Mr Richard P Williams" w:date="2016-10-03T22:42:00Z">
              <w:r w:rsidDel="008F7B0C">
                <w:rPr>
                  <w:rFonts w:cs="Open Sans"/>
                  <w:sz w:val="20"/>
                  <w:szCs w:val="20"/>
                </w:rPr>
                <w:delText>Orderable Item</w:delText>
              </w:r>
            </w:del>
          </w:p>
        </w:tc>
        <w:tc>
          <w:tcPr>
            <w:tcW w:w="1180" w:type="dxa"/>
            <w:noWrap/>
          </w:tcPr>
          <w:p w14:paraId="009C4EA6" w14:textId="77777777" w:rsidR="004C4AAA" w:rsidRPr="00307A4C" w:rsidDel="008F7B0C" w:rsidRDefault="004C4AAA">
            <w:pPr>
              <w:cnfStyle w:val="000000000000" w:firstRow="0" w:lastRow="0" w:firstColumn="0" w:lastColumn="0" w:oddVBand="0" w:evenVBand="0" w:oddHBand="0" w:evenHBand="0" w:firstRowFirstColumn="0" w:firstRowLastColumn="0" w:lastRowFirstColumn="0" w:lastRowLastColumn="0"/>
              <w:rPr>
                <w:del w:id="5703" w:author="Mr Richard P Williams" w:date="2016-10-03T22:42:00Z"/>
                <w:rFonts w:cs="Open Sans"/>
                <w:sz w:val="20"/>
                <w:szCs w:val="20"/>
              </w:rPr>
            </w:pPr>
          </w:p>
        </w:tc>
        <w:tc>
          <w:tcPr>
            <w:tcW w:w="1350" w:type="dxa"/>
            <w:noWrap/>
          </w:tcPr>
          <w:p w14:paraId="0781E60A" w14:textId="77777777" w:rsidR="004C4AAA" w:rsidRPr="00307A4C" w:rsidDel="008F7B0C" w:rsidRDefault="004C4AAA" w:rsidP="00307A4C">
            <w:pPr>
              <w:cnfStyle w:val="000000000000" w:firstRow="0" w:lastRow="0" w:firstColumn="0" w:lastColumn="0" w:oddVBand="0" w:evenVBand="0" w:oddHBand="0" w:evenHBand="0" w:firstRowFirstColumn="0" w:firstRowLastColumn="0" w:lastRowFirstColumn="0" w:lastRowLastColumn="0"/>
              <w:rPr>
                <w:del w:id="5704" w:author="Mr Richard P Williams" w:date="2016-10-03T22:42:00Z"/>
                <w:rFonts w:cs="Open Sans"/>
                <w:sz w:val="20"/>
                <w:szCs w:val="20"/>
              </w:rPr>
            </w:pPr>
          </w:p>
        </w:tc>
        <w:tc>
          <w:tcPr>
            <w:tcW w:w="3775" w:type="dxa"/>
          </w:tcPr>
          <w:p w14:paraId="1D62B5CC" w14:textId="77777777" w:rsidR="004C4AAA" w:rsidRPr="00307A4C" w:rsidDel="008F7B0C" w:rsidRDefault="004C4AAA" w:rsidP="00307A4C">
            <w:pPr>
              <w:cnfStyle w:val="000000000000" w:firstRow="0" w:lastRow="0" w:firstColumn="0" w:lastColumn="0" w:oddVBand="0" w:evenVBand="0" w:oddHBand="0" w:evenHBand="0" w:firstRowFirstColumn="0" w:firstRowLastColumn="0" w:lastRowFirstColumn="0" w:lastRowLastColumn="0"/>
              <w:rPr>
                <w:del w:id="5705" w:author="Mr Richard P Williams" w:date="2016-10-03T22:42:00Z"/>
                <w:rFonts w:cs="Open Sans"/>
                <w:sz w:val="20"/>
                <w:szCs w:val="20"/>
              </w:rPr>
            </w:pPr>
          </w:p>
        </w:tc>
      </w:tr>
      <w:tr w:rsidR="00EC7405" w:rsidRPr="00307A4C" w:rsidDel="008F7B0C" w14:paraId="7CA492F8" w14:textId="77777777" w:rsidTr="00CF4A03">
        <w:trPr>
          <w:cnfStyle w:val="000000100000" w:firstRow="0" w:lastRow="0" w:firstColumn="0" w:lastColumn="0" w:oddVBand="0" w:evenVBand="0" w:oddHBand="1" w:evenHBand="0" w:firstRowFirstColumn="0" w:firstRowLastColumn="0" w:lastRowFirstColumn="0" w:lastRowLastColumn="0"/>
          <w:trHeight w:val="300"/>
          <w:del w:id="570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67049E84" w14:textId="77777777" w:rsidR="00EC7405" w:rsidRPr="00307A4C" w:rsidDel="008F7B0C" w:rsidRDefault="00EC7405">
            <w:pPr>
              <w:rPr>
                <w:del w:id="5707" w:author="Mr Richard P Williams" w:date="2016-10-03T22:42:00Z"/>
                <w:rFonts w:cs="Open Sans"/>
                <w:sz w:val="20"/>
                <w:szCs w:val="20"/>
              </w:rPr>
            </w:pPr>
            <w:del w:id="5708" w:author="Mr Richard P Williams" w:date="2016-10-03T22:42:00Z">
              <w:r w:rsidRPr="00307A4C" w:rsidDel="008F7B0C">
                <w:rPr>
                  <w:rFonts w:cs="Open Sans"/>
                  <w:sz w:val="20"/>
                  <w:szCs w:val="20"/>
                </w:rPr>
                <w:delText>Day</w:delText>
              </w:r>
            </w:del>
          </w:p>
        </w:tc>
        <w:tc>
          <w:tcPr>
            <w:tcW w:w="1180" w:type="dxa"/>
            <w:noWrap/>
            <w:hideMark/>
          </w:tcPr>
          <w:p w14:paraId="374210C9" w14:textId="77777777" w:rsidR="00EC7405" w:rsidRPr="00307A4C" w:rsidDel="008F7B0C" w:rsidRDefault="00EC7405">
            <w:pPr>
              <w:cnfStyle w:val="000000100000" w:firstRow="0" w:lastRow="0" w:firstColumn="0" w:lastColumn="0" w:oddVBand="0" w:evenVBand="0" w:oddHBand="1" w:evenHBand="0" w:firstRowFirstColumn="0" w:firstRowLastColumn="0" w:lastRowFirstColumn="0" w:lastRowLastColumn="0"/>
              <w:rPr>
                <w:del w:id="5709" w:author="Mr Richard P Williams" w:date="2016-10-03T22:42:00Z"/>
                <w:rFonts w:cs="Open Sans"/>
                <w:sz w:val="20"/>
                <w:szCs w:val="20"/>
              </w:rPr>
            </w:pPr>
            <w:del w:id="5710" w:author="Mr Richard P Williams" w:date="2016-10-03T22:42:00Z">
              <w:r w:rsidRPr="00307A4C" w:rsidDel="008F7B0C">
                <w:rPr>
                  <w:rFonts w:cs="Open Sans"/>
                  <w:sz w:val="20"/>
                  <w:szCs w:val="20"/>
                </w:rPr>
                <w:delText>datetime</w:delText>
              </w:r>
            </w:del>
          </w:p>
        </w:tc>
        <w:tc>
          <w:tcPr>
            <w:tcW w:w="1350" w:type="dxa"/>
            <w:noWrap/>
            <w:hideMark/>
          </w:tcPr>
          <w:p w14:paraId="7C8AB8E5"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711" w:author="Mr Richard P Williams" w:date="2016-10-03T22:42:00Z"/>
                <w:rFonts w:cs="Open Sans"/>
                <w:sz w:val="20"/>
                <w:szCs w:val="20"/>
              </w:rPr>
            </w:pPr>
            <w:del w:id="5712" w:author="Mr Richard P Williams" w:date="2016-10-03T22:42:00Z">
              <w:r w:rsidRPr="00307A4C" w:rsidDel="008F7B0C">
                <w:rPr>
                  <w:rFonts w:cs="Open Sans"/>
                  <w:sz w:val="20"/>
                  <w:szCs w:val="20"/>
                </w:rPr>
                <w:delText>8</w:delText>
              </w:r>
            </w:del>
          </w:p>
        </w:tc>
        <w:tc>
          <w:tcPr>
            <w:tcW w:w="3775" w:type="dxa"/>
          </w:tcPr>
          <w:p w14:paraId="70E42D23" w14:textId="77777777" w:rsidR="00EC7405" w:rsidRPr="00307A4C" w:rsidDel="008F7B0C" w:rsidRDefault="00187A88" w:rsidP="00307A4C">
            <w:pPr>
              <w:cnfStyle w:val="000000100000" w:firstRow="0" w:lastRow="0" w:firstColumn="0" w:lastColumn="0" w:oddVBand="0" w:evenVBand="0" w:oddHBand="1" w:evenHBand="0" w:firstRowFirstColumn="0" w:firstRowLastColumn="0" w:lastRowFirstColumn="0" w:lastRowLastColumn="0"/>
              <w:rPr>
                <w:del w:id="5713" w:author="Mr Richard P Williams" w:date="2016-10-03T22:42:00Z"/>
                <w:rFonts w:cs="Open Sans"/>
                <w:sz w:val="20"/>
                <w:szCs w:val="20"/>
              </w:rPr>
            </w:pPr>
            <w:del w:id="5714" w:author="Mr Richard P Williams" w:date="2016-10-03T22:42:00Z">
              <w:r w:rsidDel="008F7B0C">
                <w:rPr>
                  <w:rFonts w:cs="Open Sans"/>
                  <w:sz w:val="20"/>
                  <w:szCs w:val="20"/>
                </w:rPr>
                <w:delText>Business Day of Shipment</w:delText>
              </w:r>
            </w:del>
          </w:p>
        </w:tc>
      </w:tr>
      <w:tr w:rsidR="00EC7405" w:rsidRPr="00307A4C" w:rsidDel="008F7B0C" w14:paraId="6D97154F" w14:textId="77777777" w:rsidTr="00CF4A03">
        <w:trPr>
          <w:trHeight w:val="300"/>
          <w:del w:id="571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50A72CA7" w14:textId="77777777" w:rsidR="00EC7405" w:rsidRPr="00307A4C" w:rsidDel="008F7B0C" w:rsidRDefault="00EC7405">
            <w:pPr>
              <w:rPr>
                <w:del w:id="5716" w:author="Mr Richard P Williams" w:date="2016-10-03T22:42:00Z"/>
                <w:rFonts w:cs="Open Sans"/>
                <w:sz w:val="20"/>
                <w:szCs w:val="20"/>
              </w:rPr>
            </w:pPr>
            <w:del w:id="5717" w:author="Mr Richard P Williams" w:date="2016-10-03T22:42:00Z">
              <w:r w:rsidRPr="00307A4C" w:rsidDel="008F7B0C">
                <w:rPr>
                  <w:rFonts w:cs="Open Sans"/>
                  <w:sz w:val="20"/>
                  <w:szCs w:val="20"/>
                </w:rPr>
                <w:delText>ShipDateTime</w:delText>
              </w:r>
            </w:del>
          </w:p>
        </w:tc>
        <w:tc>
          <w:tcPr>
            <w:tcW w:w="1180" w:type="dxa"/>
            <w:noWrap/>
            <w:hideMark/>
          </w:tcPr>
          <w:p w14:paraId="3868E68C" w14:textId="77777777" w:rsidR="00EC7405" w:rsidRPr="00307A4C" w:rsidDel="008F7B0C" w:rsidRDefault="00EC7405">
            <w:pPr>
              <w:cnfStyle w:val="000000000000" w:firstRow="0" w:lastRow="0" w:firstColumn="0" w:lastColumn="0" w:oddVBand="0" w:evenVBand="0" w:oddHBand="0" w:evenHBand="0" w:firstRowFirstColumn="0" w:firstRowLastColumn="0" w:lastRowFirstColumn="0" w:lastRowLastColumn="0"/>
              <w:rPr>
                <w:del w:id="5718" w:author="Mr Richard P Williams" w:date="2016-10-03T22:42:00Z"/>
                <w:rFonts w:cs="Open Sans"/>
                <w:sz w:val="20"/>
                <w:szCs w:val="20"/>
              </w:rPr>
            </w:pPr>
            <w:del w:id="5719" w:author="Mr Richard P Williams" w:date="2016-10-03T22:42:00Z">
              <w:r w:rsidRPr="00307A4C" w:rsidDel="008F7B0C">
                <w:rPr>
                  <w:rFonts w:cs="Open Sans"/>
                  <w:sz w:val="20"/>
                  <w:szCs w:val="20"/>
                </w:rPr>
                <w:delText>datetime</w:delText>
              </w:r>
            </w:del>
          </w:p>
        </w:tc>
        <w:tc>
          <w:tcPr>
            <w:tcW w:w="1350" w:type="dxa"/>
            <w:noWrap/>
            <w:hideMark/>
          </w:tcPr>
          <w:p w14:paraId="2B616792" w14:textId="77777777" w:rsidR="00EC7405" w:rsidRPr="00307A4C" w:rsidDel="008F7B0C" w:rsidRDefault="00EC7405" w:rsidP="00307A4C">
            <w:pPr>
              <w:cnfStyle w:val="000000000000" w:firstRow="0" w:lastRow="0" w:firstColumn="0" w:lastColumn="0" w:oddVBand="0" w:evenVBand="0" w:oddHBand="0" w:evenHBand="0" w:firstRowFirstColumn="0" w:firstRowLastColumn="0" w:lastRowFirstColumn="0" w:lastRowLastColumn="0"/>
              <w:rPr>
                <w:del w:id="5720" w:author="Mr Richard P Williams" w:date="2016-10-03T22:42:00Z"/>
                <w:rFonts w:cs="Open Sans"/>
                <w:sz w:val="20"/>
                <w:szCs w:val="20"/>
              </w:rPr>
            </w:pPr>
            <w:del w:id="5721" w:author="Mr Richard P Williams" w:date="2016-10-03T22:42:00Z">
              <w:r w:rsidRPr="00307A4C" w:rsidDel="008F7B0C">
                <w:rPr>
                  <w:rFonts w:cs="Open Sans"/>
                  <w:sz w:val="20"/>
                  <w:szCs w:val="20"/>
                </w:rPr>
                <w:delText>8</w:delText>
              </w:r>
            </w:del>
          </w:p>
        </w:tc>
        <w:tc>
          <w:tcPr>
            <w:tcW w:w="3775" w:type="dxa"/>
          </w:tcPr>
          <w:p w14:paraId="52CF164B" w14:textId="77777777" w:rsidR="00EC7405" w:rsidRPr="00307A4C" w:rsidDel="008F7B0C" w:rsidRDefault="00EB2522" w:rsidP="006D5F48">
            <w:pPr>
              <w:cnfStyle w:val="000000000000" w:firstRow="0" w:lastRow="0" w:firstColumn="0" w:lastColumn="0" w:oddVBand="0" w:evenVBand="0" w:oddHBand="0" w:evenHBand="0" w:firstRowFirstColumn="0" w:firstRowLastColumn="0" w:lastRowFirstColumn="0" w:lastRowLastColumn="0"/>
              <w:rPr>
                <w:del w:id="5722" w:author="Mr Richard P Williams" w:date="2016-10-03T22:42:00Z"/>
                <w:rFonts w:cs="Open Sans"/>
                <w:sz w:val="20"/>
                <w:szCs w:val="20"/>
              </w:rPr>
            </w:pPr>
            <w:del w:id="5723" w:author="Mr Richard P Williams" w:date="2016-10-03T22:42:00Z">
              <w:r w:rsidDel="008F7B0C">
                <w:rPr>
                  <w:rFonts w:cs="Open Sans"/>
                  <w:sz w:val="20"/>
                  <w:szCs w:val="20"/>
                </w:rPr>
                <w:delText xml:space="preserve">The Date and Time the Shipment left e soucrce </w:delText>
              </w:r>
            </w:del>
            <w:ins w:id="5724" w:author="Shannon Stilwell" w:date="2016-09-29T18:36:00Z">
              <w:del w:id="5725" w:author="Mr Richard P Williams" w:date="2016-10-03T22:42:00Z">
                <w:r w:rsidR="006D5F48" w:rsidDel="008F7B0C">
                  <w:rPr>
                    <w:rFonts w:cs="Open Sans"/>
                    <w:sz w:val="20"/>
                    <w:szCs w:val="20"/>
                  </w:rPr>
                  <w:delText xml:space="preserve">source </w:delText>
                </w:r>
              </w:del>
            </w:ins>
            <w:del w:id="5726" w:author="Mr Richard P Williams" w:date="2016-10-03T22:42:00Z">
              <w:r w:rsidDel="008F7B0C">
                <w:rPr>
                  <w:rFonts w:cs="Open Sans"/>
                  <w:sz w:val="20"/>
                  <w:szCs w:val="20"/>
                </w:rPr>
                <w:delText>location</w:delText>
              </w:r>
            </w:del>
          </w:p>
        </w:tc>
      </w:tr>
      <w:tr w:rsidR="00EC7405" w:rsidRPr="00307A4C" w:rsidDel="008F7B0C" w14:paraId="0D29BB5F" w14:textId="77777777" w:rsidTr="00CF4A03">
        <w:trPr>
          <w:cnfStyle w:val="000000100000" w:firstRow="0" w:lastRow="0" w:firstColumn="0" w:lastColumn="0" w:oddVBand="0" w:evenVBand="0" w:oddHBand="1" w:evenHBand="0" w:firstRowFirstColumn="0" w:firstRowLastColumn="0" w:lastRowFirstColumn="0" w:lastRowLastColumn="0"/>
          <w:trHeight w:val="300"/>
          <w:del w:id="572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58195E46" w14:textId="77777777" w:rsidR="00EC7405" w:rsidRPr="00307A4C" w:rsidDel="008F7B0C" w:rsidRDefault="004C4AAA">
            <w:pPr>
              <w:rPr>
                <w:del w:id="5728" w:author="Mr Richard P Williams" w:date="2016-10-03T22:42:00Z"/>
                <w:rFonts w:cs="Open Sans"/>
                <w:sz w:val="20"/>
                <w:szCs w:val="20"/>
              </w:rPr>
            </w:pPr>
            <w:del w:id="5729" w:author="Mr Richard P Williams" w:date="2016-10-03T22:42:00Z">
              <w:r w:rsidDel="008F7B0C">
                <w:rPr>
                  <w:rFonts w:cs="Open Sans"/>
                  <w:sz w:val="20"/>
                  <w:szCs w:val="20"/>
                </w:rPr>
                <w:delText xml:space="preserve">Estimated Delivery </w:delText>
              </w:r>
              <w:r w:rsidR="00EC7405" w:rsidRPr="00307A4C" w:rsidDel="008F7B0C">
                <w:rPr>
                  <w:rFonts w:cs="Open Sans"/>
                  <w:sz w:val="20"/>
                  <w:szCs w:val="20"/>
                </w:rPr>
                <w:delText>DateTime</w:delText>
              </w:r>
            </w:del>
          </w:p>
        </w:tc>
        <w:tc>
          <w:tcPr>
            <w:tcW w:w="1180" w:type="dxa"/>
            <w:noWrap/>
            <w:hideMark/>
          </w:tcPr>
          <w:p w14:paraId="604296E4" w14:textId="77777777" w:rsidR="00EC7405" w:rsidRPr="00307A4C" w:rsidDel="008F7B0C" w:rsidRDefault="00EC7405">
            <w:pPr>
              <w:cnfStyle w:val="000000100000" w:firstRow="0" w:lastRow="0" w:firstColumn="0" w:lastColumn="0" w:oddVBand="0" w:evenVBand="0" w:oddHBand="1" w:evenHBand="0" w:firstRowFirstColumn="0" w:firstRowLastColumn="0" w:lastRowFirstColumn="0" w:lastRowLastColumn="0"/>
              <w:rPr>
                <w:del w:id="5730" w:author="Mr Richard P Williams" w:date="2016-10-03T22:42:00Z"/>
                <w:rFonts w:cs="Open Sans"/>
                <w:sz w:val="20"/>
                <w:szCs w:val="20"/>
              </w:rPr>
            </w:pPr>
            <w:del w:id="5731" w:author="Mr Richard P Williams" w:date="2016-10-03T22:42:00Z">
              <w:r w:rsidRPr="00307A4C" w:rsidDel="008F7B0C">
                <w:rPr>
                  <w:rFonts w:cs="Open Sans"/>
                  <w:sz w:val="20"/>
                  <w:szCs w:val="20"/>
                </w:rPr>
                <w:delText>datetime</w:delText>
              </w:r>
            </w:del>
          </w:p>
        </w:tc>
        <w:tc>
          <w:tcPr>
            <w:tcW w:w="1350" w:type="dxa"/>
            <w:noWrap/>
            <w:hideMark/>
          </w:tcPr>
          <w:p w14:paraId="75A3A581"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732" w:author="Mr Richard P Williams" w:date="2016-10-03T22:42:00Z"/>
                <w:rFonts w:cs="Open Sans"/>
                <w:sz w:val="20"/>
                <w:szCs w:val="20"/>
              </w:rPr>
            </w:pPr>
            <w:del w:id="5733" w:author="Mr Richard P Williams" w:date="2016-10-03T22:42:00Z">
              <w:r w:rsidRPr="00307A4C" w:rsidDel="008F7B0C">
                <w:rPr>
                  <w:rFonts w:cs="Open Sans"/>
                  <w:sz w:val="20"/>
                  <w:szCs w:val="20"/>
                </w:rPr>
                <w:delText>8</w:delText>
              </w:r>
            </w:del>
          </w:p>
        </w:tc>
        <w:tc>
          <w:tcPr>
            <w:tcW w:w="3775" w:type="dxa"/>
          </w:tcPr>
          <w:p w14:paraId="22114FA9" w14:textId="77777777" w:rsidR="00EC7405" w:rsidRPr="00307A4C" w:rsidDel="008F7B0C" w:rsidRDefault="00EB2522" w:rsidP="006D5F48">
            <w:pPr>
              <w:cnfStyle w:val="000000100000" w:firstRow="0" w:lastRow="0" w:firstColumn="0" w:lastColumn="0" w:oddVBand="0" w:evenVBand="0" w:oddHBand="1" w:evenHBand="0" w:firstRowFirstColumn="0" w:firstRowLastColumn="0" w:lastRowFirstColumn="0" w:lastRowLastColumn="0"/>
              <w:rPr>
                <w:del w:id="5734" w:author="Mr Richard P Williams" w:date="2016-10-03T22:42:00Z"/>
                <w:rFonts w:cs="Open Sans"/>
                <w:sz w:val="20"/>
                <w:szCs w:val="20"/>
              </w:rPr>
            </w:pPr>
            <w:del w:id="5735" w:author="Mr Richard P Williams" w:date="2016-10-03T22:42:00Z">
              <w:r w:rsidDel="008F7B0C">
                <w:rPr>
                  <w:rFonts w:cs="Open Sans"/>
                  <w:sz w:val="20"/>
                  <w:szCs w:val="20"/>
                </w:rPr>
                <w:delText xml:space="preserve">The Date and Time the Shipment is due to arrive at the destimation </w:delText>
              </w:r>
            </w:del>
            <w:ins w:id="5736" w:author="Shannon Stilwell" w:date="2016-09-29T18:36:00Z">
              <w:del w:id="5737" w:author="Mr Richard P Williams" w:date="2016-10-03T22:42:00Z">
                <w:r w:rsidR="006D5F48" w:rsidDel="008F7B0C">
                  <w:rPr>
                    <w:rFonts w:cs="Open Sans"/>
                    <w:sz w:val="20"/>
                    <w:szCs w:val="20"/>
                  </w:rPr>
                  <w:delText xml:space="preserve">destination </w:delText>
                </w:r>
              </w:del>
            </w:ins>
            <w:del w:id="5738" w:author="Mr Richard P Williams" w:date="2016-10-03T22:42:00Z">
              <w:r w:rsidDel="008F7B0C">
                <w:rPr>
                  <w:rFonts w:cs="Open Sans"/>
                  <w:sz w:val="20"/>
                  <w:szCs w:val="20"/>
                </w:rPr>
                <w:delText>location</w:delText>
              </w:r>
            </w:del>
          </w:p>
        </w:tc>
      </w:tr>
      <w:tr w:rsidR="00EC7405" w:rsidRPr="00307A4C" w:rsidDel="008F7B0C" w14:paraId="4E0C0695" w14:textId="77777777" w:rsidTr="00CF4A03">
        <w:trPr>
          <w:trHeight w:val="300"/>
          <w:del w:id="573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1505EF1A" w14:textId="77777777" w:rsidR="00EC7405" w:rsidRPr="00307A4C" w:rsidDel="008F7B0C" w:rsidRDefault="00EC7405">
            <w:pPr>
              <w:rPr>
                <w:del w:id="5740" w:author="Mr Richard P Williams" w:date="2016-10-03T22:42:00Z"/>
                <w:rFonts w:cs="Open Sans"/>
                <w:sz w:val="20"/>
                <w:szCs w:val="20"/>
              </w:rPr>
            </w:pPr>
            <w:del w:id="5741" w:author="Mr Richard P Williams" w:date="2016-10-03T22:42:00Z">
              <w:r w:rsidRPr="00307A4C" w:rsidDel="008F7B0C">
                <w:rPr>
                  <w:rFonts w:cs="Open Sans"/>
                  <w:sz w:val="20"/>
                  <w:szCs w:val="20"/>
                </w:rPr>
                <w:delText>OrderNo</w:delText>
              </w:r>
            </w:del>
          </w:p>
        </w:tc>
        <w:tc>
          <w:tcPr>
            <w:tcW w:w="1180" w:type="dxa"/>
            <w:noWrap/>
            <w:hideMark/>
          </w:tcPr>
          <w:p w14:paraId="1FB265C7" w14:textId="77777777" w:rsidR="00EC7405" w:rsidRPr="00307A4C" w:rsidDel="008F7B0C" w:rsidRDefault="00EC7405">
            <w:pPr>
              <w:cnfStyle w:val="000000000000" w:firstRow="0" w:lastRow="0" w:firstColumn="0" w:lastColumn="0" w:oddVBand="0" w:evenVBand="0" w:oddHBand="0" w:evenHBand="0" w:firstRowFirstColumn="0" w:firstRowLastColumn="0" w:lastRowFirstColumn="0" w:lastRowLastColumn="0"/>
              <w:rPr>
                <w:del w:id="5742" w:author="Mr Richard P Williams" w:date="2016-10-03T22:42:00Z"/>
                <w:rFonts w:cs="Open Sans"/>
                <w:sz w:val="20"/>
                <w:szCs w:val="20"/>
              </w:rPr>
            </w:pPr>
            <w:del w:id="5743" w:author="Mr Richard P Williams" w:date="2016-10-03T22:42:00Z">
              <w:r w:rsidRPr="00307A4C" w:rsidDel="008F7B0C">
                <w:rPr>
                  <w:rFonts w:cs="Open Sans"/>
                  <w:sz w:val="20"/>
                  <w:szCs w:val="20"/>
                </w:rPr>
                <w:delText>bigint</w:delText>
              </w:r>
            </w:del>
          </w:p>
        </w:tc>
        <w:tc>
          <w:tcPr>
            <w:tcW w:w="1350" w:type="dxa"/>
            <w:noWrap/>
            <w:hideMark/>
          </w:tcPr>
          <w:p w14:paraId="19F75903" w14:textId="77777777" w:rsidR="00EC7405" w:rsidRPr="00307A4C" w:rsidDel="008F7B0C" w:rsidRDefault="00EC7405" w:rsidP="00307A4C">
            <w:pPr>
              <w:cnfStyle w:val="000000000000" w:firstRow="0" w:lastRow="0" w:firstColumn="0" w:lastColumn="0" w:oddVBand="0" w:evenVBand="0" w:oddHBand="0" w:evenHBand="0" w:firstRowFirstColumn="0" w:firstRowLastColumn="0" w:lastRowFirstColumn="0" w:lastRowLastColumn="0"/>
              <w:rPr>
                <w:del w:id="5744" w:author="Mr Richard P Williams" w:date="2016-10-03T22:42:00Z"/>
                <w:rFonts w:cs="Open Sans"/>
                <w:sz w:val="20"/>
                <w:szCs w:val="20"/>
              </w:rPr>
            </w:pPr>
            <w:del w:id="5745" w:author="Mr Richard P Williams" w:date="2016-10-03T22:42:00Z">
              <w:r w:rsidRPr="00307A4C" w:rsidDel="008F7B0C">
                <w:rPr>
                  <w:rFonts w:cs="Open Sans"/>
                  <w:sz w:val="20"/>
                  <w:szCs w:val="20"/>
                </w:rPr>
                <w:delText>8</w:delText>
              </w:r>
            </w:del>
          </w:p>
        </w:tc>
        <w:tc>
          <w:tcPr>
            <w:tcW w:w="3775" w:type="dxa"/>
          </w:tcPr>
          <w:p w14:paraId="411E9A23" w14:textId="77777777" w:rsidR="00EC7405" w:rsidRPr="00307A4C" w:rsidDel="008F7B0C" w:rsidRDefault="00EB2522" w:rsidP="00307A4C">
            <w:pPr>
              <w:cnfStyle w:val="000000000000" w:firstRow="0" w:lastRow="0" w:firstColumn="0" w:lastColumn="0" w:oddVBand="0" w:evenVBand="0" w:oddHBand="0" w:evenHBand="0" w:firstRowFirstColumn="0" w:firstRowLastColumn="0" w:lastRowFirstColumn="0" w:lastRowLastColumn="0"/>
              <w:rPr>
                <w:del w:id="5746" w:author="Mr Richard P Williams" w:date="2016-10-03T22:42:00Z"/>
                <w:rFonts w:cs="Open Sans"/>
                <w:sz w:val="20"/>
                <w:szCs w:val="20"/>
              </w:rPr>
            </w:pPr>
            <w:del w:id="5747" w:author="Mr Richard P Williams" w:date="2016-10-03T22:42:00Z">
              <w:r w:rsidDel="008F7B0C">
                <w:rPr>
                  <w:rFonts w:cs="Open Sans"/>
                  <w:sz w:val="20"/>
                  <w:szCs w:val="20"/>
                </w:rPr>
                <w:delText xml:space="preserve">The Original Order No </w:delText>
              </w:r>
            </w:del>
          </w:p>
        </w:tc>
      </w:tr>
      <w:tr w:rsidR="00EC7405" w:rsidRPr="00307A4C" w:rsidDel="008F7B0C" w14:paraId="339A2893" w14:textId="77777777" w:rsidTr="00CF4A03">
        <w:trPr>
          <w:cnfStyle w:val="000000100000" w:firstRow="0" w:lastRow="0" w:firstColumn="0" w:lastColumn="0" w:oddVBand="0" w:evenVBand="0" w:oddHBand="1" w:evenHBand="0" w:firstRowFirstColumn="0" w:firstRowLastColumn="0" w:lastRowFirstColumn="0" w:lastRowLastColumn="0"/>
          <w:trHeight w:val="300"/>
          <w:del w:id="574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3E65621D" w14:textId="77777777" w:rsidR="00EC7405" w:rsidRPr="00307A4C" w:rsidDel="008F7B0C" w:rsidRDefault="00EC7405">
            <w:pPr>
              <w:rPr>
                <w:del w:id="5749" w:author="Mr Richard P Williams" w:date="2016-10-03T22:42:00Z"/>
                <w:rFonts w:cs="Open Sans"/>
                <w:sz w:val="20"/>
                <w:szCs w:val="20"/>
              </w:rPr>
            </w:pPr>
            <w:del w:id="5750" w:author="Mr Richard P Williams" w:date="2016-10-03T22:42:00Z">
              <w:r w:rsidRPr="00307A4C" w:rsidDel="008F7B0C">
                <w:rPr>
                  <w:rFonts w:cs="Open Sans"/>
                  <w:sz w:val="20"/>
                  <w:szCs w:val="20"/>
                </w:rPr>
                <w:delText>SeqNo</w:delText>
              </w:r>
              <w:r w:rsidR="004C4AAA" w:rsidDel="008F7B0C">
                <w:rPr>
                  <w:rFonts w:cs="Open Sans"/>
                  <w:sz w:val="20"/>
                  <w:szCs w:val="20"/>
                </w:rPr>
                <w:delText xml:space="preserve"> or Line Number</w:delText>
              </w:r>
            </w:del>
          </w:p>
        </w:tc>
        <w:tc>
          <w:tcPr>
            <w:tcW w:w="1180" w:type="dxa"/>
            <w:noWrap/>
            <w:hideMark/>
          </w:tcPr>
          <w:p w14:paraId="5271C029" w14:textId="77777777" w:rsidR="00EC7405" w:rsidRPr="00307A4C" w:rsidDel="008F7B0C" w:rsidRDefault="00EC7405">
            <w:pPr>
              <w:cnfStyle w:val="000000100000" w:firstRow="0" w:lastRow="0" w:firstColumn="0" w:lastColumn="0" w:oddVBand="0" w:evenVBand="0" w:oddHBand="1" w:evenHBand="0" w:firstRowFirstColumn="0" w:firstRowLastColumn="0" w:lastRowFirstColumn="0" w:lastRowLastColumn="0"/>
              <w:rPr>
                <w:del w:id="5751" w:author="Mr Richard P Williams" w:date="2016-10-03T22:42:00Z"/>
                <w:rFonts w:cs="Open Sans"/>
                <w:sz w:val="20"/>
                <w:szCs w:val="20"/>
              </w:rPr>
            </w:pPr>
            <w:del w:id="5752" w:author="Mr Richard P Williams" w:date="2016-10-03T22:42:00Z">
              <w:r w:rsidRPr="00307A4C" w:rsidDel="008F7B0C">
                <w:rPr>
                  <w:rFonts w:cs="Open Sans"/>
                  <w:sz w:val="20"/>
                  <w:szCs w:val="20"/>
                </w:rPr>
                <w:delText>int</w:delText>
              </w:r>
            </w:del>
          </w:p>
        </w:tc>
        <w:tc>
          <w:tcPr>
            <w:tcW w:w="1350" w:type="dxa"/>
            <w:noWrap/>
            <w:hideMark/>
          </w:tcPr>
          <w:p w14:paraId="70E5C5A0"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753" w:author="Mr Richard P Williams" w:date="2016-10-03T22:42:00Z"/>
                <w:rFonts w:cs="Open Sans"/>
                <w:sz w:val="20"/>
                <w:szCs w:val="20"/>
              </w:rPr>
            </w:pPr>
            <w:del w:id="5754" w:author="Mr Richard P Williams" w:date="2016-10-03T22:42:00Z">
              <w:r w:rsidRPr="00307A4C" w:rsidDel="008F7B0C">
                <w:rPr>
                  <w:rFonts w:cs="Open Sans"/>
                  <w:sz w:val="20"/>
                  <w:szCs w:val="20"/>
                </w:rPr>
                <w:delText>4</w:delText>
              </w:r>
            </w:del>
          </w:p>
        </w:tc>
        <w:tc>
          <w:tcPr>
            <w:tcW w:w="3775" w:type="dxa"/>
          </w:tcPr>
          <w:p w14:paraId="39DB7812"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755" w:author="Mr Richard P Williams" w:date="2016-10-03T22:42:00Z"/>
                <w:rFonts w:cs="Open Sans"/>
                <w:sz w:val="20"/>
                <w:szCs w:val="20"/>
              </w:rPr>
            </w:pPr>
          </w:p>
        </w:tc>
      </w:tr>
      <w:tr w:rsidR="00EC7405" w:rsidRPr="00307A4C" w:rsidDel="008F7B0C" w14:paraId="07138192" w14:textId="77777777" w:rsidTr="00CF4A03">
        <w:trPr>
          <w:trHeight w:val="300"/>
          <w:del w:id="575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3C1367AB" w14:textId="77777777" w:rsidR="00EC7405" w:rsidRPr="00307A4C" w:rsidDel="008F7B0C" w:rsidRDefault="00EC7405">
            <w:pPr>
              <w:rPr>
                <w:del w:id="5757" w:author="Mr Richard P Williams" w:date="2016-10-03T22:42:00Z"/>
                <w:rFonts w:cs="Open Sans"/>
                <w:sz w:val="20"/>
                <w:szCs w:val="20"/>
              </w:rPr>
            </w:pPr>
            <w:del w:id="5758" w:author="Mr Richard P Williams" w:date="2016-10-03T22:42:00Z">
              <w:r w:rsidRPr="00307A4C" w:rsidDel="008F7B0C">
                <w:rPr>
                  <w:rFonts w:cs="Open Sans"/>
                  <w:sz w:val="20"/>
                  <w:szCs w:val="20"/>
                </w:rPr>
                <w:delText>Ship</w:delText>
              </w:r>
              <w:r w:rsidR="00FC16E4" w:rsidDel="008F7B0C">
                <w:rPr>
                  <w:rFonts w:cs="Open Sans"/>
                  <w:sz w:val="20"/>
                  <w:szCs w:val="20"/>
                </w:rPr>
                <w:delText>ment Unit Quantity</w:delText>
              </w:r>
            </w:del>
          </w:p>
        </w:tc>
        <w:tc>
          <w:tcPr>
            <w:tcW w:w="1180" w:type="dxa"/>
            <w:noWrap/>
            <w:hideMark/>
          </w:tcPr>
          <w:p w14:paraId="4F7CE3E9" w14:textId="77777777" w:rsidR="00EC7405" w:rsidRPr="00307A4C" w:rsidDel="008F7B0C" w:rsidRDefault="00EC7405">
            <w:pPr>
              <w:cnfStyle w:val="000000000000" w:firstRow="0" w:lastRow="0" w:firstColumn="0" w:lastColumn="0" w:oddVBand="0" w:evenVBand="0" w:oddHBand="0" w:evenHBand="0" w:firstRowFirstColumn="0" w:firstRowLastColumn="0" w:lastRowFirstColumn="0" w:lastRowLastColumn="0"/>
              <w:rPr>
                <w:del w:id="5759" w:author="Mr Richard P Williams" w:date="2016-10-03T22:42:00Z"/>
                <w:rFonts w:cs="Open Sans"/>
                <w:sz w:val="20"/>
                <w:szCs w:val="20"/>
              </w:rPr>
            </w:pPr>
            <w:del w:id="5760" w:author="Mr Richard P Williams" w:date="2016-10-03T22:42:00Z">
              <w:r w:rsidRPr="00307A4C" w:rsidDel="008F7B0C">
                <w:rPr>
                  <w:rFonts w:cs="Open Sans"/>
                  <w:sz w:val="20"/>
                  <w:szCs w:val="20"/>
                </w:rPr>
                <w:delText>decimal</w:delText>
              </w:r>
            </w:del>
          </w:p>
        </w:tc>
        <w:tc>
          <w:tcPr>
            <w:tcW w:w="1350" w:type="dxa"/>
            <w:noWrap/>
            <w:hideMark/>
          </w:tcPr>
          <w:p w14:paraId="054044DA" w14:textId="77777777" w:rsidR="00EC7405" w:rsidRPr="00307A4C" w:rsidDel="008F7B0C" w:rsidRDefault="00EC7405" w:rsidP="00307A4C">
            <w:pPr>
              <w:cnfStyle w:val="000000000000" w:firstRow="0" w:lastRow="0" w:firstColumn="0" w:lastColumn="0" w:oddVBand="0" w:evenVBand="0" w:oddHBand="0" w:evenHBand="0" w:firstRowFirstColumn="0" w:firstRowLastColumn="0" w:lastRowFirstColumn="0" w:lastRowLastColumn="0"/>
              <w:rPr>
                <w:del w:id="5761" w:author="Mr Richard P Williams" w:date="2016-10-03T22:42:00Z"/>
                <w:rFonts w:cs="Open Sans"/>
                <w:sz w:val="20"/>
                <w:szCs w:val="20"/>
              </w:rPr>
            </w:pPr>
            <w:del w:id="5762" w:author="Mr Richard P Williams" w:date="2016-10-03T22:42:00Z">
              <w:r w:rsidRPr="00307A4C" w:rsidDel="008F7B0C">
                <w:rPr>
                  <w:rFonts w:cs="Open Sans"/>
                  <w:sz w:val="20"/>
                  <w:szCs w:val="20"/>
                </w:rPr>
                <w:delText>17</w:delText>
              </w:r>
            </w:del>
          </w:p>
        </w:tc>
        <w:tc>
          <w:tcPr>
            <w:tcW w:w="3775" w:type="dxa"/>
          </w:tcPr>
          <w:p w14:paraId="0D9E258E" w14:textId="77777777" w:rsidR="00EC7405" w:rsidRPr="00307A4C" w:rsidDel="008F7B0C" w:rsidRDefault="00EB2522" w:rsidP="00307A4C">
            <w:pPr>
              <w:cnfStyle w:val="000000000000" w:firstRow="0" w:lastRow="0" w:firstColumn="0" w:lastColumn="0" w:oddVBand="0" w:evenVBand="0" w:oddHBand="0" w:evenHBand="0" w:firstRowFirstColumn="0" w:firstRowLastColumn="0" w:lastRowFirstColumn="0" w:lastRowLastColumn="0"/>
              <w:rPr>
                <w:del w:id="5763" w:author="Mr Richard P Williams" w:date="2016-10-03T22:42:00Z"/>
                <w:rFonts w:cs="Open Sans"/>
                <w:sz w:val="20"/>
                <w:szCs w:val="20"/>
              </w:rPr>
            </w:pPr>
            <w:del w:id="5764" w:author="Mr Richard P Williams" w:date="2016-10-03T22:42:00Z">
              <w:r w:rsidDel="008F7B0C">
                <w:rPr>
                  <w:rFonts w:cs="Open Sans"/>
                  <w:sz w:val="20"/>
                  <w:szCs w:val="20"/>
                </w:rPr>
                <w:delText>The Quantity of Items in the Shipment</w:delText>
              </w:r>
            </w:del>
          </w:p>
        </w:tc>
      </w:tr>
      <w:tr w:rsidR="00EB2522" w:rsidRPr="00307A4C" w:rsidDel="008F7B0C" w14:paraId="5B37C1F7" w14:textId="77777777" w:rsidTr="00CF4A03">
        <w:trPr>
          <w:cnfStyle w:val="000000100000" w:firstRow="0" w:lastRow="0" w:firstColumn="0" w:lastColumn="0" w:oddVBand="0" w:evenVBand="0" w:oddHBand="1" w:evenHBand="0" w:firstRowFirstColumn="0" w:firstRowLastColumn="0" w:lastRowFirstColumn="0" w:lastRowLastColumn="0"/>
          <w:trHeight w:val="300"/>
          <w:del w:id="576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125E6E5F" w14:textId="77777777" w:rsidR="00EB2522" w:rsidRPr="00307A4C" w:rsidDel="008F7B0C" w:rsidRDefault="00EB2522">
            <w:pPr>
              <w:rPr>
                <w:del w:id="5766" w:author="Mr Richard P Williams" w:date="2016-10-03T22:42:00Z"/>
                <w:rFonts w:cs="Open Sans"/>
                <w:sz w:val="20"/>
                <w:szCs w:val="20"/>
              </w:rPr>
            </w:pPr>
            <w:del w:id="5767" w:author="Mr Richard P Williams" w:date="2016-10-03T22:42:00Z">
              <w:r w:rsidDel="008F7B0C">
                <w:rPr>
                  <w:rFonts w:cs="Open Sans"/>
                  <w:sz w:val="20"/>
                  <w:szCs w:val="20"/>
                </w:rPr>
                <w:delText>Shipment Value</w:delText>
              </w:r>
            </w:del>
          </w:p>
        </w:tc>
        <w:tc>
          <w:tcPr>
            <w:tcW w:w="1180" w:type="dxa"/>
            <w:noWrap/>
          </w:tcPr>
          <w:p w14:paraId="4BBCEC0E" w14:textId="77777777" w:rsidR="00EB2522" w:rsidRPr="00307A4C" w:rsidDel="008F7B0C" w:rsidRDefault="00EB2522">
            <w:pPr>
              <w:cnfStyle w:val="000000100000" w:firstRow="0" w:lastRow="0" w:firstColumn="0" w:lastColumn="0" w:oddVBand="0" w:evenVBand="0" w:oddHBand="1" w:evenHBand="0" w:firstRowFirstColumn="0" w:firstRowLastColumn="0" w:lastRowFirstColumn="0" w:lastRowLastColumn="0"/>
              <w:rPr>
                <w:del w:id="5768" w:author="Mr Richard P Williams" w:date="2016-10-03T22:42:00Z"/>
                <w:rFonts w:cs="Open Sans"/>
                <w:sz w:val="20"/>
                <w:szCs w:val="20"/>
              </w:rPr>
            </w:pPr>
          </w:p>
        </w:tc>
        <w:tc>
          <w:tcPr>
            <w:tcW w:w="1350" w:type="dxa"/>
            <w:noWrap/>
          </w:tcPr>
          <w:p w14:paraId="29B8C21C" w14:textId="77777777" w:rsidR="00EB2522" w:rsidRPr="00307A4C" w:rsidDel="008F7B0C" w:rsidRDefault="00EB2522" w:rsidP="00307A4C">
            <w:pPr>
              <w:cnfStyle w:val="000000100000" w:firstRow="0" w:lastRow="0" w:firstColumn="0" w:lastColumn="0" w:oddVBand="0" w:evenVBand="0" w:oddHBand="1" w:evenHBand="0" w:firstRowFirstColumn="0" w:firstRowLastColumn="0" w:lastRowFirstColumn="0" w:lastRowLastColumn="0"/>
              <w:rPr>
                <w:del w:id="5769" w:author="Mr Richard P Williams" w:date="2016-10-03T22:42:00Z"/>
                <w:rFonts w:cs="Open Sans"/>
                <w:sz w:val="20"/>
                <w:szCs w:val="20"/>
              </w:rPr>
            </w:pPr>
          </w:p>
        </w:tc>
        <w:tc>
          <w:tcPr>
            <w:tcW w:w="3775" w:type="dxa"/>
          </w:tcPr>
          <w:p w14:paraId="2FFB6AAA" w14:textId="77777777" w:rsidR="00EB2522" w:rsidDel="008F7B0C" w:rsidRDefault="00EB2522" w:rsidP="00307A4C">
            <w:pPr>
              <w:cnfStyle w:val="000000100000" w:firstRow="0" w:lastRow="0" w:firstColumn="0" w:lastColumn="0" w:oddVBand="0" w:evenVBand="0" w:oddHBand="1" w:evenHBand="0" w:firstRowFirstColumn="0" w:firstRowLastColumn="0" w:lastRowFirstColumn="0" w:lastRowLastColumn="0"/>
              <w:rPr>
                <w:del w:id="5770" w:author="Mr Richard P Williams" w:date="2016-10-03T22:42:00Z"/>
                <w:rFonts w:cs="Open Sans"/>
                <w:sz w:val="20"/>
                <w:szCs w:val="20"/>
              </w:rPr>
            </w:pPr>
            <w:del w:id="5771" w:author="Mr Richard P Williams" w:date="2016-10-03T22:42:00Z">
              <w:r w:rsidDel="008F7B0C">
                <w:rPr>
                  <w:rFonts w:cs="Open Sans"/>
                  <w:sz w:val="20"/>
                  <w:szCs w:val="20"/>
                </w:rPr>
                <w:delText>The Retail Value of the Shipment based on the quantity</w:delText>
              </w:r>
            </w:del>
          </w:p>
        </w:tc>
      </w:tr>
      <w:tr w:rsidR="00EB2522" w:rsidRPr="00307A4C" w:rsidDel="008F7B0C" w14:paraId="3F3E9629" w14:textId="77777777" w:rsidTr="00CF4A03">
        <w:trPr>
          <w:trHeight w:val="300"/>
          <w:del w:id="577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05190224" w14:textId="77777777" w:rsidR="00EB2522" w:rsidDel="008F7B0C" w:rsidRDefault="00EB2522">
            <w:pPr>
              <w:rPr>
                <w:del w:id="5773" w:author="Mr Richard P Williams" w:date="2016-10-03T22:42:00Z"/>
                <w:rFonts w:cs="Open Sans"/>
                <w:sz w:val="20"/>
                <w:szCs w:val="20"/>
              </w:rPr>
            </w:pPr>
            <w:del w:id="5774" w:author="Mr Richard P Williams" w:date="2016-10-03T22:42:00Z">
              <w:r w:rsidDel="008F7B0C">
                <w:rPr>
                  <w:rFonts w:cs="Open Sans"/>
                  <w:sz w:val="20"/>
                  <w:szCs w:val="20"/>
                </w:rPr>
                <w:delText>Supplemental Shipment Costs</w:delText>
              </w:r>
            </w:del>
          </w:p>
        </w:tc>
        <w:tc>
          <w:tcPr>
            <w:tcW w:w="1180" w:type="dxa"/>
            <w:noWrap/>
          </w:tcPr>
          <w:p w14:paraId="2B73D7A7" w14:textId="77777777" w:rsidR="00EB2522" w:rsidRPr="00307A4C" w:rsidDel="008F7B0C" w:rsidRDefault="00EB2522">
            <w:pPr>
              <w:cnfStyle w:val="000000000000" w:firstRow="0" w:lastRow="0" w:firstColumn="0" w:lastColumn="0" w:oddVBand="0" w:evenVBand="0" w:oddHBand="0" w:evenHBand="0" w:firstRowFirstColumn="0" w:firstRowLastColumn="0" w:lastRowFirstColumn="0" w:lastRowLastColumn="0"/>
              <w:rPr>
                <w:del w:id="5775" w:author="Mr Richard P Williams" w:date="2016-10-03T22:42:00Z"/>
                <w:rFonts w:cs="Open Sans"/>
                <w:sz w:val="20"/>
                <w:szCs w:val="20"/>
              </w:rPr>
            </w:pPr>
          </w:p>
        </w:tc>
        <w:tc>
          <w:tcPr>
            <w:tcW w:w="1350" w:type="dxa"/>
            <w:noWrap/>
          </w:tcPr>
          <w:p w14:paraId="1624DA77" w14:textId="77777777" w:rsidR="00EB2522" w:rsidRPr="00307A4C" w:rsidDel="008F7B0C" w:rsidRDefault="00EB2522" w:rsidP="00307A4C">
            <w:pPr>
              <w:cnfStyle w:val="000000000000" w:firstRow="0" w:lastRow="0" w:firstColumn="0" w:lastColumn="0" w:oddVBand="0" w:evenVBand="0" w:oddHBand="0" w:evenHBand="0" w:firstRowFirstColumn="0" w:firstRowLastColumn="0" w:lastRowFirstColumn="0" w:lastRowLastColumn="0"/>
              <w:rPr>
                <w:del w:id="5776" w:author="Mr Richard P Williams" w:date="2016-10-03T22:42:00Z"/>
                <w:rFonts w:cs="Open Sans"/>
                <w:sz w:val="20"/>
                <w:szCs w:val="20"/>
              </w:rPr>
            </w:pPr>
          </w:p>
        </w:tc>
        <w:tc>
          <w:tcPr>
            <w:tcW w:w="3775" w:type="dxa"/>
          </w:tcPr>
          <w:p w14:paraId="1EDDD4EF" w14:textId="77777777" w:rsidR="00EB2522" w:rsidDel="008F7B0C" w:rsidRDefault="00EB2522" w:rsidP="00EB2522">
            <w:pPr>
              <w:cnfStyle w:val="000000000000" w:firstRow="0" w:lastRow="0" w:firstColumn="0" w:lastColumn="0" w:oddVBand="0" w:evenVBand="0" w:oddHBand="0" w:evenHBand="0" w:firstRowFirstColumn="0" w:firstRowLastColumn="0" w:lastRowFirstColumn="0" w:lastRowLastColumn="0"/>
              <w:rPr>
                <w:del w:id="5777" w:author="Mr Richard P Williams" w:date="2016-10-03T22:42:00Z"/>
                <w:rFonts w:cs="Open Sans"/>
                <w:sz w:val="20"/>
                <w:szCs w:val="20"/>
              </w:rPr>
            </w:pPr>
            <w:del w:id="5778" w:author="Mr Richard P Williams" w:date="2016-10-03T22:42:00Z">
              <w:r w:rsidDel="008F7B0C">
                <w:rPr>
                  <w:rFonts w:cs="Open Sans"/>
                  <w:sz w:val="20"/>
                  <w:szCs w:val="20"/>
                </w:rPr>
                <w:delText>Transportation Costs</w:delText>
              </w:r>
            </w:del>
          </w:p>
        </w:tc>
      </w:tr>
      <w:tr w:rsidR="00EC7405" w:rsidRPr="00307A4C" w:rsidDel="008F7B0C" w14:paraId="599509FB" w14:textId="77777777" w:rsidTr="00CF4A03">
        <w:trPr>
          <w:cnfStyle w:val="000000100000" w:firstRow="0" w:lastRow="0" w:firstColumn="0" w:lastColumn="0" w:oddVBand="0" w:evenVBand="0" w:oddHBand="1" w:evenHBand="0" w:firstRowFirstColumn="0" w:firstRowLastColumn="0" w:lastRowFirstColumn="0" w:lastRowLastColumn="0"/>
          <w:trHeight w:val="300"/>
          <w:del w:id="577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5F138BB8" w14:textId="77777777" w:rsidR="00EC7405" w:rsidRPr="00307A4C" w:rsidDel="008F7B0C" w:rsidRDefault="00EC7405">
            <w:pPr>
              <w:rPr>
                <w:del w:id="5780" w:author="Mr Richard P Williams" w:date="2016-10-03T22:42:00Z"/>
                <w:rFonts w:cs="Open Sans"/>
                <w:sz w:val="20"/>
                <w:szCs w:val="20"/>
              </w:rPr>
            </w:pPr>
            <w:del w:id="5781" w:author="Mr Richard P Williams" w:date="2016-10-03T22:42:00Z">
              <w:r w:rsidRPr="00307A4C" w:rsidDel="008F7B0C">
                <w:rPr>
                  <w:rFonts w:cs="Open Sans"/>
                  <w:sz w:val="20"/>
                  <w:szCs w:val="20"/>
                </w:rPr>
                <w:delText>SourceDocNo</w:delText>
              </w:r>
            </w:del>
          </w:p>
        </w:tc>
        <w:tc>
          <w:tcPr>
            <w:tcW w:w="1180" w:type="dxa"/>
            <w:noWrap/>
            <w:hideMark/>
          </w:tcPr>
          <w:p w14:paraId="0BE3F01B" w14:textId="77777777" w:rsidR="00EC7405" w:rsidRPr="00307A4C" w:rsidDel="008F7B0C" w:rsidRDefault="00EC7405">
            <w:pPr>
              <w:cnfStyle w:val="000000100000" w:firstRow="0" w:lastRow="0" w:firstColumn="0" w:lastColumn="0" w:oddVBand="0" w:evenVBand="0" w:oddHBand="1" w:evenHBand="0" w:firstRowFirstColumn="0" w:firstRowLastColumn="0" w:lastRowFirstColumn="0" w:lastRowLastColumn="0"/>
              <w:rPr>
                <w:del w:id="5782" w:author="Mr Richard P Williams" w:date="2016-10-03T22:42:00Z"/>
                <w:rFonts w:cs="Open Sans"/>
                <w:sz w:val="20"/>
                <w:szCs w:val="20"/>
              </w:rPr>
            </w:pPr>
            <w:del w:id="5783" w:author="Mr Richard P Williams" w:date="2016-10-03T22:42:00Z">
              <w:r w:rsidRPr="00307A4C" w:rsidDel="008F7B0C">
                <w:rPr>
                  <w:rFonts w:cs="Open Sans"/>
                  <w:sz w:val="20"/>
                  <w:szCs w:val="20"/>
                </w:rPr>
                <w:delText>nvarchar</w:delText>
              </w:r>
            </w:del>
          </w:p>
        </w:tc>
        <w:tc>
          <w:tcPr>
            <w:tcW w:w="1350" w:type="dxa"/>
            <w:noWrap/>
            <w:hideMark/>
          </w:tcPr>
          <w:p w14:paraId="427F029E"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784" w:author="Mr Richard P Williams" w:date="2016-10-03T22:42:00Z"/>
                <w:rFonts w:cs="Open Sans"/>
                <w:sz w:val="20"/>
                <w:szCs w:val="20"/>
              </w:rPr>
            </w:pPr>
            <w:del w:id="5785" w:author="Mr Richard P Williams" w:date="2016-10-03T22:42:00Z">
              <w:r w:rsidRPr="00307A4C" w:rsidDel="008F7B0C">
                <w:rPr>
                  <w:rFonts w:cs="Open Sans"/>
                  <w:sz w:val="20"/>
                  <w:szCs w:val="20"/>
                </w:rPr>
                <w:delText>8000</w:delText>
              </w:r>
            </w:del>
          </w:p>
        </w:tc>
        <w:tc>
          <w:tcPr>
            <w:tcW w:w="3775" w:type="dxa"/>
          </w:tcPr>
          <w:p w14:paraId="1D9433D4"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786" w:author="Mr Richard P Williams" w:date="2016-10-03T22:42:00Z"/>
                <w:rFonts w:cs="Open Sans"/>
                <w:sz w:val="20"/>
                <w:szCs w:val="20"/>
              </w:rPr>
            </w:pPr>
          </w:p>
        </w:tc>
      </w:tr>
      <w:tr w:rsidR="00EC7405" w:rsidRPr="00307A4C" w:rsidDel="008F7B0C" w14:paraId="757D9B8D" w14:textId="77777777" w:rsidTr="00CF4A03">
        <w:trPr>
          <w:trHeight w:val="300"/>
          <w:del w:id="578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45ACC457" w14:textId="77777777" w:rsidR="00EC7405" w:rsidRPr="00307A4C" w:rsidDel="008F7B0C" w:rsidRDefault="00EC7405">
            <w:pPr>
              <w:rPr>
                <w:del w:id="5788" w:author="Mr Richard P Williams" w:date="2016-10-03T22:42:00Z"/>
                <w:rFonts w:cs="Open Sans"/>
                <w:sz w:val="20"/>
                <w:szCs w:val="20"/>
              </w:rPr>
            </w:pPr>
            <w:del w:id="5789" w:author="Mr Richard P Williams" w:date="2016-10-03T22:42:00Z">
              <w:r w:rsidRPr="00307A4C" w:rsidDel="008F7B0C">
                <w:rPr>
                  <w:rFonts w:cs="Open Sans"/>
                  <w:sz w:val="20"/>
                  <w:szCs w:val="20"/>
                </w:rPr>
                <w:delText>CaseID</w:delText>
              </w:r>
            </w:del>
          </w:p>
        </w:tc>
        <w:tc>
          <w:tcPr>
            <w:tcW w:w="1180" w:type="dxa"/>
            <w:noWrap/>
            <w:hideMark/>
          </w:tcPr>
          <w:p w14:paraId="0FF51580" w14:textId="77777777" w:rsidR="00EC7405" w:rsidRPr="00307A4C" w:rsidDel="008F7B0C" w:rsidRDefault="00EC7405">
            <w:pPr>
              <w:cnfStyle w:val="000000000000" w:firstRow="0" w:lastRow="0" w:firstColumn="0" w:lastColumn="0" w:oddVBand="0" w:evenVBand="0" w:oddHBand="0" w:evenHBand="0" w:firstRowFirstColumn="0" w:firstRowLastColumn="0" w:lastRowFirstColumn="0" w:lastRowLastColumn="0"/>
              <w:rPr>
                <w:del w:id="5790" w:author="Mr Richard P Williams" w:date="2016-10-03T22:42:00Z"/>
                <w:rFonts w:cs="Open Sans"/>
                <w:sz w:val="20"/>
                <w:szCs w:val="20"/>
              </w:rPr>
            </w:pPr>
            <w:del w:id="5791" w:author="Mr Richard P Williams" w:date="2016-10-03T22:42:00Z">
              <w:r w:rsidRPr="00307A4C" w:rsidDel="008F7B0C">
                <w:rPr>
                  <w:rFonts w:cs="Open Sans"/>
                  <w:sz w:val="20"/>
                  <w:szCs w:val="20"/>
                </w:rPr>
                <w:delText>nvarchar</w:delText>
              </w:r>
            </w:del>
          </w:p>
        </w:tc>
        <w:tc>
          <w:tcPr>
            <w:tcW w:w="1350" w:type="dxa"/>
            <w:noWrap/>
            <w:hideMark/>
          </w:tcPr>
          <w:p w14:paraId="48468573" w14:textId="77777777" w:rsidR="00EC7405" w:rsidRPr="00307A4C" w:rsidDel="008F7B0C" w:rsidRDefault="00EC7405" w:rsidP="00307A4C">
            <w:pPr>
              <w:cnfStyle w:val="000000000000" w:firstRow="0" w:lastRow="0" w:firstColumn="0" w:lastColumn="0" w:oddVBand="0" w:evenVBand="0" w:oddHBand="0" w:evenHBand="0" w:firstRowFirstColumn="0" w:firstRowLastColumn="0" w:lastRowFirstColumn="0" w:lastRowLastColumn="0"/>
              <w:rPr>
                <w:del w:id="5792" w:author="Mr Richard P Williams" w:date="2016-10-03T22:42:00Z"/>
                <w:rFonts w:cs="Open Sans"/>
                <w:sz w:val="20"/>
                <w:szCs w:val="20"/>
              </w:rPr>
            </w:pPr>
            <w:del w:id="5793" w:author="Mr Richard P Williams" w:date="2016-10-03T22:42:00Z">
              <w:r w:rsidRPr="00307A4C" w:rsidDel="008F7B0C">
                <w:rPr>
                  <w:rFonts w:cs="Open Sans"/>
                  <w:sz w:val="20"/>
                  <w:szCs w:val="20"/>
                </w:rPr>
                <w:delText>8000</w:delText>
              </w:r>
            </w:del>
          </w:p>
        </w:tc>
        <w:tc>
          <w:tcPr>
            <w:tcW w:w="3775" w:type="dxa"/>
          </w:tcPr>
          <w:p w14:paraId="547A5E39" w14:textId="77777777" w:rsidR="00EC7405" w:rsidRPr="00307A4C" w:rsidDel="008F7B0C" w:rsidRDefault="00EC7405" w:rsidP="00307A4C">
            <w:pPr>
              <w:cnfStyle w:val="000000000000" w:firstRow="0" w:lastRow="0" w:firstColumn="0" w:lastColumn="0" w:oddVBand="0" w:evenVBand="0" w:oddHBand="0" w:evenHBand="0" w:firstRowFirstColumn="0" w:firstRowLastColumn="0" w:lastRowFirstColumn="0" w:lastRowLastColumn="0"/>
              <w:rPr>
                <w:del w:id="5794" w:author="Mr Richard P Williams" w:date="2016-10-03T22:42:00Z"/>
                <w:rFonts w:cs="Open Sans"/>
                <w:sz w:val="20"/>
                <w:szCs w:val="20"/>
              </w:rPr>
            </w:pPr>
          </w:p>
        </w:tc>
      </w:tr>
      <w:tr w:rsidR="00EC7405" w:rsidRPr="00307A4C" w:rsidDel="008F7B0C" w14:paraId="2FBC1679" w14:textId="77777777" w:rsidTr="00CF4A03">
        <w:trPr>
          <w:cnfStyle w:val="000000100000" w:firstRow="0" w:lastRow="0" w:firstColumn="0" w:lastColumn="0" w:oddVBand="0" w:evenVBand="0" w:oddHBand="1" w:evenHBand="0" w:firstRowFirstColumn="0" w:firstRowLastColumn="0" w:lastRowFirstColumn="0" w:lastRowLastColumn="0"/>
          <w:trHeight w:val="300"/>
          <w:del w:id="579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6EC5712C" w14:textId="77777777" w:rsidR="00EC7405" w:rsidRPr="00307A4C" w:rsidDel="008F7B0C" w:rsidRDefault="00EC7405">
            <w:pPr>
              <w:rPr>
                <w:del w:id="5796" w:author="Mr Richard P Williams" w:date="2016-10-03T22:42:00Z"/>
                <w:rFonts w:cs="Open Sans"/>
                <w:sz w:val="20"/>
                <w:szCs w:val="20"/>
              </w:rPr>
            </w:pPr>
            <w:del w:id="5797" w:author="Mr Richard P Williams" w:date="2016-10-03T22:42:00Z">
              <w:r w:rsidRPr="00307A4C" w:rsidDel="008F7B0C">
                <w:rPr>
                  <w:rFonts w:cs="Open Sans"/>
                  <w:sz w:val="20"/>
                  <w:szCs w:val="20"/>
                </w:rPr>
                <w:delText>VendorItem</w:delText>
              </w:r>
            </w:del>
          </w:p>
        </w:tc>
        <w:tc>
          <w:tcPr>
            <w:tcW w:w="1180" w:type="dxa"/>
            <w:noWrap/>
            <w:hideMark/>
          </w:tcPr>
          <w:p w14:paraId="2793960E" w14:textId="77777777" w:rsidR="00EC7405" w:rsidRPr="00307A4C" w:rsidDel="008F7B0C" w:rsidRDefault="00EC7405">
            <w:pPr>
              <w:cnfStyle w:val="000000100000" w:firstRow="0" w:lastRow="0" w:firstColumn="0" w:lastColumn="0" w:oddVBand="0" w:evenVBand="0" w:oddHBand="1" w:evenHBand="0" w:firstRowFirstColumn="0" w:firstRowLastColumn="0" w:lastRowFirstColumn="0" w:lastRowLastColumn="0"/>
              <w:rPr>
                <w:del w:id="5798" w:author="Mr Richard P Williams" w:date="2016-10-03T22:42:00Z"/>
                <w:rFonts w:cs="Open Sans"/>
                <w:sz w:val="20"/>
                <w:szCs w:val="20"/>
              </w:rPr>
            </w:pPr>
            <w:del w:id="5799" w:author="Mr Richard P Williams" w:date="2016-10-03T22:42:00Z">
              <w:r w:rsidRPr="00307A4C" w:rsidDel="008F7B0C">
                <w:rPr>
                  <w:rFonts w:cs="Open Sans"/>
                  <w:sz w:val="20"/>
                  <w:szCs w:val="20"/>
                </w:rPr>
                <w:delText>nvarchar</w:delText>
              </w:r>
            </w:del>
          </w:p>
        </w:tc>
        <w:tc>
          <w:tcPr>
            <w:tcW w:w="1350" w:type="dxa"/>
            <w:noWrap/>
            <w:hideMark/>
          </w:tcPr>
          <w:p w14:paraId="63F04E4E"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800" w:author="Mr Richard P Williams" w:date="2016-10-03T22:42:00Z"/>
                <w:rFonts w:cs="Open Sans"/>
                <w:sz w:val="20"/>
                <w:szCs w:val="20"/>
              </w:rPr>
            </w:pPr>
            <w:del w:id="5801" w:author="Mr Richard P Williams" w:date="2016-10-03T22:42:00Z">
              <w:r w:rsidRPr="00307A4C" w:rsidDel="008F7B0C">
                <w:rPr>
                  <w:rFonts w:cs="Open Sans"/>
                  <w:sz w:val="20"/>
                  <w:szCs w:val="20"/>
                </w:rPr>
                <w:delText>8000</w:delText>
              </w:r>
            </w:del>
          </w:p>
        </w:tc>
        <w:tc>
          <w:tcPr>
            <w:tcW w:w="3775" w:type="dxa"/>
          </w:tcPr>
          <w:p w14:paraId="14F90185" w14:textId="77777777" w:rsidR="00EC7405" w:rsidRPr="00307A4C" w:rsidDel="008F7B0C" w:rsidRDefault="00FC16E4" w:rsidP="00307A4C">
            <w:pPr>
              <w:cnfStyle w:val="000000100000" w:firstRow="0" w:lastRow="0" w:firstColumn="0" w:lastColumn="0" w:oddVBand="0" w:evenVBand="0" w:oddHBand="1" w:evenHBand="0" w:firstRowFirstColumn="0" w:firstRowLastColumn="0" w:lastRowFirstColumn="0" w:lastRowLastColumn="0"/>
              <w:rPr>
                <w:del w:id="5802" w:author="Mr Richard P Williams" w:date="2016-10-03T22:42:00Z"/>
                <w:rFonts w:cs="Open Sans"/>
                <w:sz w:val="20"/>
                <w:szCs w:val="20"/>
              </w:rPr>
            </w:pPr>
            <w:del w:id="5803" w:author="Mr Richard P Williams" w:date="2016-10-03T22:42:00Z">
              <w:r w:rsidDel="008F7B0C">
                <w:rPr>
                  <w:rFonts w:cs="Open Sans"/>
                  <w:sz w:val="20"/>
                  <w:szCs w:val="20"/>
                </w:rPr>
                <w:delText xml:space="preserve">If the vendor has separate item identifier </w:delText>
              </w:r>
            </w:del>
          </w:p>
        </w:tc>
      </w:tr>
      <w:tr w:rsidR="00EC7405" w:rsidRPr="00307A4C" w:rsidDel="008F7B0C" w14:paraId="34B88160" w14:textId="77777777" w:rsidTr="00CF4A03">
        <w:trPr>
          <w:trHeight w:val="300"/>
          <w:del w:id="580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5DB6DA8D" w14:textId="77777777" w:rsidR="00EC7405" w:rsidRPr="00307A4C" w:rsidDel="008F7B0C" w:rsidRDefault="00EC7405">
            <w:pPr>
              <w:rPr>
                <w:del w:id="5805" w:author="Mr Richard P Williams" w:date="2016-10-03T22:42:00Z"/>
                <w:rFonts w:cs="Open Sans"/>
                <w:sz w:val="20"/>
                <w:szCs w:val="20"/>
              </w:rPr>
            </w:pPr>
            <w:del w:id="5806" w:author="Mr Richard P Williams" w:date="2016-10-03T22:42:00Z">
              <w:r w:rsidRPr="00307A4C" w:rsidDel="008F7B0C">
                <w:rPr>
                  <w:rFonts w:cs="Open Sans"/>
                  <w:sz w:val="20"/>
                  <w:szCs w:val="20"/>
                </w:rPr>
                <w:delText>UPCID</w:delText>
              </w:r>
              <w:r w:rsidR="004C4AAA" w:rsidDel="008F7B0C">
                <w:rPr>
                  <w:rFonts w:cs="Open Sans"/>
                  <w:sz w:val="20"/>
                  <w:szCs w:val="20"/>
                </w:rPr>
                <w:delText xml:space="preserve"> or OCC</w:delText>
              </w:r>
            </w:del>
          </w:p>
        </w:tc>
        <w:tc>
          <w:tcPr>
            <w:tcW w:w="1180" w:type="dxa"/>
            <w:noWrap/>
            <w:hideMark/>
          </w:tcPr>
          <w:p w14:paraId="4AEB2EB6" w14:textId="77777777" w:rsidR="00EC7405" w:rsidRPr="00307A4C" w:rsidDel="008F7B0C" w:rsidRDefault="00EC7405">
            <w:pPr>
              <w:cnfStyle w:val="000000000000" w:firstRow="0" w:lastRow="0" w:firstColumn="0" w:lastColumn="0" w:oddVBand="0" w:evenVBand="0" w:oddHBand="0" w:evenHBand="0" w:firstRowFirstColumn="0" w:firstRowLastColumn="0" w:lastRowFirstColumn="0" w:lastRowLastColumn="0"/>
              <w:rPr>
                <w:del w:id="5807" w:author="Mr Richard P Williams" w:date="2016-10-03T22:42:00Z"/>
                <w:rFonts w:cs="Open Sans"/>
                <w:sz w:val="20"/>
                <w:szCs w:val="20"/>
              </w:rPr>
            </w:pPr>
            <w:del w:id="5808" w:author="Mr Richard P Williams" w:date="2016-10-03T22:42:00Z">
              <w:r w:rsidRPr="00307A4C" w:rsidDel="008F7B0C">
                <w:rPr>
                  <w:rFonts w:cs="Open Sans"/>
                  <w:sz w:val="20"/>
                  <w:szCs w:val="20"/>
                </w:rPr>
                <w:delText>nvarchar</w:delText>
              </w:r>
            </w:del>
          </w:p>
        </w:tc>
        <w:tc>
          <w:tcPr>
            <w:tcW w:w="1350" w:type="dxa"/>
            <w:noWrap/>
            <w:hideMark/>
          </w:tcPr>
          <w:p w14:paraId="3B6BCDA4" w14:textId="77777777" w:rsidR="00EC7405" w:rsidRPr="00307A4C" w:rsidDel="008F7B0C" w:rsidRDefault="00EC7405" w:rsidP="00307A4C">
            <w:pPr>
              <w:cnfStyle w:val="000000000000" w:firstRow="0" w:lastRow="0" w:firstColumn="0" w:lastColumn="0" w:oddVBand="0" w:evenVBand="0" w:oddHBand="0" w:evenHBand="0" w:firstRowFirstColumn="0" w:firstRowLastColumn="0" w:lastRowFirstColumn="0" w:lastRowLastColumn="0"/>
              <w:rPr>
                <w:del w:id="5809" w:author="Mr Richard P Williams" w:date="2016-10-03T22:42:00Z"/>
                <w:rFonts w:cs="Open Sans"/>
                <w:sz w:val="20"/>
                <w:szCs w:val="20"/>
              </w:rPr>
            </w:pPr>
            <w:del w:id="5810" w:author="Mr Richard P Williams" w:date="2016-10-03T22:42:00Z">
              <w:r w:rsidRPr="00307A4C" w:rsidDel="008F7B0C">
                <w:rPr>
                  <w:rFonts w:cs="Open Sans"/>
                  <w:sz w:val="20"/>
                  <w:szCs w:val="20"/>
                </w:rPr>
                <w:delText>8000</w:delText>
              </w:r>
            </w:del>
          </w:p>
        </w:tc>
        <w:tc>
          <w:tcPr>
            <w:tcW w:w="3775" w:type="dxa"/>
          </w:tcPr>
          <w:p w14:paraId="31BCD808" w14:textId="77777777" w:rsidR="00EC7405" w:rsidRPr="00307A4C" w:rsidDel="008F7B0C" w:rsidRDefault="00FC16E4" w:rsidP="00307A4C">
            <w:pPr>
              <w:cnfStyle w:val="000000000000" w:firstRow="0" w:lastRow="0" w:firstColumn="0" w:lastColumn="0" w:oddVBand="0" w:evenVBand="0" w:oddHBand="0" w:evenHBand="0" w:firstRowFirstColumn="0" w:firstRowLastColumn="0" w:lastRowFirstColumn="0" w:lastRowLastColumn="0"/>
              <w:rPr>
                <w:del w:id="5811" w:author="Mr Richard P Williams" w:date="2016-10-03T22:42:00Z"/>
                <w:rFonts w:cs="Open Sans"/>
                <w:sz w:val="20"/>
                <w:szCs w:val="20"/>
              </w:rPr>
            </w:pPr>
            <w:del w:id="5812" w:author="Mr Richard P Williams" w:date="2016-10-03T22:42:00Z">
              <w:r w:rsidDel="008F7B0C">
                <w:rPr>
                  <w:rFonts w:cs="Open Sans"/>
                  <w:sz w:val="20"/>
                  <w:szCs w:val="20"/>
                </w:rPr>
                <w:delText xml:space="preserve">The </w:delText>
              </w:r>
              <w:r w:rsidR="002C36BC" w:rsidDel="008F7B0C">
                <w:rPr>
                  <w:rFonts w:cs="Open Sans"/>
                  <w:sz w:val="20"/>
                  <w:szCs w:val="20"/>
                </w:rPr>
                <w:delText>Bar Code on the side of the packages</w:delText>
              </w:r>
            </w:del>
          </w:p>
        </w:tc>
      </w:tr>
      <w:tr w:rsidR="00EC7405" w:rsidRPr="00307A4C" w:rsidDel="008F7B0C" w14:paraId="2C835B0A" w14:textId="77777777" w:rsidTr="00CF4A03">
        <w:trPr>
          <w:cnfStyle w:val="000000100000" w:firstRow="0" w:lastRow="0" w:firstColumn="0" w:lastColumn="0" w:oddVBand="0" w:evenVBand="0" w:oddHBand="1" w:evenHBand="0" w:firstRowFirstColumn="0" w:firstRowLastColumn="0" w:lastRowFirstColumn="0" w:lastRowLastColumn="0"/>
          <w:trHeight w:val="300"/>
          <w:del w:id="581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25480AE1" w14:textId="77777777" w:rsidR="00EC7405" w:rsidRPr="00307A4C" w:rsidDel="008F7B0C" w:rsidRDefault="00EC7405">
            <w:pPr>
              <w:rPr>
                <w:del w:id="5814" w:author="Mr Richard P Williams" w:date="2016-10-03T22:42:00Z"/>
                <w:rFonts w:cs="Open Sans"/>
                <w:sz w:val="20"/>
                <w:szCs w:val="20"/>
              </w:rPr>
            </w:pPr>
            <w:del w:id="5815" w:author="Mr Richard P Williams" w:date="2016-10-03T22:42:00Z">
              <w:r w:rsidRPr="00307A4C" w:rsidDel="008F7B0C">
                <w:rPr>
                  <w:rFonts w:cs="Open Sans"/>
                  <w:sz w:val="20"/>
                  <w:szCs w:val="20"/>
                </w:rPr>
                <w:delText>Status</w:delText>
              </w:r>
            </w:del>
          </w:p>
        </w:tc>
        <w:tc>
          <w:tcPr>
            <w:tcW w:w="1180" w:type="dxa"/>
            <w:noWrap/>
            <w:hideMark/>
          </w:tcPr>
          <w:p w14:paraId="57D62CC2" w14:textId="77777777" w:rsidR="00EC7405" w:rsidRPr="00307A4C" w:rsidDel="008F7B0C" w:rsidRDefault="00EC7405">
            <w:pPr>
              <w:cnfStyle w:val="000000100000" w:firstRow="0" w:lastRow="0" w:firstColumn="0" w:lastColumn="0" w:oddVBand="0" w:evenVBand="0" w:oddHBand="1" w:evenHBand="0" w:firstRowFirstColumn="0" w:firstRowLastColumn="0" w:lastRowFirstColumn="0" w:lastRowLastColumn="0"/>
              <w:rPr>
                <w:del w:id="5816" w:author="Mr Richard P Williams" w:date="2016-10-03T22:42:00Z"/>
                <w:rFonts w:cs="Open Sans"/>
                <w:sz w:val="20"/>
                <w:szCs w:val="20"/>
              </w:rPr>
            </w:pPr>
            <w:del w:id="5817" w:author="Mr Richard P Williams" w:date="2016-10-03T22:42:00Z">
              <w:r w:rsidRPr="00307A4C" w:rsidDel="008F7B0C">
                <w:rPr>
                  <w:rFonts w:cs="Open Sans"/>
                  <w:sz w:val="20"/>
                  <w:szCs w:val="20"/>
                </w:rPr>
                <w:delText>nvarchar</w:delText>
              </w:r>
            </w:del>
          </w:p>
        </w:tc>
        <w:tc>
          <w:tcPr>
            <w:tcW w:w="1350" w:type="dxa"/>
            <w:noWrap/>
            <w:hideMark/>
          </w:tcPr>
          <w:p w14:paraId="4E7FF235" w14:textId="77777777" w:rsidR="00EC7405" w:rsidRPr="00307A4C" w:rsidDel="008F7B0C" w:rsidRDefault="00EC7405" w:rsidP="00307A4C">
            <w:pPr>
              <w:cnfStyle w:val="000000100000" w:firstRow="0" w:lastRow="0" w:firstColumn="0" w:lastColumn="0" w:oddVBand="0" w:evenVBand="0" w:oddHBand="1" w:evenHBand="0" w:firstRowFirstColumn="0" w:firstRowLastColumn="0" w:lastRowFirstColumn="0" w:lastRowLastColumn="0"/>
              <w:rPr>
                <w:del w:id="5818" w:author="Mr Richard P Williams" w:date="2016-10-03T22:42:00Z"/>
                <w:rFonts w:cs="Open Sans"/>
                <w:sz w:val="20"/>
                <w:szCs w:val="20"/>
              </w:rPr>
            </w:pPr>
            <w:del w:id="5819" w:author="Mr Richard P Williams" w:date="2016-10-03T22:42:00Z">
              <w:r w:rsidRPr="00307A4C" w:rsidDel="008F7B0C">
                <w:rPr>
                  <w:rFonts w:cs="Open Sans"/>
                  <w:sz w:val="20"/>
                  <w:szCs w:val="20"/>
                </w:rPr>
                <w:delText>8000</w:delText>
              </w:r>
            </w:del>
          </w:p>
        </w:tc>
        <w:tc>
          <w:tcPr>
            <w:tcW w:w="3775" w:type="dxa"/>
          </w:tcPr>
          <w:p w14:paraId="1D7BAC07" w14:textId="77777777" w:rsidR="00EC7405" w:rsidRPr="00307A4C" w:rsidDel="008F7B0C" w:rsidRDefault="002C36BC" w:rsidP="00307A4C">
            <w:pPr>
              <w:cnfStyle w:val="000000100000" w:firstRow="0" w:lastRow="0" w:firstColumn="0" w:lastColumn="0" w:oddVBand="0" w:evenVBand="0" w:oddHBand="1" w:evenHBand="0" w:firstRowFirstColumn="0" w:firstRowLastColumn="0" w:lastRowFirstColumn="0" w:lastRowLastColumn="0"/>
              <w:rPr>
                <w:del w:id="5820" w:author="Mr Richard P Williams" w:date="2016-10-03T22:42:00Z"/>
                <w:rFonts w:cs="Open Sans"/>
                <w:sz w:val="20"/>
                <w:szCs w:val="20"/>
              </w:rPr>
            </w:pPr>
            <w:del w:id="5821" w:author="Mr Richard P Williams" w:date="2016-10-03T22:42:00Z">
              <w:r w:rsidDel="008F7B0C">
                <w:rPr>
                  <w:rFonts w:cs="Open Sans"/>
                  <w:sz w:val="20"/>
                  <w:szCs w:val="20"/>
                </w:rPr>
                <w:delText>Shipment Status, i.e transit, delivered, cancelled, undelivered etc</w:delText>
              </w:r>
            </w:del>
          </w:p>
        </w:tc>
      </w:tr>
      <w:tr w:rsidR="004C4AAA" w:rsidRPr="00307A4C" w:rsidDel="008F7B0C" w14:paraId="18B464E7" w14:textId="77777777" w:rsidTr="00CF4A03">
        <w:trPr>
          <w:trHeight w:val="300"/>
          <w:del w:id="582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464867F3" w14:textId="77777777" w:rsidR="004C4AAA" w:rsidRPr="00307A4C" w:rsidDel="008F7B0C" w:rsidRDefault="002C36BC">
            <w:pPr>
              <w:rPr>
                <w:del w:id="5823" w:author="Mr Richard P Williams" w:date="2016-10-03T22:42:00Z"/>
                <w:rFonts w:cs="Open Sans"/>
                <w:sz w:val="20"/>
                <w:szCs w:val="20"/>
              </w:rPr>
            </w:pPr>
            <w:del w:id="5824" w:author="Mr Richard P Williams" w:date="2016-10-03T22:42:00Z">
              <w:r w:rsidDel="008F7B0C">
                <w:rPr>
                  <w:rFonts w:cs="Open Sans"/>
                  <w:sz w:val="20"/>
                  <w:szCs w:val="20"/>
                </w:rPr>
                <w:lastRenderedPageBreak/>
                <w:delText xml:space="preserve">Delivery </w:delText>
              </w:r>
              <w:r w:rsidR="004C4AAA" w:rsidDel="008F7B0C">
                <w:rPr>
                  <w:rFonts w:cs="Open Sans"/>
                  <w:sz w:val="20"/>
                  <w:szCs w:val="20"/>
                </w:rPr>
                <w:delText xml:space="preserve">Driver Name </w:delText>
              </w:r>
              <w:r w:rsidDel="008F7B0C">
                <w:rPr>
                  <w:rFonts w:cs="Open Sans"/>
                  <w:sz w:val="20"/>
                  <w:szCs w:val="20"/>
                </w:rPr>
                <w:delText>or Associate Id</w:delText>
              </w:r>
            </w:del>
          </w:p>
        </w:tc>
        <w:tc>
          <w:tcPr>
            <w:tcW w:w="1180" w:type="dxa"/>
            <w:noWrap/>
          </w:tcPr>
          <w:p w14:paraId="62C89C88" w14:textId="77777777" w:rsidR="004C4AAA" w:rsidRPr="00307A4C" w:rsidDel="008F7B0C" w:rsidRDefault="004C4AAA">
            <w:pPr>
              <w:cnfStyle w:val="000000000000" w:firstRow="0" w:lastRow="0" w:firstColumn="0" w:lastColumn="0" w:oddVBand="0" w:evenVBand="0" w:oddHBand="0" w:evenHBand="0" w:firstRowFirstColumn="0" w:firstRowLastColumn="0" w:lastRowFirstColumn="0" w:lastRowLastColumn="0"/>
              <w:rPr>
                <w:del w:id="5825" w:author="Mr Richard P Williams" w:date="2016-10-03T22:42:00Z"/>
                <w:rFonts w:cs="Open Sans"/>
                <w:sz w:val="20"/>
                <w:szCs w:val="20"/>
              </w:rPr>
            </w:pPr>
          </w:p>
        </w:tc>
        <w:tc>
          <w:tcPr>
            <w:tcW w:w="1350" w:type="dxa"/>
            <w:noWrap/>
          </w:tcPr>
          <w:p w14:paraId="452A03A5" w14:textId="77777777" w:rsidR="004C4AAA" w:rsidRPr="00307A4C" w:rsidDel="008F7B0C" w:rsidRDefault="004C4AAA" w:rsidP="00307A4C">
            <w:pPr>
              <w:cnfStyle w:val="000000000000" w:firstRow="0" w:lastRow="0" w:firstColumn="0" w:lastColumn="0" w:oddVBand="0" w:evenVBand="0" w:oddHBand="0" w:evenHBand="0" w:firstRowFirstColumn="0" w:firstRowLastColumn="0" w:lastRowFirstColumn="0" w:lastRowLastColumn="0"/>
              <w:rPr>
                <w:del w:id="5826" w:author="Mr Richard P Williams" w:date="2016-10-03T22:42:00Z"/>
                <w:rFonts w:cs="Open Sans"/>
                <w:sz w:val="20"/>
                <w:szCs w:val="20"/>
              </w:rPr>
            </w:pPr>
          </w:p>
        </w:tc>
        <w:tc>
          <w:tcPr>
            <w:tcW w:w="3775" w:type="dxa"/>
          </w:tcPr>
          <w:p w14:paraId="77DA9C8A" w14:textId="77777777" w:rsidR="004C4AAA" w:rsidRPr="00307A4C" w:rsidDel="008F7B0C" w:rsidRDefault="002C36BC" w:rsidP="00307A4C">
            <w:pPr>
              <w:cnfStyle w:val="000000000000" w:firstRow="0" w:lastRow="0" w:firstColumn="0" w:lastColumn="0" w:oddVBand="0" w:evenVBand="0" w:oddHBand="0" w:evenHBand="0" w:firstRowFirstColumn="0" w:firstRowLastColumn="0" w:lastRowFirstColumn="0" w:lastRowLastColumn="0"/>
              <w:rPr>
                <w:del w:id="5827" w:author="Mr Richard P Williams" w:date="2016-10-03T22:42:00Z"/>
                <w:rFonts w:cs="Open Sans"/>
                <w:sz w:val="20"/>
                <w:szCs w:val="20"/>
              </w:rPr>
            </w:pPr>
            <w:del w:id="5828" w:author="Mr Richard P Williams" w:date="2016-10-03T22:42:00Z">
              <w:r w:rsidDel="008F7B0C">
                <w:rPr>
                  <w:rFonts w:cs="Open Sans"/>
                  <w:sz w:val="20"/>
                  <w:szCs w:val="20"/>
                </w:rPr>
                <w:delText>Name of the person delivering the item.</w:delText>
              </w:r>
            </w:del>
          </w:p>
        </w:tc>
      </w:tr>
      <w:tr w:rsidR="002C36BC" w:rsidRPr="00307A4C" w:rsidDel="008F7B0C" w14:paraId="4B71986E" w14:textId="77777777" w:rsidTr="00CF4A03">
        <w:trPr>
          <w:cnfStyle w:val="000000100000" w:firstRow="0" w:lastRow="0" w:firstColumn="0" w:lastColumn="0" w:oddVBand="0" w:evenVBand="0" w:oddHBand="1" w:evenHBand="0" w:firstRowFirstColumn="0" w:firstRowLastColumn="0" w:lastRowFirstColumn="0" w:lastRowLastColumn="0"/>
          <w:trHeight w:val="300"/>
          <w:del w:id="582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tcPr>
          <w:p w14:paraId="5B8FB4AD" w14:textId="77777777" w:rsidR="002C36BC" w:rsidDel="008F7B0C" w:rsidRDefault="002C36BC">
            <w:pPr>
              <w:rPr>
                <w:del w:id="5830" w:author="Mr Richard P Williams" w:date="2016-10-03T22:42:00Z"/>
                <w:rFonts w:cs="Open Sans"/>
                <w:sz w:val="20"/>
                <w:szCs w:val="20"/>
              </w:rPr>
            </w:pPr>
            <w:del w:id="5831" w:author="Mr Richard P Williams" w:date="2016-10-03T22:42:00Z">
              <w:r w:rsidDel="008F7B0C">
                <w:rPr>
                  <w:rFonts w:cs="Open Sans"/>
                  <w:sz w:val="20"/>
                  <w:szCs w:val="20"/>
                </w:rPr>
                <w:delText>Is Change Record</w:delText>
              </w:r>
            </w:del>
          </w:p>
        </w:tc>
        <w:tc>
          <w:tcPr>
            <w:tcW w:w="1180" w:type="dxa"/>
            <w:noWrap/>
          </w:tcPr>
          <w:p w14:paraId="33134AFB" w14:textId="77777777" w:rsidR="002C36BC" w:rsidRPr="00307A4C" w:rsidDel="008F7B0C" w:rsidRDefault="002C36BC">
            <w:pPr>
              <w:cnfStyle w:val="000000100000" w:firstRow="0" w:lastRow="0" w:firstColumn="0" w:lastColumn="0" w:oddVBand="0" w:evenVBand="0" w:oddHBand="1" w:evenHBand="0" w:firstRowFirstColumn="0" w:firstRowLastColumn="0" w:lastRowFirstColumn="0" w:lastRowLastColumn="0"/>
              <w:rPr>
                <w:del w:id="5832" w:author="Mr Richard P Williams" w:date="2016-10-03T22:42:00Z"/>
                <w:rFonts w:cs="Open Sans"/>
                <w:sz w:val="20"/>
                <w:szCs w:val="20"/>
              </w:rPr>
            </w:pPr>
            <w:del w:id="5833" w:author="Mr Richard P Williams" w:date="2016-10-03T22:42:00Z">
              <w:r w:rsidDel="008F7B0C">
                <w:rPr>
                  <w:rFonts w:cs="Open Sans"/>
                  <w:sz w:val="20"/>
                  <w:szCs w:val="20"/>
                </w:rPr>
                <w:delText>bit</w:delText>
              </w:r>
            </w:del>
          </w:p>
        </w:tc>
        <w:tc>
          <w:tcPr>
            <w:tcW w:w="1350" w:type="dxa"/>
            <w:noWrap/>
          </w:tcPr>
          <w:p w14:paraId="06305BE0" w14:textId="77777777" w:rsidR="002C36BC" w:rsidRPr="00307A4C" w:rsidDel="008F7B0C" w:rsidRDefault="002C36BC" w:rsidP="00307A4C">
            <w:pPr>
              <w:cnfStyle w:val="000000100000" w:firstRow="0" w:lastRow="0" w:firstColumn="0" w:lastColumn="0" w:oddVBand="0" w:evenVBand="0" w:oddHBand="1" w:evenHBand="0" w:firstRowFirstColumn="0" w:firstRowLastColumn="0" w:lastRowFirstColumn="0" w:lastRowLastColumn="0"/>
              <w:rPr>
                <w:del w:id="5834" w:author="Mr Richard P Williams" w:date="2016-10-03T22:42:00Z"/>
                <w:rFonts w:cs="Open Sans"/>
                <w:sz w:val="20"/>
                <w:szCs w:val="20"/>
              </w:rPr>
            </w:pPr>
          </w:p>
        </w:tc>
        <w:tc>
          <w:tcPr>
            <w:tcW w:w="3775" w:type="dxa"/>
          </w:tcPr>
          <w:p w14:paraId="084147F1" w14:textId="77777777" w:rsidR="002C36BC" w:rsidDel="008F7B0C" w:rsidRDefault="002C36BC" w:rsidP="00307A4C">
            <w:pPr>
              <w:cnfStyle w:val="000000100000" w:firstRow="0" w:lastRow="0" w:firstColumn="0" w:lastColumn="0" w:oddVBand="0" w:evenVBand="0" w:oddHBand="1" w:evenHBand="0" w:firstRowFirstColumn="0" w:firstRowLastColumn="0" w:lastRowFirstColumn="0" w:lastRowLastColumn="0"/>
              <w:rPr>
                <w:del w:id="5835" w:author="Mr Richard P Williams" w:date="2016-10-03T22:42:00Z"/>
                <w:rFonts w:cs="Open Sans"/>
                <w:sz w:val="20"/>
                <w:szCs w:val="20"/>
              </w:rPr>
            </w:pPr>
          </w:p>
        </w:tc>
      </w:tr>
      <w:tr w:rsidR="00EC7405" w:rsidRPr="00307A4C" w:rsidDel="008F7B0C" w14:paraId="64B3FFF9" w14:textId="77777777" w:rsidTr="00CF4A03">
        <w:trPr>
          <w:trHeight w:val="300"/>
          <w:del w:id="583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045" w:type="dxa"/>
            <w:noWrap/>
            <w:hideMark/>
          </w:tcPr>
          <w:p w14:paraId="5FF1906C" w14:textId="77777777" w:rsidR="00EC7405" w:rsidRPr="00307A4C" w:rsidDel="008F7B0C" w:rsidRDefault="00EC7405">
            <w:pPr>
              <w:rPr>
                <w:del w:id="5837" w:author="Mr Richard P Williams" w:date="2016-10-03T22:42:00Z"/>
                <w:rFonts w:cs="Open Sans"/>
                <w:sz w:val="20"/>
                <w:szCs w:val="20"/>
              </w:rPr>
            </w:pPr>
            <w:del w:id="5838" w:author="Mr Richard P Williams" w:date="2016-10-03T22:42:00Z">
              <w:r w:rsidRPr="00307A4C" w:rsidDel="008F7B0C">
                <w:rPr>
                  <w:rFonts w:cs="Open Sans"/>
                  <w:sz w:val="20"/>
                  <w:szCs w:val="20"/>
                </w:rPr>
                <w:delText>LastUpdated</w:delText>
              </w:r>
            </w:del>
          </w:p>
        </w:tc>
        <w:tc>
          <w:tcPr>
            <w:tcW w:w="1180" w:type="dxa"/>
            <w:noWrap/>
            <w:hideMark/>
          </w:tcPr>
          <w:p w14:paraId="513E5E9E" w14:textId="77777777" w:rsidR="00EC7405" w:rsidRPr="00307A4C" w:rsidDel="008F7B0C" w:rsidRDefault="00EC7405">
            <w:pPr>
              <w:cnfStyle w:val="000000000000" w:firstRow="0" w:lastRow="0" w:firstColumn="0" w:lastColumn="0" w:oddVBand="0" w:evenVBand="0" w:oddHBand="0" w:evenHBand="0" w:firstRowFirstColumn="0" w:firstRowLastColumn="0" w:lastRowFirstColumn="0" w:lastRowLastColumn="0"/>
              <w:rPr>
                <w:del w:id="5839" w:author="Mr Richard P Williams" w:date="2016-10-03T22:42:00Z"/>
                <w:rFonts w:cs="Open Sans"/>
                <w:sz w:val="20"/>
                <w:szCs w:val="20"/>
              </w:rPr>
            </w:pPr>
            <w:del w:id="5840" w:author="Mr Richard P Williams" w:date="2016-10-03T22:42:00Z">
              <w:r w:rsidRPr="00307A4C" w:rsidDel="008F7B0C">
                <w:rPr>
                  <w:rFonts w:cs="Open Sans"/>
                  <w:sz w:val="20"/>
                  <w:szCs w:val="20"/>
                </w:rPr>
                <w:delText>datetime</w:delText>
              </w:r>
            </w:del>
          </w:p>
        </w:tc>
        <w:tc>
          <w:tcPr>
            <w:tcW w:w="1350" w:type="dxa"/>
            <w:noWrap/>
            <w:hideMark/>
          </w:tcPr>
          <w:p w14:paraId="60C0B601" w14:textId="77777777" w:rsidR="00EC7405" w:rsidRPr="00307A4C" w:rsidDel="008F7B0C" w:rsidRDefault="00EC7405" w:rsidP="00307A4C">
            <w:pPr>
              <w:cnfStyle w:val="000000000000" w:firstRow="0" w:lastRow="0" w:firstColumn="0" w:lastColumn="0" w:oddVBand="0" w:evenVBand="0" w:oddHBand="0" w:evenHBand="0" w:firstRowFirstColumn="0" w:firstRowLastColumn="0" w:lastRowFirstColumn="0" w:lastRowLastColumn="0"/>
              <w:rPr>
                <w:del w:id="5841" w:author="Mr Richard P Williams" w:date="2016-10-03T22:42:00Z"/>
                <w:rFonts w:cs="Open Sans"/>
                <w:sz w:val="20"/>
                <w:szCs w:val="20"/>
              </w:rPr>
            </w:pPr>
            <w:del w:id="5842" w:author="Mr Richard P Williams" w:date="2016-10-03T22:42:00Z">
              <w:r w:rsidRPr="00307A4C" w:rsidDel="008F7B0C">
                <w:rPr>
                  <w:rFonts w:cs="Open Sans"/>
                  <w:sz w:val="20"/>
                  <w:szCs w:val="20"/>
                </w:rPr>
                <w:delText>8</w:delText>
              </w:r>
            </w:del>
          </w:p>
        </w:tc>
        <w:tc>
          <w:tcPr>
            <w:tcW w:w="3775" w:type="dxa"/>
          </w:tcPr>
          <w:p w14:paraId="5C131FB3" w14:textId="77777777" w:rsidR="00EC7405" w:rsidRPr="00307A4C" w:rsidDel="008F7B0C" w:rsidRDefault="00EC7405" w:rsidP="00307A4C">
            <w:pPr>
              <w:cnfStyle w:val="000000000000" w:firstRow="0" w:lastRow="0" w:firstColumn="0" w:lastColumn="0" w:oddVBand="0" w:evenVBand="0" w:oddHBand="0" w:evenHBand="0" w:firstRowFirstColumn="0" w:firstRowLastColumn="0" w:lastRowFirstColumn="0" w:lastRowLastColumn="0"/>
              <w:rPr>
                <w:del w:id="5843" w:author="Mr Richard P Williams" w:date="2016-10-03T22:42:00Z"/>
                <w:rFonts w:cs="Open Sans"/>
                <w:sz w:val="20"/>
                <w:szCs w:val="20"/>
              </w:rPr>
            </w:pPr>
          </w:p>
        </w:tc>
      </w:tr>
    </w:tbl>
    <w:p w14:paraId="686FED83" w14:textId="77777777" w:rsidR="00307A4C" w:rsidDel="008F7B0C" w:rsidRDefault="00307A4C">
      <w:pPr>
        <w:rPr>
          <w:del w:id="5844" w:author="Mr Richard P Williams" w:date="2016-10-03T22:42:00Z"/>
        </w:rPr>
      </w:pPr>
    </w:p>
    <w:p w14:paraId="28F7B6AC" w14:textId="77777777" w:rsidR="00EC7405" w:rsidDel="008F7B0C" w:rsidRDefault="00EC7405">
      <w:pPr>
        <w:rPr>
          <w:del w:id="5845" w:author="Mr Richard P Williams" w:date="2016-10-03T22:42:00Z"/>
        </w:rPr>
      </w:pPr>
    </w:p>
    <w:p w14:paraId="4227B688" w14:textId="77777777" w:rsidR="007142D6" w:rsidDel="008F7B0C" w:rsidRDefault="007142D6" w:rsidP="00D62D31">
      <w:pPr>
        <w:pStyle w:val="Heading3"/>
        <w:rPr>
          <w:del w:id="5846" w:author="Mr Richard P Williams" w:date="2016-10-03T22:42:00Z"/>
        </w:rPr>
      </w:pPr>
      <w:commentRangeStart w:id="5847"/>
      <w:del w:id="5848" w:author="Mr Richard P Williams" w:date="2016-10-03T22:42:00Z">
        <w:r w:rsidDel="008F7B0C">
          <w:delText>Transfers</w:delText>
        </w:r>
        <w:commentRangeEnd w:id="5847"/>
        <w:r w:rsidR="002F0F57" w:rsidDel="008F7B0C">
          <w:rPr>
            <w:rStyle w:val="CommentReference"/>
            <w:rFonts w:eastAsiaTheme="minorHAnsi" w:cstheme="minorBidi"/>
          </w:rPr>
          <w:commentReference w:id="5847"/>
        </w:r>
      </w:del>
    </w:p>
    <w:tbl>
      <w:tblPr>
        <w:tblStyle w:val="GridTable4-Accent4"/>
        <w:tblW w:w="0" w:type="auto"/>
        <w:tblLook w:val="04A0" w:firstRow="1" w:lastRow="0" w:firstColumn="1" w:lastColumn="0" w:noHBand="0" w:noVBand="1"/>
      </w:tblPr>
      <w:tblGrid>
        <w:gridCol w:w="3320"/>
        <w:gridCol w:w="960"/>
        <w:gridCol w:w="1175"/>
        <w:gridCol w:w="3895"/>
      </w:tblGrid>
      <w:tr w:rsidR="00FC3A93" w:rsidRPr="00307A4C" w:rsidDel="008F7B0C" w14:paraId="51CAED93" w14:textId="77777777" w:rsidTr="00CF4A03">
        <w:trPr>
          <w:cnfStyle w:val="100000000000" w:firstRow="1" w:lastRow="0" w:firstColumn="0" w:lastColumn="0" w:oddVBand="0" w:evenVBand="0" w:oddHBand="0" w:evenHBand="0" w:firstRowFirstColumn="0" w:firstRowLastColumn="0" w:lastRowFirstColumn="0" w:lastRowLastColumn="0"/>
          <w:trHeight w:val="300"/>
          <w:del w:id="584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8925547" w14:textId="77777777" w:rsidR="00FC3A93" w:rsidRPr="00307A4C" w:rsidDel="008F7B0C" w:rsidRDefault="00FC3A93" w:rsidP="00FC3A93">
            <w:pPr>
              <w:rPr>
                <w:del w:id="5850" w:author="Mr Richard P Williams" w:date="2016-10-03T22:42:00Z"/>
                <w:rFonts w:cs="Open Sans"/>
                <w:sz w:val="20"/>
                <w:szCs w:val="20"/>
              </w:rPr>
            </w:pPr>
            <w:del w:id="5851" w:author="Mr Richard P Williams" w:date="2016-10-03T22:42:00Z">
              <w:r w:rsidDel="008F7B0C">
                <w:rPr>
                  <w:rFonts w:cs="Open Sans"/>
                  <w:sz w:val="20"/>
                  <w:szCs w:val="20"/>
                </w:rPr>
                <w:delText>Name</w:delText>
              </w:r>
            </w:del>
          </w:p>
        </w:tc>
        <w:tc>
          <w:tcPr>
            <w:tcW w:w="960" w:type="dxa"/>
            <w:noWrap/>
          </w:tcPr>
          <w:p w14:paraId="70DE3E69" w14:textId="77777777" w:rsidR="00FC3A93" w:rsidRPr="00307A4C" w:rsidDel="008F7B0C" w:rsidRDefault="00FC3A93" w:rsidP="00FC3A93">
            <w:pPr>
              <w:cnfStyle w:val="100000000000" w:firstRow="1" w:lastRow="0" w:firstColumn="0" w:lastColumn="0" w:oddVBand="0" w:evenVBand="0" w:oddHBand="0" w:evenHBand="0" w:firstRowFirstColumn="0" w:firstRowLastColumn="0" w:lastRowFirstColumn="0" w:lastRowLastColumn="0"/>
              <w:rPr>
                <w:del w:id="5852" w:author="Mr Richard P Williams" w:date="2016-10-03T22:42:00Z"/>
                <w:rFonts w:cs="Open Sans"/>
                <w:sz w:val="20"/>
                <w:szCs w:val="20"/>
              </w:rPr>
            </w:pPr>
            <w:del w:id="5853" w:author="Mr Richard P Williams" w:date="2016-10-03T22:42:00Z">
              <w:r w:rsidDel="008F7B0C">
                <w:rPr>
                  <w:rFonts w:cs="Open Sans"/>
                  <w:sz w:val="20"/>
                  <w:szCs w:val="20"/>
                </w:rPr>
                <w:delText>Data Type</w:delText>
              </w:r>
            </w:del>
          </w:p>
        </w:tc>
        <w:tc>
          <w:tcPr>
            <w:tcW w:w="1175" w:type="dxa"/>
            <w:noWrap/>
          </w:tcPr>
          <w:p w14:paraId="190D3623" w14:textId="77777777" w:rsidR="00FC3A93" w:rsidRPr="00307A4C" w:rsidDel="008F7B0C" w:rsidRDefault="00FC3A93" w:rsidP="00FC3A93">
            <w:pPr>
              <w:cnfStyle w:val="100000000000" w:firstRow="1" w:lastRow="0" w:firstColumn="0" w:lastColumn="0" w:oddVBand="0" w:evenVBand="0" w:oddHBand="0" w:evenHBand="0" w:firstRowFirstColumn="0" w:firstRowLastColumn="0" w:lastRowFirstColumn="0" w:lastRowLastColumn="0"/>
              <w:rPr>
                <w:del w:id="5854" w:author="Mr Richard P Williams" w:date="2016-10-03T22:42:00Z"/>
                <w:rFonts w:cs="Open Sans"/>
                <w:sz w:val="20"/>
                <w:szCs w:val="20"/>
              </w:rPr>
            </w:pPr>
            <w:del w:id="5855" w:author="Mr Richard P Williams" w:date="2016-10-03T22:42:00Z">
              <w:r w:rsidDel="008F7B0C">
                <w:rPr>
                  <w:rFonts w:cs="Open Sans"/>
                  <w:sz w:val="20"/>
                  <w:szCs w:val="20"/>
                </w:rPr>
                <w:delText>Length</w:delText>
              </w:r>
            </w:del>
          </w:p>
        </w:tc>
        <w:tc>
          <w:tcPr>
            <w:tcW w:w="3895" w:type="dxa"/>
          </w:tcPr>
          <w:p w14:paraId="2AE29716" w14:textId="77777777" w:rsidR="00FC3A93" w:rsidRPr="00307A4C" w:rsidDel="008F7B0C" w:rsidRDefault="00FC3A93" w:rsidP="00FC3A93">
            <w:pPr>
              <w:cnfStyle w:val="100000000000" w:firstRow="1" w:lastRow="0" w:firstColumn="0" w:lastColumn="0" w:oddVBand="0" w:evenVBand="0" w:oddHBand="0" w:evenHBand="0" w:firstRowFirstColumn="0" w:firstRowLastColumn="0" w:lastRowFirstColumn="0" w:lastRowLastColumn="0"/>
              <w:rPr>
                <w:del w:id="5856" w:author="Mr Richard P Williams" w:date="2016-10-03T22:42:00Z"/>
                <w:rFonts w:cs="Open Sans"/>
                <w:sz w:val="20"/>
                <w:szCs w:val="20"/>
              </w:rPr>
            </w:pPr>
            <w:del w:id="5857" w:author="Mr Richard P Williams" w:date="2016-10-03T22:42:00Z">
              <w:r w:rsidDel="008F7B0C">
                <w:rPr>
                  <w:rFonts w:cs="Open Sans"/>
                  <w:sz w:val="20"/>
                  <w:szCs w:val="20"/>
                </w:rPr>
                <w:delText>Description</w:delText>
              </w:r>
            </w:del>
          </w:p>
        </w:tc>
      </w:tr>
      <w:tr w:rsidR="00214BD3" w:rsidRPr="00307A4C" w:rsidDel="008F7B0C" w14:paraId="220506B5" w14:textId="77777777" w:rsidTr="00CF4A03">
        <w:trPr>
          <w:cnfStyle w:val="000000100000" w:firstRow="0" w:lastRow="0" w:firstColumn="0" w:lastColumn="0" w:oddVBand="0" w:evenVBand="0" w:oddHBand="1" w:evenHBand="0" w:firstRowFirstColumn="0" w:firstRowLastColumn="0" w:lastRowFirstColumn="0" w:lastRowLastColumn="0"/>
          <w:trHeight w:val="300"/>
          <w:del w:id="585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108FE49" w14:textId="77777777" w:rsidR="00214BD3" w:rsidRPr="00307A4C" w:rsidDel="008F7B0C" w:rsidRDefault="00F148D9" w:rsidP="00214BD3">
            <w:pPr>
              <w:rPr>
                <w:del w:id="5859" w:author="Mr Richard P Williams" w:date="2016-10-03T22:42:00Z"/>
                <w:rFonts w:cs="Open Sans"/>
                <w:sz w:val="20"/>
                <w:szCs w:val="20"/>
              </w:rPr>
            </w:pPr>
            <w:del w:id="5860" w:author="Mr Richard P Williams" w:date="2016-10-03T22:42:00Z">
              <w:r w:rsidDel="008F7B0C">
                <w:rPr>
                  <w:rFonts w:cs="Open Sans"/>
                  <w:sz w:val="20"/>
                  <w:szCs w:val="20"/>
                </w:rPr>
                <w:delText xml:space="preserve">Source </w:delText>
              </w:r>
              <w:r w:rsidR="00214BD3" w:rsidRPr="00307A4C" w:rsidDel="008F7B0C">
                <w:rPr>
                  <w:rFonts w:cs="Open Sans"/>
                  <w:sz w:val="20"/>
                  <w:szCs w:val="20"/>
                </w:rPr>
                <w:delText>Location</w:delText>
              </w:r>
            </w:del>
          </w:p>
        </w:tc>
        <w:tc>
          <w:tcPr>
            <w:tcW w:w="960" w:type="dxa"/>
            <w:noWrap/>
            <w:hideMark/>
          </w:tcPr>
          <w:p w14:paraId="01102737" w14:textId="77777777" w:rsidR="00214BD3" w:rsidRPr="00307A4C" w:rsidDel="008F7B0C" w:rsidRDefault="00214BD3" w:rsidP="00214BD3">
            <w:pPr>
              <w:cnfStyle w:val="000000100000" w:firstRow="0" w:lastRow="0" w:firstColumn="0" w:lastColumn="0" w:oddVBand="0" w:evenVBand="0" w:oddHBand="1" w:evenHBand="0" w:firstRowFirstColumn="0" w:firstRowLastColumn="0" w:lastRowFirstColumn="0" w:lastRowLastColumn="0"/>
              <w:rPr>
                <w:del w:id="5861" w:author="Mr Richard P Williams" w:date="2016-10-03T22:42:00Z"/>
                <w:rFonts w:cs="Open Sans"/>
                <w:sz w:val="20"/>
                <w:szCs w:val="20"/>
              </w:rPr>
            </w:pPr>
            <w:del w:id="5862" w:author="Mr Richard P Williams" w:date="2016-10-03T22:42:00Z">
              <w:r w:rsidRPr="00307A4C" w:rsidDel="008F7B0C">
                <w:rPr>
                  <w:rFonts w:cs="Open Sans"/>
                  <w:sz w:val="20"/>
                  <w:szCs w:val="20"/>
                </w:rPr>
                <w:delText>int</w:delText>
              </w:r>
            </w:del>
          </w:p>
        </w:tc>
        <w:tc>
          <w:tcPr>
            <w:tcW w:w="1175" w:type="dxa"/>
            <w:noWrap/>
            <w:hideMark/>
          </w:tcPr>
          <w:p w14:paraId="63BD23A6" w14:textId="77777777" w:rsidR="00214BD3" w:rsidRPr="00307A4C" w:rsidDel="008F7B0C" w:rsidRDefault="00214BD3" w:rsidP="00214BD3">
            <w:pPr>
              <w:cnfStyle w:val="000000100000" w:firstRow="0" w:lastRow="0" w:firstColumn="0" w:lastColumn="0" w:oddVBand="0" w:evenVBand="0" w:oddHBand="1" w:evenHBand="0" w:firstRowFirstColumn="0" w:firstRowLastColumn="0" w:lastRowFirstColumn="0" w:lastRowLastColumn="0"/>
              <w:rPr>
                <w:del w:id="5863" w:author="Mr Richard P Williams" w:date="2016-10-03T22:42:00Z"/>
                <w:rFonts w:cs="Open Sans"/>
                <w:sz w:val="20"/>
                <w:szCs w:val="20"/>
              </w:rPr>
            </w:pPr>
            <w:del w:id="5864" w:author="Mr Richard P Williams" w:date="2016-10-03T22:42:00Z">
              <w:r w:rsidRPr="00307A4C" w:rsidDel="008F7B0C">
                <w:rPr>
                  <w:rFonts w:cs="Open Sans"/>
                  <w:sz w:val="20"/>
                  <w:szCs w:val="20"/>
                </w:rPr>
                <w:delText>4</w:delText>
              </w:r>
            </w:del>
          </w:p>
        </w:tc>
        <w:tc>
          <w:tcPr>
            <w:tcW w:w="3895" w:type="dxa"/>
          </w:tcPr>
          <w:p w14:paraId="6A0D79C2" w14:textId="77777777" w:rsidR="00214BD3" w:rsidRPr="00307A4C" w:rsidDel="008F7B0C" w:rsidRDefault="00214BD3" w:rsidP="00214BD3">
            <w:pPr>
              <w:cnfStyle w:val="000000100000" w:firstRow="0" w:lastRow="0" w:firstColumn="0" w:lastColumn="0" w:oddVBand="0" w:evenVBand="0" w:oddHBand="1" w:evenHBand="0" w:firstRowFirstColumn="0" w:firstRowLastColumn="0" w:lastRowFirstColumn="0" w:lastRowLastColumn="0"/>
              <w:rPr>
                <w:del w:id="5865" w:author="Mr Richard P Williams" w:date="2016-10-03T22:42:00Z"/>
                <w:rFonts w:cs="Open Sans"/>
                <w:sz w:val="20"/>
                <w:szCs w:val="20"/>
              </w:rPr>
            </w:pPr>
            <w:del w:id="5866" w:author="Mr Richard P Williams" w:date="2016-10-03T22:42:00Z">
              <w:r w:rsidDel="008F7B0C">
                <w:rPr>
                  <w:rFonts w:cs="Open Sans"/>
                  <w:sz w:val="20"/>
                  <w:szCs w:val="20"/>
                </w:rPr>
                <w:delText>Location of Item, example Store or Warehouse</w:delText>
              </w:r>
            </w:del>
          </w:p>
        </w:tc>
      </w:tr>
      <w:tr w:rsidR="00F148D9" w:rsidRPr="00307A4C" w:rsidDel="008F7B0C" w14:paraId="46BA734F" w14:textId="77777777" w:rsidTr="00CF4A03">
        <w:trPr>
          <w:trHeight w:val="300"/>
          <w:del w:id="586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35DF1191" w14:textId="77777777" w:rsidR="00F148D9" w:rsidDel="008F7B0C" w:rsidRDefault="00F148D9" w:rsidP="00F148D9">
            <w:pPr>
              <w:rPr>
                <w:del w:id="5868" w:author="Mr Richard P Williams" w:date="2016-10-03T22:42:00Z"/>
                <w:rFonts w:cs="Open Sans"/>
                <w:sz w:val="20"/>
                <w:szCs w:val="20"/>
              </w:rPr>
            </w:pPr>
            <w:del w:id="5869" w:author="Mr Richard P Williams" w:date="2016-10-03T22:42:00Z">
              <w:r w:rsidDel="008F7B0C">
                <w:rPr>
                  <w:rFonts w:cs="Open Sans"/>
                  <w:sz w:val="20"/>
                  <w:szCs w:val="20"/>
                </w:rPr>
                <w:delText>Target Location</w:delText>
              </w:r>
            </w:del>
          </w:p>
        </w:tc>
        <w:tc>
          <w:tcPr>
            <w:tcW w:w="960" w:type="dxa"/>
            <w:noWrap/>
          </w:tcPr>
          <w:p w14:paraId="49B1A9EA" w14:textId="77777777" w:rsidR="00F148D9" w:rsidRPr="00307A4C" w:rsidDel="008F7B0C" w:rsidRDefault="00F148D9" w:rsidP="00F148D9">
            <w:pPr>
              <w:cnfStyle w:val="000000000000" w:firstRow="0" w:lastRow="0" w:firstColumn="0" w:lastColumn="0" w:oddVBand="0" w:evenVBand="0" w:oddHBand="0" w:evenHBand="0" w:firstRowFirstColumn="0" w:firstRowLastColumn="0" w:lastRowFirstColumn="0" w:lastRowLastColumn="0"/>
              <w:rPr>
                <w:del w:id="5870" w:author="Mr Richard P Williams" w:date="2016-10-03T22:42:00Z"/>
                <w:rFonts w:cs="Open Sans"/>
                <w:sz w:val="20"/>
                <w:szCs w:val="20"/>
              </w:rPr>
            </w:pPr>
            <w:del w:id="5871" w:author="Mr Richard P Williams" w:date="2016-10-03T22:42:00Z">
              <w:r w:rsidRPr="00307A4C" w:rsidDel="008F7B0C">
                <w:rPr>
                  <w:rFonts w:cs="Open Sans"/>
                  <w:sz w:val="20"/>
                  <w:szCs w:val="20"/>
                </w:rPr>
                <w:delText>int</w:delText>
              </w:r>
            </w:del>
          </w:p>
        </w:tc>
        <w:tc>
          <w:tcPr>
            <w:tcW w:w="1175" w:type="dxa"/>
            <w:noWrap/>
          </w:tcPr>
          <w:p w14:paraId="3FD03F5D" w14:textId="77777777" w:rsidR="00F148D9" w:rsidRPr="00307A4C" w:rsidDel="008F7B0C" w:rsidRDefault="00F148D9" w:rsidP="00F148D9">
            <w:pPr>
              <w:cnfStyle w:val="000000000000" w:firstRow="0" w:lastRow="0" w:firstColumn="0" w:lastColumn="0" w:oddVBand="0" w:evenVBand="0" w:oddHBand="0" w:evenHBand="0" w:firstRowFirstColumn="0" w:firstRowLastColumn="0" w:lastRowFirstColumn="0" w:lastRowLastColumn="0"/>
              <w:rPr>
                <w:del w:id="5872" w:author="Mr Richard P Williams" w:date="2016-10-03T22:42:00Z"/>
                <w:rFonts w:cs="Open Sans"/>
                <w:sz w:val="20"/>
                <w:szCs w:val="20"/>
              </w:rPr>
            </w:pPr>
            <w:del w:id="5873" w:author="Mr Richard P Williams" w:date="2016-10-03T22:42:00Z">
              <w:r w:rsidRPr="00307A4C" w:rsidDel="008F7B0C">
                <w:rPr>
                  <w:rFonts w:cs="Open Sans"/>
                  <w:sz w:val="20"/>
                  <w:szCs w:val="20"/>
                </w:rPr>
                <w:delText>4</w:delText>
              </w:r>
            </w:del>
          </w:p>
        </w:tc>
        <w:tc>
          <w:tcPr>
            <w:tcW w:w="3895" w:type="dxa"/>
          </w:tcPr>
          <w:p w14:paraId="331BA5F5" w14:textId="77777777" w:rsidR="00F148D9" w:rsidDel="008F7B0C" w:rsidRDefault="00F148D9" w:rsidP="00F148D9">
            <w:pPr>
              <w:cnfStyle w:val="000000000000" w:firstRow="0" w:lastRow="0" w:firstColumn="0" w:lastColumn="0" w:oddVBand="0" w:evenVBand="0" w:oddHBand="0" w:evenHBand="0" w:firstRowFirstColumn="0" w:firstRowLastColumn="0" w:lastRowFirstColumn="0" w:lastRowLastColumn="0"/>
              <w:rPr>
                <w:del w:id="5874" w:author="Mr Richard P Williams" w:date="2016-10-03T22:42:00Z"/>
                <w:rFonts w:cs="Open Sans"/>
                <w:sz w:val="20"/>
                <w:szCs w:val="20"/>
              </w:rPr>
            </w:pPr>
            <w:del w:id="5875" w:author="Mr Richard P Williams" w:date="2016-10-03T22:42:00Z">
              <w:r w:rsidDel="008F7B0C">
                <w:rPr>
                  <w:rFonts w:cs="Open Sans"/>
                  <w:sz w:val="20"/>
                  <w:szCs w:val="20"/>
                </w:rPr>
                <w:delText>Location of Item, example Store or Warehouse</w:delText>
              </w:r>
            </w:del>
          </w:p>
        </w:tc>
      </w:tr>
      <w:tr w:rsidR="00214BD3" w:rsidRPr="00307A4C" w:rsidDel="008F7B0C" w14:paraId="78F88003" w14:textId="77777777" w:rsidTr="00CF4A03">
        <w:trPr>
          <w:cnfStyle w:val="000000100000" w:firstRow="0" w:lastRow="0" w:firstColumn="0" w:lastColumn="0" w:oddVBand="0" w:evenVBand="0" w:oddHBand="1" w:evenHBand="0" w:firstRowFirstColumn="0" w:firstRowLastColumn="0" w:lastRowFirstColumn="0" w:lastRowLastColumn="0"/>
          <w:trHeight w:val="300"/>
          <w:del w:id="587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9E6663A" w14:textId="77777777" w:rsidR="00214BD3" w:rsidRPr="00307A4C" w:rsidDel="008F7B0C" w:rsidRDefault="00214BD3" w:rsidP="00214BD3">
            <w:pPr>
              <w:rPr>
                <w:del w:id="5877" w:author="Mr Richard P Williams" w:date="2016-10-03T22:42:00Z"/>
                <w:rFonts w:cs="Open Sans"/>
                <w:sz w:val="20"/>
                <w:szCs w:val="20"/>
              </w:rPr>
            </w:pPr>
            <w:del w:id="5878" w:author="Mr Richard P Williams" w:date="2016-10-03T22:42:00Z">
              <w:r w:rsidDel="008F7B0C">
                <w:rPr>
                  <w:rFonts w:cs="Open Sans"/>
                  <w:sz w:val="20"/>
                  <w:szCs w:val="20"/>
                </w:rPr>
                <w:delText xml:space="preserve">Sellable </w:delText>
              </w:r>
              <w:r w:rsidRPr="00307A4C" w:rsidDel="008F7B0C">
                <w:rPr>
                  <w:rFonts w:cs="Open Sans"/>
                  <w:sz w:val="20"/>
                  <w:szCs w:val="20"/>
                </w:rPr>
                <w:delText>Item</w:delText>
              </w:r>
            </w:del>
          </w:p>
        </w:tc>
        <w:tc>
          <w:tcPr>
            <w:tcW w:w="960" w:type="dxa"/>
            <w:noWrap/>
            <w:hideMark/>
          </w:tcPr>
          <w:p w14:paraId="16ECB8AF" w14:textId="77777777" w:rsidR="00214BD3" w:rsidRPr="00307A4C" w:rsidDel="008F7B0C" w:rsidRDefault="00214BD3" w:rsidP="00214BD3">
            <w:pPr>
              <w:cnfStyle w:val="000000100000" w:firstRow="0" w:lastRow="0" w:firstColumn="0" w:lastColumn="0" w:oddVBand="0" w:evenVBand="0" w:oddHBand="1" w:evenHBand="0" w:firstRowFirstColumn="0" w:firstRowLastColumn="0" w:lastRowFirstColumn="0" w:lastRowLastColumn="0"/>
              <w:rPr>
                <w:del w:id="5879" w:author="Mr Richard P Williams" w:date="2016-10-03T22:42:00Z"/>
                <w:rFonts w:cs="Open Sans"/>
                <w:sz w:val="20"/>
                <w:szCs w:val="20"/>
              </w:rPr>
            </w:pPr>
            <w:del w:id="5880" w:author="Mr Richard P Williams" w:date="2016-10-03T22:42:00Z">
              <w:r w:rsidDel="008F7B0C">
                <w:rPr>
                  <w:rFonts w:cs="Open Sans"/>
                  <w:sz w:val="20"/>
                  <w:szCs w:val="20"/>
                </w:rPr>
                <w:delText>n</w:delText>
              </w:r>
              <w:r w:rsidRPr="00307A4C" w:rsidDel="008F7B0C">
                <w:rPr>
                  <w:rFonts w:cs="Open Sans"/>
                  <w:sz w:val="20"/>
                  <w:szCs w:val="20"/>
                </w:rPr>
                <w:delText>varchar</w:delText>
              </w:r>
            </w:del>
          </w:p>
        </w:tc>
        <w:tc>
          <w:tcPr>
            <w:tcW w:w="1175" w:type="dxa"/>
            <w:noWrap/>
            <w:hideMark/>
          </w:tcPr>
          <w:p w14:paraId="1275BD8F" w14:textId="77777777" w:rsidR="00214BD3" w:rsidRPr="00307A4C" w:rsidDel="008F7B0C" w:rsidRDefault="00214BD3" w:rsidP="00214BD3">
            <w:pPr>
              <w:cnfStyle w:val="000000100000" w:firstRow="0" w:lastRow="0" w:firstColumn="0" w:lastColumn="0" w:oddVBand="0" w:evenVBand="0" w:oddHBand="1" w:evenHBand="0" w:firstRowFirstColumn="0" w:firstRowLastColumn="0" w:lastRowFirstColumn="0" w:lastRowLastColumn="0"/>
              <w:rPr>
                <w:del w:id="5881" w:author="Mr Richard P Williams" w:date="2016-10-03T22:42:00Z"/>
                <w:rFonts w:cs="Open Sans"/>
                <w:sz w:val="20"/>
                <w:szCs w:val="20"/>
              </w:rPr>
            </w:pPr>
            <w:del w:id="5882" w:author="Mr Richard P Williams" w:date="2016-10-03T22:42:00Z">
              <w:r w:rsidRPr="00307A4C" w:rsidDel="008F7B0C">
                <w:rPr>
                  <w:rFonts w:cs="Open Sans"/>
                  <w:sz w:val="20"/>
                  <w:szCs w:val="20"/>
                </w:rPr>
                <w:delText>8000</w:delText>
              </w:r>
            </w:del>
          </w:p>
        </w:tc>
        <w:tc>
          <w:tcPr>
            <w:tcW w:w="3895" w:type="dxa"/>
          </w:tcPr>
          <w:p w14:paraId="49F5E254" w14:textId="77777777" w:rsidR="00214BD3" w:rsidRPr="00307A4C" w:rsidDel="008F7B0C" w:rsidRDefault="00214BD3" w:rsidP="00214BD3">
            <w:pPr>
              <w:cnfStyle w:val="000000100000" w:firstRow="0" w:lastRow="0" w:firstColumn="0" w:lastColumn="0" w:oddVBand="0" w:evenVBand="0" w:oddHBand="1" w:evenHBand="0" w:firstRowFirstColumn="0" w:firstRowLastColumn="0" w:lastRowFirstColumn="0" w:lastRowLastColumn="0"/>
              <w:rPr>
                <w:del w:id="5883" w:author="Mr Richard P Williams" w:date="2016-10-03T22:42:00Z"/>
                <w:rFonts w:cs="Open Sans"/>
                <w:sz w:val="20"/>
                <w:szCs w:val="20"/>
              </w:rPr>
            </w:pPr>
          </w:p>
        </w:tc>
      </w:tr>
      <w:tr w:rsidR="00214BD3" w:rsidRPr="00307A4C" w:rsidDel="008F7B0C" w14:paraId="6D0F380D" w14:textId="77777777" w:rsidTr="00CF4A03">
        <w:trPr>
          <w:trHeight w:val="300"/>
          <w:del w:id="588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7053E893" w14:textId="77777777" w:rsidR="00214BD3" w:rsidRPr="00307A4C" w:rsidDel="008F7B0C" w:rsidRDefault="00214BD3" w:rsidP="00214BD3">
            <w:pPr>
              <w:rPr>
                <w:del w:id="5885" w:author="Mr Richard P Williams" w:date="2016-10-03T22:42:00Z"/>
                <w:rFonts w:cs="Open Sans"/>
                <w:sz w:val="20"/>
                <w:szCs w:val="20"/>
              </w:rPr>
            </w:pPr>
            <w:del w:id="5886" w:author="Mr Richard P Williams" w:date="2016-10-03T22:42:00Z">
              <w:r w:rsidRPr="00307A4C" w:rsidDel="008F7B0C">
                <w:rPr>
                  <w:rFonts w:cs="Open Sans"/>
                  <w:sz w:val="20"/>
                  <w:szCs w:val="20"/>
                </w:rPr>
                <w:delText>Orderable</w:delText>
              </w:r>
              <w:r w:rsidDel="008F7B0C">
                <w:rPr>
                  <w:rFonts w:cs="Open Sans"/>
                  <w:sz w:val="20"/>
                  <w:szCs w:val="20"/>
                </w:rPr>
                <w:delText xml:space="preserve"> </w:delText>
              </w:r>
              <w:r w:rsidRPr="00307A4C" w:rsidDel="008F7B0C">
                <w:rPr>
                  <w:rFonts w:cs="Open Sans"/>
                  <w:sz w:val="20"/>
                  <w:szCs w:val="20"/>
                </w:rPr>
                <w:delText>Item</w:delText>
              </w:r>
            </w:del>
          </w:p>
        </w:tc>
        <w:tc>
          <w:tcPr>
            <w:tcW w:w="960" w:type="dxa"/>
            <w:noWrap/>
          </w:tcPr>
          <w:p w14:paraId="5E0E4869" w14:textId="77777777" w:rsidR="00214BD3" w:rsidRPr="00307A4C" w:rsidDel="008F7B0C" w:rsidRDefault="00214BD3" w:rsidP="00214BD3">
            <w:pPr>
              <w:cnfStyle w:val="000000000000" w:firstRow="0" w:lastRow="0" w:firstColumn="0" w:lastColumn="0" w:oddVBand="0" w:evenVBand="0" w:oddHBand="0" w:evenHBand="0" w:firstRowFirstColumn="0" w:firstRowLastColumn="0" w:lastRowFirstColumn="0" w:lastRowLastColumn="0"/>
              <w:rPr>
                <w:del w:id="5887" w:author="Mr Richard P Williams" w:date="2016-10-03T22:42:00Z"/>
                <w:rFonts w:cs="Open Sans"/>
                <w:sz w:val="20"/>
                <w:szCs w:val="20"/>
              </w:rPr>
            </w:pPr>
            <w:del w:id="5888" w:author="Mr Richard P Williams" w:date="2016-10-03T22:42:00Z">
              <w:r w:rsidRPr="00307A4C" w:rsidDel="008F7B0C">
                <w:rPr>
                  <w:rFonts w:cs="Open Sans"/>
                  <w:sz w:val="20"/>
                  <w:szCs w:val="20"/>
                </w:rPr>
                <w:delText>nvarchar</w:delText>
              </w:r>
            </w:del>
          </w:p>
        </w:tc>
        <w:tc>
          <w:tcPr>
            <w:tcW w:w="1175" w:type="dxa"/>
            <w:noWrap/>
          </w:tcPr>
          <w:p w14:paraId="64FCCB78" w14:textId="77777777" w:rsidR="00214BD3" w:rsidRPr="00307A4C" w:rsidDel="008F7B0C" w:rsidRDefault="00214BD3" w:rsidP="00214BD3">
            <w:pPr>
              <w:cnfStyle w:val="000000000000" w:firstRow="0" w:lastRow="0" w:firstColumn="0" w:lastColumn="0" w:oddVBand="0" w:evenVBand="0" w:oddHBand="0" w:evenHBand="0" w:firstRowFirstColumn="0" w:firstRowLastColumn="0" w:lastRowFirstColumn="0" w:lastRowLastColumn="0"/>
              <w:rPr>
                <w:del w:id="5889" w:author="Mr Richard P Williams" w:date="2016-10-03T22:42:00Z"/>
                <w:rFonts w:cs="Open Sans"/>
                <w:sz w:val="20"/>
                <w:szCs w:val="20"/>
              </w:rPr>
            </w:pPr>
            <w:del w:id="5890" w:author="Mr Richard P Williams" w:date="2016-10-03T22:42:00Z">
              <w:r w:rsidRPr="00307A4C" w:rsidDel="008F7B0C">
                <w:rPr>
                  <w:rFonts w:cs="Open Sans"/>
                  <w:sz w:val="20"/>
                  <w:szCs w:val="20"/>
                </w:rPr>
                <w:delText>8000</w:delText>
              </w:r>
            </w:del>
          </w:p>
        </w:tc>
        <w:tc>
          <w:tcPr>
            <w:tcW w:w="3895" w:type="dxa"/>
          </w:tcPr>
          <w:p w14:paraId="5116A6F0" w14:textId="77777777" w:rsidR="00214BD3" w:rsidRPr="00307A4C" w:rsidDel="008F7B0C" w:rsidRDefault="00214BD3" w:rsidP="00214BD3">
            <w:pPr>
              <w:cnfStyle w:val="000000000000" w:firstRow="0" w:lastRow="0" w:firstColumn="0" w:lastColumn="0" w:oddVBand="0" w:evenVBand="0" w:oddHBand="0" w:evenHBand="0" w:firstRowFirstColumn="0" w:firstRowLastColumn="0" w:lastRowFirstColumn="0" w:lastRowLastColumn="0"/>
              <w:rPr>
                <w:del w:id="5891" w:author="Mr Richard P Williams" w:date="2016-10-03T22:42:00Z"/>
                <w:rFonts w:cs="Open Sans"/>
                <w:sz w:val="20"/>
                <w:szCs w:val="20"/>
              </w:rPr>
            </w:pPr>
          </w:p>
        </w:tc>
      </w:tr>
      <w:tr w:rsidR="00F355D2" w:rsidRPr="00307A4C" w:rsidDel="008F7B0C" w14:paraId="30988747" w14:textId="77777777" w:rsidTr="00CF4A03">
        <w:trPr>
          <w:cnfStyle w:val="000000100000" w:firstRow="0" w:lastRow="0" w:firstColumn="0" w:lastColumn="0" w:oddVBand="0" w:evenVBand="0" w:oddHBand="1" w:evenHBand="0" w:firstRowFirstColumn="0" w:firstRowLastColumn="0" w:lastRowFirstColumn="0" w:lastRowLastColumn="0"/>
          <w:trHeight w:val="300"/>
          <w:del w:id="589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BE63604" w14:textId="77777777" w:rsidR="00F355D2" w:rsidRPr="00307A4C" w:rsidDel="008F7B0C" w:rsidRDefault="00F355D2">
            <w:pPr>
              <w:rPr>
                <w:del w:id="5893" w:author="Mr Richard P Williams" w:date="2016-10-03T22:42:00Z"/>
                <w:rFonts w:cs="Open Sans"/>
                <w:sz w:val="20"/>
                <w:szCs w:val="20"/>
              </w:rPr>
            </w:pPr>
            <w:del w:id="5894" w:author="Mr Richard P Williams" w:date="2016-10-03T22:42:00Z">
              <w:r w:rsidRPr="00307A4C" w:rsidDel="008F7B0C">
                <w:rPr>
                  <w:rFonts w:cs="Open Sans"/>
                  <w:sz w:val="20"/>
                  <w:szCs w:val="20"/>
                </w:rPr>
                <w:delText>Day</w:delText>
              </w:r>
            </w:del>
          </w:p>
        </w:tc>
        <w:tc>
          <w:tcPr>
            <w:tcW w:w="960" w:type="dxa"/>
            <w:noWrap/>
            <w:hideMark/>
          </w:tcPr>
          <w:p w14:paraId="49B33BDA" w14:textId="77777777" w:rsidR="00F355D2" w:rsidRPr="00307A4C" w:rsidDel="008F7B0C" w:rsidRDefault="00F355D2">
            <w:pPr>
              <w:cnfStyle w:val="000000100000" w:firstRow="0" w:lastRow="0" w:firstColumn="0" w:lastColumn="0" w:oddVBand="0" w:evenVBand="0" w:oddHBand="1" w:evenHBand="0" w:firstRowFirstColumn="0" w:firstRowLastColumn="0" w:lastRowFirstColumn="0" w:lastRowLastColumn="0"/>
              <w:rPr>
                <w:del w:id="5895" w:author="Mr Richard P Williams" w:date="2016-10-03T22:42:00Z"/>
                <w:rFonts w:cs="Open Sans"/>
                <w:sz w:val="20"/>
                <w:szCs w:val="20"/>
              </w:rPr>
            </w:pPr>
            <w:del w:id="5896" w:author="Mr Richard P Williams" w:date="2016-10-03T22:42:00Z">
              <w:r w:rsidRPr="00307A4C" w:rsidDel="008F7B0C">
                <w:rPr>
                  <w:rFonts w:cs="Open Sans"/>
                  <w:sz w:val="20"/>
                  <w:szCs w:val="20"/>
                </w:rPr>
                <w:delText>datetime</w:delText>
              </w:r>
            </w:del>
          </w:p>
        </w:tc>
        <w:tc>
          <w:tcPr>
            <w:tcW w:w="1175" w:type="dxa"/>
            <w:noWrap/>
            <w:hideMark/>
          </w:tcPr>
          <w:p w14:paraId="7C0BF288" w14:textId="77777777" w:rsidR="00F355D2" w:rsidRPr="00307A4C" w:rsidDel="008F7B0C" w:rsidRDefault="00F355D2" w:rsidP="00307A4C">
            <w:pPr>
              <w:cnfStyle w:val="000000100000" w:firstRow="0" w:lastRow="0" w:firstColumn="0" w:lastColumn="0" w:oddVBand="0" w:evenVBand="0" w:oddHBand="1" w:evenHBand="0" w:firstRowFirstColumn="0" w:firstRowLastColumn="0" w:lastRowFirstColumn="0" w:lastRowLastColumn="0"/>
              <w:rPr>
                <w:del w:id="5897" w:author="Mr Richard P Williams" w:date="2016-10-03T22:42:00Z"/>
                <w:rFonts w:cs="Open Sans"/>
                <w:sz w:val="20"/>
                <w:szCs w:val="20"/>
              </w:rPr>
            </w:pPr>
            <w:del w:id="5898" w:author="Mr Richard P Williams" w:date="2016-10-03T22:42:00Z">
              <w:r w:rsidRPr="00307A4C" w:rsidDel="008F7B0C">
                <w:rPr>
                  <w:rFonts w:cs="Open Sans"/>
                  <w:sz w:val="20"/>
                  <w:szCs w:val="20"/>
                </w:rPr>
                <w:delText>8</w:delText>
              </w:r>
            </w:del>
          </w:p>
        </w:tc>
        <w:tc>
          <w:tcPr>
            <w:tcW w:w="3895" w:type="dxa"/>
          </w:tcPr>
          <w:p w14:paraId="71645186" w14:textId="77777777" w:rsidR="00F355D2" w:rsidRPr="00307A4C" w:rsidDel="008F7B0C" w:rsidRDefault="006151D3" w:rsidP="00307A4C">
            <w:pPr>
              <w:cnfStyle w:val="000000100000" w:firstRow="0" w:lastRow="0" w:firstColumn="0" w:lastColumn="0" w:oddVBand="0" w:evenVBand="0" w:oddHBand="1" w:evenHBand="0" w:firstRowFirstColumn="0" w:firstRowLastColumn="0" w:lastRowFirstColumn="0" w:lastRowLastColumn="0"/>
              <w:rPr>
                <w:del w:id="5899" w:author="Mr Richard P Williams" w:date="2016-10-03T22:42:00Z"/>
                <w:rFonts w:cs="Open Sans"/>
                <w:sz w:val="20"/>
                <w:szCs w:val="20"/>
              </w:rPr>
            </w:pPr>
            <w:del w:id="5900" w:author="Mr Richard P Williams" w:date="2016-10-03T22:42:00Z">
              <w:r w:rsidDel="008F7B0C">
                <w:rPr>
                  <w:rFonts w:cs="Open Sans"/>
                  <w:sz w:val="20"/>
                  <w:szCs w:val="20"/>
                </w:rPr>
                <w:delText>Trading Day of when the Transfer Started</w:delText>
              </w:r>
            </w:del>
          </w:p>
        </w:tc>
      </w:tr>
      <w:tr w:rsidR="00F355D2" w:rsidRPr="00307A4C" w:rsidDel="008F7B0C" w14:paraId="66F0B3CF" w14:textId="77777777" w:rsidTr="00CF4A03">
        <w:trPr>
          <w:trHeight w:val="300"/>
          <w:del w:id="590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68A8389" w14:textId="77777777" w:rsidR="00F355D2" w:rsidRPr="00307A4C" w:rsidDel="008F7B0C" w:rsidRDefault="00F355D2">
            <w:pPr>
              <w:rPr>
                <w:del w:id="5902" w:author="Mr Richard P Williams" w:date="2016-10-03T22:42:00Z"/>
                <w:rFonts w:cs="Open Sans"/>
                <w:sz w:val="20"/>
                <w:szCs w:val="20"/>
              </w:rPr>
            </w:pPr>
            <w:del w:id="5903" w:author="Mr Richard P Williams" w:date="2016-10-03T22:42:00Z">
              <w:r w:rsidRPr="00307A4C" w:rsidDel="008F7B0C">
                <w:rPr>
                  <w:rFonts w:cs="Open Sans"/>
                  <w:sz w:val="20"/>
                  <w:szCs w:val="20"/>
                </w:rPr>
                <w:delText>TransferNo</w:delText>
              </w:r>
            </w:del>
          </w:p>
        </w:tc>
        <w:tc>
          <w:tcPr>
            <w:tcW w:w="960" w:type="dxa"/>
            <w:noWrap/>
            <w:hideMark/>
          </w:tcPr>
          <w:p w14:paraId="6AE50951" w14:textId="77777777" w:rsidR="00F355D2" w:rsidRPr="00307A4C" w:rsidDel="008F7B0C" w:rsidRDefault="00F355D2">
            <w:pPr>
              <w:cnfStyle w:val="000000000000" w:firstRow="0" w:lastRow="0" w:firstColumn="0" w:lastColumn="0" w:oddVBand="0" w:evenVBand="0" w:oddHBand="0" w:evenHBand="0" w:firstRowFirstColumn="0" w:firstRowLastColumn="0" w:lastRowFirstColumn="0" w:lastRowLastColumn="0"/>
              <w:rPr>
                <w:del w:id="5904" w:author="Mr Richard P Williams" w:date="2016-10-03T22:42:00Z"/>
                <w:rFonts w:cs="Open Sans"/>
                <w:sz w:val="20"/>
                <w:szCs w:val="20"/>
              </w:rPr>
            </w:pPr>
            <w:del w:id="5905" w:author="Mr Richard P Williams" w:date="2016-10-03T22:42:00Z">
              <w:r w:rsidRPr="00307A4C" w:rsidDel="008F7B0C">
                <w:rPr>
                  <w:rFonts w:cs="Open Sans"/>
                  <w:sz w:val="20"/>
                  <w:szCs w:val="20"/>
                </w:rPr>
                <w:delText>bigint</w:delText>
              </w:r>
            </w:del>
          </w:p>
        </w:tc>
        <w:tc>
          <w:tcPr>
            <w:tcW w:w="1175" w:type="dxa"/>
            <w:noWrap/>
            <w:hideMark/>
          </w:tcPr>
          <w:p w14:paraId="6FA34D80" w14:textId="77777777" w:rsidR="00F355D2" w:rsidRPr="00307A4C" w:rsidDel="008F7B0C" w:rsidRDefault="00F355D2" w:rsidP="00307A4C">
            <w:pPr>
              <w:cnfStyle w:val="000000000000" w:firstRow="0" w:lastRow="0" w:firstColumn="0" w:lastColumn="0" w:oddVBand="0" w:evenVBand="0" w:oddHBand="0" w:evenHBand="0" w:firstRowFirstColumn="0" w:firstRowLastColumn="0" w:lastRowFirstColumn="0" w:lastRowLastColumn="0"/>
              <w:rPr>
                <w:del w:id="5906" w:author="Mr Richard P Williams" w:date="2016-10-03T22:42:00Z"/>
                <w:rFonts w:cs="Open Sans"/>
                <w:sz w:val="20"/>
                <w:szCs w:val="20"/>
              </w:rPr>
            </w:pPr>
            <w:del w:id="5907" w:author="Mr Richard P Williams" w:date="2016-10-03T22:42:00Z">
              <w:r w:rsidRPr="00307A4C" w:rsidDel="008F7B0C">
                <w:rPr>
                  <w:rFonts w:cs="Open Sans"/>
                  <w:sz w:val="20"/>
                  <w:szCs w:val="20"/>
                </w:rPr>
                <w:delText>8</w:delText>
              </w:r>
            </w:del>
          </w:p>
        </w:tc>
        <w:tc>
          <w:tcPr>
            <w:tcW w:w="3895" w:type="dxa"/>
          </w:tcPr>
          <w:p w14:paraId="66E1290D" w14:textId="77777777" w:rsidR="00F355D2" w:rsidRPr="00307A4C" w:rsidDel="008F7B0C" w:rsidRDefault="006151D3" w:rsidP="00307A4C">
            <w:pPr>
              <w:cnfStyle w:val="000000000000" w:firstRow="0" w:lastRow="0" w:firstColumn="0" w:lastColumn="0" w:oddVBand="0" w:evenVBand="0" w:oddHBand="0" w:evenHBand="0" w:firstRowFirstColumn="0" w:firstRowLastColumn="0" w:lastRowFirstColumn="0" w:lastRowLastColumn="0"/>
              <w:rPr>
                <w:del w:id="5908" w:author="Mr Richard P Williams" w:date="2016-10-03T22:42:00Z"/>
                <w:rFonts w:cs="Open Sans"/>
                <w:sz w:val="20"/>
                <w:szCs w:val="20"/>
              </w:rPr>
            </w:pPr>
            <w:del w:id="5909" w:author="Mr Richard P Williams" w:date="2016-10-03T22:42:00Z">
              <w:r w:rsidDel="008F7B0C">
                <w:rPr>
                  <w:rFonts w:cs="Open Sans"/>
                  <w:sz w:val="20"/>
                  <w:szCs w:val="20"/>
                </w:rPr>
                <w:delText>Transfer Allocated Number</w:delText>
              </w:r>
            </w:del>
          </w:p>
        </w:tc>
      </w:tr>
      <w:tr w:rsidR="0045345A" w:rsidRPr="00307A4C" w:rsidDel="008F7B0C" w14:paraId="2871EE83" w14:textId="77777777" w:rsidTr="00CF4A03">
        <w:trPr>
          <w:cnfStyle w:val="000000100000" w:firstRow="0" w:lastRow="0" w:firstColumn="0" w:lastColumn="0" w:oddVBand="0" w:evenVBand="0" w:oddHBand="1" w:evenHBand="0" w:firstRowFirstColumn="0" w:firstRowLastColumn="0" w:lastRowFirstColumn="0" w:lastRowLastColumn="0"/>
          <w:trHeight w:val="300"/>
          <w:del w:id="591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3B2EEF1B" w14:textId="77777777" w:rsidR="0045345A" w:rsidRPr="00307A4C" w:rsidDel="008F7B0C" w:rsidRDefault="0045345A">
            <w:pPr>
              <w:rPr>
                <w:del w:id="5911" w:author="Mr Richard P Williams" w:date="2016-10-03T22:42:00Z"/>
                <w:rFonts w:cs="Open Sans"/>
                <w:sz w:val="20"/>
                <w:szCs w:val="20"/>
              </w:rPr>
            </w:pPr>
            <w:del w:id="5912" w:author="Mr Richard P Williams" w:date="2016-10-03T22:42:00Z">
              <w:r w:rsidDel="008F7B0C">
                <w:rPr>
                  <w:rFonts w:cs="Open Sans"/>
                  <w:sz w:val="20"/>
                  <w:szCs w:val="20"/>
                </w:rPr>
                <w:delText>Reason Code</w:delText>
              </w:r>
            </w:del>
          </w:p>
        </w:tc>
        <w:tc>
          <w:tcPr>
            <w:tcW w:w="960" w:type="dxa"/>
            <w:noWrap/>
          </w:tcPr>
          <w:p w14:paraId="1297AFA9" w14:textId="77777777" w:rsidR="0045345A" w:rsidRPr="00307A4C" w:rsidDel="008F7B0C" w:rsidRDefault="0045345A">
            <w:pPr>
              <w:cnfStyle w:val="000000100000" w:firstRow="0" w:lastRow="0" w:firstColumn="0" w:lastColumn="0" w:oddVBand="0" w:evenVBand="0" w:oddHBand="1" w:evenHBand="0" w:firstRowFirstColumn="0" w:firstRowLastColumn="0" w:lastRowFirstColumn="0" w:lastRowLastColumn="0"/>
              <w:rPr>
                <w:del w:id="5913" w:author="Mr Richard P Williams" w:date="2016-10-03T22:42:00Z"/>
                <w:rFonts w:cs="Open Sans"/>
                <w:sz w:val="20"/>
                <w:szCs w:val="20"/>
              </w:rPr>
            </w:pPr>
          </w:p>
        </w:tc>
        <w:tc>
          <w:tcPr>
            <w:tcW w:w="1175" w:type="dxa"/>
            <w:noWrap/>
          </w:tcPr>
          <w:p w14:paraId="603A997E" w14:textId="77777777" w:rsidR="0045345A" w:rsidRPr="00307A4C" w:rsidDel="008F7B0C" w:rsidRDefault="0045345A" w:rsidP="00307A4C">
            <w:pPr>
              <w:cnfStyle w:val="000000100000" w:firstRow="0" w:lastRow="0" w:firstColumn="0" w:lastColumn="0" w:oddVBand="0" w:evenVBand="0" w:oddHBand="1" w:evenHBand="0" w:firstRowFirstColumn="0" w:firstRowLastColumn="0" w:lastRowFirstColumn="0" w:lastRowLastColumn="0"/>
              <w:rPr>
                <w:del w:id="5914" w:author="Mr Richard P Williams" w:date="2016-10-03T22:42:00Z"/>
                <w:rFonts w:cs="Open Sans"/>
                <w:sz w:val="20"/>
                <w:szCs w:val="20"/>
              </w:rPr>
            </w:pPr>
          </w:p>
        </w:tc>
        <w:tc>
          <w:tcPr>
            <w:tcW w:w="3895" w:type="dxa"/>
          </w:tcPr>
          <w:p w14:paraId="431F7255" w14:textId="77777777" w:rsidR="0045345A" w:rsidDel="008F7B0C" w:rsidRDefault="0045345A" w:rsidP="00307A4C">
            <w:pPr>
              <w:cnfStyle w:val="000000100000" w:firstRow="0" w:lastRow="0" w:firstColumn="0" w:lastColumn="0" w:oddVBand="0" w:evenVBand="0" w:oddHBand="1" w:evenHBand="0" w:firstRowFirstColumn="0" w:firstRowLastColumn="0" w:lastRowFirstColumn="0" w:lastRowLastColumn="0"/>
              <w:rPr>
                <w:del w:id="5915" w:author="Mr Richard P Williams" w:date="2016-10-03T22:42:00Z"/>
                <w:rFonts w:cs="Open Sans"/>
                <w:sz w:val="20"/>
                <w:szCs w:val="20"/>
              </w:rPr>
            </w:pPr>
            <w:del w:id="5916" w:author="Mr Richard P Williams" w:date="2016-10-03T22:42:00Z">
              <w:r w:rsidDel="008F7B0C">
                <w:rPr>
                  <w:rFonts w:cs="Open Sans"/>
                  <w:sz w:val="20"/>
                  <w:szCs w:val="20"/>
                </w:rPr>
                <w:delText>Reason for transfer</w:delText>
              </w:r>
            </w:del>
          </w:p>
        </w:tc>
      </w:tr>
      <w:tr w:rsidR="00F355D2" w:rsidRPr="00307A4C" w:rsidDel="008F7B0C" w14:paraId="036C3D16" w14:textId="77777777" w:rsidTr="00CF4A03">
        <w:trPr>
          <w:trHeight w:val="300"/>
          <w:del w:id="591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5D7E3F1" w14:textId="77777777" w:rsidR="00F355D2" w:rsidRPr="00307A4C" w:rsidDel="008F7B0C" w:rsidRDefault="00F355D2">
            <w:pPr>
              <w:rPr>
                <w:del w:id="5918" w:author="Mr Richard P Williams" w:date="2016-10-03T22:42:00Z"/>
                <w:rFonts w:cs="Open Sans"/>
                <w:sz w:val="20"/>
                <w:szCs w:val="20"/>
              </w:rPr>
            </w:pPr>
            <w:del w:id="5919" w:author="Mr Richard P Williams" w:date="2016-10-03T22:42:00Z">
              <w:r w:rsidRPr="00307A4C" w:rsidDel="008F7B0C">
                <w:rPr>
                  <w:rFonts w:cs="Open Sans"/>
                  <w:sz w:val="20"/>
                  <w:szCs w:val="20"/>
                </w:rPr>
                <w:delText>SeqNo</w:delText>
              </w:r>
            </w:del>
          </w:p>
        </w:tc>
        <w:tc>
          <w:tcPr>
            <w:tcW w:w="960" w:type="dxa"/>
            <w:noWrap/>
            <w:hideMark/>
          </w:tcPr>
          <w:p w14:paraId="365071EA" w14:textId="77777777" w:rsidR="00F355D2" w:rsidRPr="00307A4C" w:rsidDel="008F7B0C" w:rsidRDefault="00F355D2">
            <w:pPr>
              <w:cnfStyle w:val="000000000000" w:firstRow="0" w:lastRow="0" w:firstColumn="0" w:lastColumn="0" w:oddVBand="0" w:evenVBand="0" w:oddHBand="0" w:evenHBand="0" w:firstRowFirstColumn="0" w:firstRowLastColumn="0" w:lastRowFirstColumn="0" w:lastRowLastColumn="0"/>
              <w:rPr>
                <w:del w:id="5920" w:author="Mr Richard P Williams" w:date="2016-10-03T22:42:00Z"/>
                <w:rFonts w:cs="Open Sans"/>
                <w:sz w:val="20"/>
                <w:szCs w:val="20"/>
              </w:rPr>
            </w:pPr>
            <w:del w:id="5921" w:author="Mr Richard P Williams" w:date="2016-10-03T22:42:00Z">
              <w:r w:rsidRPr="00307A4C" w:rsidDel="008F7B0C">
                <w:rPr>
                  <w:rFonts w:cs="Open Sans"/>
                  <w:sz w:val="20"/>
                  <w:szCs w:val="20"/>
                </w:rPr>
                <w:delText>int</w:delText>
              </w:r>
            </w:del>
          </w:p>
        </w:tc>
        <w:tc>
          <w:tcPr>
            <w:tcW w:w="1175" w:type="dxa"/>
            <w:noWrap/>
            <w:hideMark/>
          </w:tcPr>
          <w:p w14:paraId="472EDDEC" w14:textId="77777777" w:rsidR="00F355D2" w:rsidRPr="00307A4C" w:rsidDel="008F7B0C" w:rsidRDefault="00F355D2" w:rsidP="00307A4C">
            <w:pPr>
              <w:cnfStyle w:val="000000000000" w:firstRow="0" w:lastRow="0" w:firstColumn="0" w:lastColumn="0" w:oddVBand="0" w:evenVBand="0" w:oddHBand="0" w:evenHBand="0" w:firstRowFirstColumn="0" w:firstRowLastColumn="0" w:lastRowFirstColumn="0" w:lastRowLastColumn="0"/>
              <w:rPr>
                <w:del w:id="5922" w:author="Mr Richard P Williams" w:date="2016-10-03T22:42:00Z"/>
                <w:rFonts w:cs="Open Sans"/>
                <w:sz w:val="20"/>
                <w:szCs w:val="20"/>
              </w:rPr>
            </w:pPr>
            <w:del w:id="5923" w:author="Mr Richard P Williams" w:date="2016-10-03T22:42:00Z">
              <w:r w:rsidRPr="00307A4C" w:rsidDel="008F7B0C">
                <w:rPr>
                  <w:rFonts w:cs="Open Sans"/>
                  <w:sz w:val="20"/>
                  <w:szCs w:val="20"/>
                </w:rPr>
                <w:delText>4</w:delText>
              </w:r>
            </w:del>
          </w:p>
        </w:tc>
        <w:tc>
          <w:tcPr>
            <w:tcW w:w="3895" w:type="dxa"/>
          </w:tcPr>
          <w:p w14:paraId="6C047E40" w14:textId="77777777" w:rsidR="00F355D2" w:rsidRPr="00307A4C" w:rsidDel="008F7B0C" w:rsidRDefault="006151D3" w:rsidP="00307A4C">
            <w:pPr>
              <w:cnfStyle w:val="000000000000" w:firstRow="0" w:lastRow="0" w:firstColumn="0" w:lastColumn="0" w:oddVBand="0" w:evenVBand="0" w:oddHBand="0" w:evenHBand="0" w:firstRowFirstColumn="0" w:firstRowLastColumn="0" w:lastRowFirstColumn="0" w:lastRowLastColumn="0"/>
              <w:rPr>
                <w:del w:id="5924" w:author="Mr Richard P Williams" w:date="2016-10-03T22:42:00Z"/>
                <w:rFonts w:cs="Open Sans"/>
                <w:sz w:val="20"/>
                <w:szCs w:val="20"/>
              </w:rPr>
            </w:pPr>
            <w:del w:id="5925" w:author="Mr Richard P Williams" w:date="2016-10-03T22:42:00Z">
              <w:r w:rsidDel="008F7B0C">
                <w:rPr>
                  <w:rFonts w:cs="Open Sans"/>
                  <w:sz w:val="20"/>
                  <w:szCs w:val="20"/>
                </w:rPr>
                <w:delText>Sequence No of Item in the Transfer</w:delText>
              </w:r>
            </w:del>
          </w:p>
        </w:tc>
      </w:tr>
      <w:tr w:rsidR="00F355D2" w:rsidRPr="00307A4C" w:rsidDel="008F7B0C" w14:paraId="703A790D" w14:textId="77777777" w:rsidTr="00CF4A03">
        <w:trPr>
          <w:cnfStyle w:val="000000100000" w:firstRow="0" w:lastRow="0" w:firstColumn="0" w:lastColumn="0" w:oddVBand="0" w:evenVBand="0" w:oddHBand="1" w:evenHBand="0" w:firstRowFirstColumn="0" w:firstRowLastColumn="0" w:lastRowFirstColumn="0" w:lastRowLastColumn="0"/>
          <w:trHeight w:val="300"/>
          <w:del w:id="592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A7034C1" w14:textId="77777777" w:rsidR="00F355D2" w:rsidRPr="00307A4C" w:rsidDel="008F7B0C" w:rsidRDefault="00F355D2">
            <w:pPr>
              <w:rPr>
                <w:del w:id="5927" w:author="Mr Richard P Williams" w:date="2016-10-03T22:42:00Z"/>
                <w:rFonts w:cs="Open Sans"/>
                <w:sz w:val="20"/>
                <w:szCs w:val="20"/>
              </w:rPr>
            </w:pPr>
            <w:del w:id="5928" w:author="Mr Richard P Williams" w:date="2016-10-03T22:42:00Z">
              <w:r w:rsidRPr="00307A4C" w:rsidDel="008F7B0C">
                <w:rPr>
                  <w:rFonts w:cs="Open Sans"/>
                  <w:sz w:val="20"/>
                  <w:szCs w:val="20"/>
                </w:rPr>
                <w:delText>Status</w:delText>
              </w:r>
            </w:del>
          </w:p>
        </w:tc>
        <w:tc>
          <w:tcPr>
            <w:tcW w:w="960" w:type="dxa"/>
            <w:noWrap/>
            <w:hideMark/>
          </w:tcPr>
          <w:p w14:paraId="6DA4C00E" w14:textId="77777777" w:rsidR="00F355D2" w:rsidRPr="00307A4C" w:rsidDel="008F7B0C" w:rsidRDefault="00F355D2">
            <w:pPr>
              <w:cnfStyle w:val="000000100000" w:firstRow="0" w:lastRow="0" w:firstColumn="0" w:lastColumn="0" w:oddVBand="0" w:evenVBand="0" w:oddHBand="1" w:evenHBand="0" w:firstRowFirstColumn="0" w:firstRowLastColumn="0" w:lastRowFirstColumn="0" w:lastRowLastColumn="0"/>
              <w:rPr>
                <w:del w:id="5929" w:author="Mr Richard P Williams" w:date="2016-10-03T22:42:00Z"/>
                <w:rFonts w:cs="Open Sans"/>
                <w:sz w:val="20"/>
                <w:szCs w:val="20"/>
              </w:rPr>
            </w:pPr>
            <w:del w:id="5930" w:author="Mr Richard P Williams" w:date="2016-10-03T22:42:00Z">
              <w:r w:rsidRPr="00307A4C" w:rsidDel="008F7B0C">
                <w:rPr>
                  <w:rFonts w:cs="Open Sans"/>
                  <w:sz w:val="20"/>
                  <w:szCs w:val="20"/>
                </w:rPr>
                <w:delText>int</w:delText>
              </w:r>
            </w:del>
          </w:p>
        </w:tc>
        <w:tc>
          <w:tcPr>
            <w:tcW w:w="1175" w:type="dxa"/>
            <w:noWrap/>
            <w:hideMark/>
          </w:tcPr>
          <w:p w14:paraId="6468C129" w14:textId="77777777" w:rsidR="00F355D2" w:rsidRPr="00307A4C" w:rsidDel="008F7B0C" w:rsidRDefault="00F355D2" w:rsidP="00307A4C">
            <w:pPr>
              <w:cnfStyle w:val="000000100000" w:firstRow="0" w:lastRow="0" w:firstColumn="0" w:lastColumn="0" w:oddVBand="0" w:evenVBand="0" w:oddHBand="1" w:evenHBand="0" w:firstRowFirstColumn="0" w:firstRowLastColumn="0" w:lastRowFirstColumn="0" w:lastRowLastColumn="0"/>
              <w:rPr>
                <w:del w:id="5931" w:author="Mr Richard P Williams" w:date="2016-10-03T22:42:00Z"/>
                <w:rFonts w:cs="Open Sans"/>
                <w:sz w:val="20"/>
                <w:szCs w:val="20"/>
              </w:rPr>
            </w:pPr>
            <w:del w:id="5932" w:author="Mr Richard P Williams" w:date="2016-10-03T22:42:00Z">
              <w:r w:rsidRPr="00307A4C" w:rsidDel="008F7B0C">
                <w:rPr>
                  <w:rFonts w:cs="Open Sans"/>
                  <w:sz w:val="20"/>
                  <w:szCs w:val="20"/>
                </w:rPr>
                <w:delText>4</w:delText>
              </w:r>
            </w:del>
          </w:p>
        </w:tc>
        <w:tc>
          <w:tcPr>
            <w:tcW w:w="3895" w:type="dxa"/>
          </w:tcPr>
          <w:p w14:paraId="21C72746" w14:textId="77777777" w:rsidR="00F355D2" w:rsidRPr="00307A4C" w:rsidDel="008F7B0C" w:rsidRDefault="009859CD" w:rsidP="00307A4C">
            <w:pPr>
              <w:cnfStyle w:val="000000100000" w:firstRow="0" w:lastRow="0" w:firstColumn="0" w:lastColumn="0" w:oddVBand="0" w:evenVBand="0" w:oddHBand="1" w:evenHBand="0" w:firstRowFirstColumn="0" w:firstRowLastColumn="0" w:lastRowFirstColumn="0" w:lastRowLastColumn="0"/>
              <w:rPr>
                <w:del w:id="5933" w:author="Mr Richard P Williams" w:date="2016-10-03T22:42:00Z"/>
                <w:rFonts w:cs="Open Sans"/>
                <w:sz w:val="20"/>
                <w:szCs w:val="20"/>
              </w:rPr>
            </w:pPr>
            <w:del w:id="5934" w:author="Mr Richard P Williams" w:date="2016-10-03T22:42:00Z">
              <w:r w:rsidDel="008F7B0C">
                <w:rPr>
                  <w:rFonts w:cs="Open Sans"/>
                  <w:sz w:val="20"/>
                  <w:szCs w:val="20"/>
                </w:rPr>
                <w:delText>Status of Transfer</w:delText>
              </w:r>
            </w:del>
          </w:p>
        </w:tc>
      </w:tr>
      <w:tr w:rsidR="00F355D2" w:rsidRPr="00307A4C" w:rsidDel="008F7B0C" w14:paraId="05416599" w14:textId="77777777" w:rsidTr="00CF4A03">
        <w:trPr>
          <w:trHeight w:val="300"/>
          <w:del w:id="593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E42D2A6" w14:textId="77777777" w:rsidR="00F355D2" w:rsidRPr="00307A4C" w:rsidDel="008F7B0C" w:rsidRDefault="00F355D2">
            <w:pPr>
              <w:rPr>
                <w:del w:id="5936" w:author="Mr Richard P Williams" w:date="2016-10-03T22:42:00Z"/>
                <w:rFonts w:cs="Open Sans"/>
                <w:sz w:val="20"/>
                <w:szCs w:val="20"/>
              </w:rPr>
            </w:pPr>
            <w:del w:id="5937" w:author="Mr Richard P Williams" w:date="2016-10-03T22:42:00Z">
              <w:r w:rsidRPr="00307A4C" w:rsidDel="008F7B0C">
                <w:rPr>
                  <w:rFonts w:cs="Open Sans"/>
                  <w:sz w:val="20"/>
                  <w:szCs w:val="20"/>
                </w:rPr>
                <w:delText>Transfer</w:delText>
              </w:r>
              <w:r w:rsidR="009859CD" w:rsidDel="008F7B0C">
                <w:rPr>
                  <w:rFonts w:cs="Open Sans"/>
                  <w:sz w:val="20"/>
                  <w:szCs w:val="20"/>
                </w:rPr>
                <w:delText xml:space="preserve"> Requested Unit Quantity</w:delText>
              </w:r>
            </w:del>
          </w:p>
        </w:tc>
        <w:tc>
          <w:tcPr>
            <w:tcW w:w="960" w:type="dxa"/>
            <w:noWrap/>
            <w:hideMark/>
          </w:tcPr>
          <w:p w14:paraId="3497E593" w14:textId="77777777" w:rsidR="00F355D2" w:rsidRPr="00307A4C" w:rsidDel="008F7B0C" w:rsidRDefault="00F355D2">
            <w:pPr>
              <w:cnfStyle w:val="000000000000" w:firstRow="0" w:lastRow="0" w:firstColumn="0" w:lastColumn="0" w:oddVBand="0" w:evenVBand="0" w:oddHBand="0" w:evenHBand="0" w:firstRowFirstColumn="0" w:firstRowLastColumn="0" w:lastRowFirstColumn="0" w:lastRowLastColumn="0"/>
              <w:rPr>
                <w:del w:id="5938" w:author="Mr Richard P Williams" w:date="2016-10-03T22:42:00Z"/>
                <w:rFonts w:cs="Open Sans"/>
                <w:sz w:val="20"/>
                <w:szCs w:val="20"/>
              </w:rPr>
            </w:pPr>
            <w:del w:id="5939" w:author="Mr Richard P Williams" w:date="2016-10-03T22:42:00Z">
              <w:r w:rsidRPr="00307A4C" w:rsidDel="008F7B0C">
                <w:rPr>
                  <w:rFonts w:cs="Open Sans"/>
                  <w:sz w:val="20"/>
                  <w:szCs w:val="20"/>
                </w:rPr>
                <w:delText>numeric</w:delText>
              </w:r>
            </w:del>
          </w:p>
        </w:tc>
        <w:tc>
          <w:tcPr>
            <w:tcW w:w="1175" w:type="dxa"/>
            <w:noWrap/>
            <w:hideMark/>
          </w:tcPr>
          <w:p w14:paraId="424F05E1" w14:textId="77777777" w:rsidR="00F355D2" w:rsidRPr="00307A4C" w:rsidDel="008F7B0C" w:rsidRDefault="00F355D2" w:rsidP="00307A4C">
            <w:pPr>
              <w:cnfStyle w:val="000000000000" w:firstRow="0" w:lastRow="0" w:firstColumn="0" w:lastColumn="0" w:oddVBand="0" w:evenVBand="0" w:oddHBand="0" w:evenHBand="0" w:firstRowFirstColumn="0" w:firstRowLastColumn="0" w:lastRowFirstColumn="0" w:lastRowLastColumn="0"/>
              <w:rPr>
                <w:del w:id="5940" w:author="Mr Richard P Williams" w:date="2016-10-03T22:42:00Z"/>
                <w:rFonts w:cs="Open Sans"/>
                <w:sz w:val="20"/>
                <w:szCs w:val="20"/>
              </w:rPr>
            </w:pPr>
            <w:del w:id="5941" w:author="Mr Richard P Williams" w:date="2016-10-03T22:42:00Z">
              <w:r w:rsidRPr="00307A4C" w:rsidDel="008F7B0C">
                <w:rPr>
                  <w:rFonts w:cs="Open Sans"/>
                  <w:sz w:val="20"/>
                  <w:szCs w:val="20"/>
                </w:rPr>
                <w:delText>17</w:delText>
              </w:r>
            </w:del>
          </w:p>
        </w:tc>
        <w:tc>
          <w:tcPr>
            <w:tcW w:w="3895" w:type="dxa"/>
          </w:tcPr>
          <w:p w14:paraId="6CA15B88" w14:textId="77777777" w:rsidR="00F355D2" w:rsidRPr="00307A4C" w:rsidDel="008F7B0C" w:rsidRDefault="006151D3" w:rsidP="00307A4C">
            <w:pPr>
              <w:cnfStyle w:val="000000000000" w:firstRow="0" w:lastRow="0" w:firstColumn="0" w:lastColumn="0" w:oddVBand="0" w:evenVBand="0" w:oddHBand="0" w:evenHBand="0" w:firstRowFirstColumn="0" w:firstRowLastColumn="0" w:lastRowFirstColumn="0" w:lastRowLastColumn="0"/>
              <w:rPr>
                <w:del w:id="5942" w:author="Mr Richard P Williams" w:date="2016-10-03T22:42:00Z"/>
                <w:rFonts w:cs="Open Sans"/>
                <w:sz w:val="20"/>
                <w:szCs w:val="20"/>
              </w:rPr>
            </w:pPr>
            <w:del w:id="5943" w:author="Mr Richard P Williams" w:date="2016-10-03T22:42:00Z">
              <w:r w:rsidDel="008F7B0C">
                <w:rPr>
                  <w:rFonts w:cs="Open Sans"/>
                  <w:sz w:val="20"/>
                  <w:szCs w:val="20"/>
                </w:rPr>
                <w:delText>The amount requested</w:delText>
              </w:r>
            </w:del>
          </w:p>
        </w:tc>
      </w:tr>
      <w:tr w:rsidR="00F355D2" w:rsidRPr="00307A4C" w:rsidDel="008F7B0C" w14:paraId="5CF35A2E" w14:textId="77777777" w:rsidTr="00CF4A03">
        <w:trPr>
          <w:cnfStyle w:val="000000100000" w:firstRow="0" w:lastRow="0" w:firstColumn="0" w:lastColumn="0" w:oddVBand="0" w:evenVBand="0" w:oddHBand="1" w:evenHBand="0" w:firstRowFirstColumn="0" w:firstRowLastColumn="0" w:lastRowFirstColumn="0" w:lastRowLastColumn="0"/>
          <w:trHeight w:val="300"/>
          <w:del w:id="594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8E3555B" w14:textId="77777777" w:rsidR="00F355D2" w:rsidRPr="00307A4C" w:rsidDel="008F7B0C" w:rsidRDefault="009859CD">
            <w:pPr>
              <w:rPr>
                <w:del w:id="5945" w:author="Mr Richard P Williams" w:date="2016-10-03T22:42:00Z"/>
                <w:rFonts w:cs="Open Sans"/>
                <w:sz w:val="20"/>
                <w:szCs w:val="20"/>
              </w:rPr>
            </w:pPr>
            <w:del w:id="5946" w:author="Mr Richard P Williams" w:date="2016-10-03T22:42:00Z">
              <w:r w:rsidDel="008F7B0C">
                <w:rPr>
                  <w:rFonts w:cs="Open Sans"/>
                  <w:sz w:val="20"/>
                  <w:szCs w:val="20"/>
                </w:rPr>
                <w:delText>Shipped Unit Quantity</w:delText>
              </w:r>
            </w:del>
          </w:p>
        </w:tc>
        <w:tc>
          <w:tcPr>
            <w:tcW w:w="960" w:type="dxa"/>
            <w:noWrap/>
            <w:hideMark/>
          </w:tcPr>
          <w:p w14:paraId="044E556F" w14:textId="77777777" w:rsidR="00F355D2" w:rsidRPr="00307A4C" w:rsidDel="008F7B0C" w:rsidRDefault="00F355D2">
            <w:pPr>
              <w:cnfStyle w:val="000000100000" w:firstRow="0" w:lastRow="0" w:firstColumn="0" w:lastColumn="0" w:oddVBand="0" w:evenVBand="0" w:oddHBand="1" w:evenHBand="0" w:firstRowFirstColumn="0" w:firstRowLastColumn="0" w:lastRowFirstColumn="0" w:lastRowLastColumn="0"/>
              <w:rPr>
                <w:del w:id="5947" w:author="Mr Richard P Williams" w:date="2016-10-03T22:42:00Z"/>
                <w:rFonts w:cs="Open Sans"/>
                <w:sz w:val="20"/>
                <w:szCs w:val="20"/>
              </w:rPr>
            </w:pPr>
            <w:del w:id="5948" w:author="Mr Richard P Williams" w:date="2016-10-03T22:42:00Z">
              <w:r w:rsidRPr="00307A4C" w:rsidDel="008F7B0C">
                <w:rPr>
                  <w:rFonts w:cs="Open Sans"/>
                  <w:sz w:val="20"/>
                  <w:szCs w:val="20"/>
                </w:rPr>
                <w:delText>numeric</w:delText>
              </w:r>
            </w:del>
          </w:p>
        </w:tc>
        <w:tc>
          <w:tcPr>
            <w:tcW w:w="1175" w:type="dxa"/>
            <w:noWrap/>
            <w:hideMark/>
          </w:tcPr>
          <w:p w14:paraId="4C3040D7" w14:textId="77777777" w:rsidR="00F355D2" w:rsidRPr="00307A4C" w:rsidDel="008F7B0C" w:rsidRDefault="00F355D2" w:rsidP="00307A4C">
            <w:pPr>
              <w:cnfStyle w:val="000000100000" w:firstRow="0" w:lastRow="0" w:firstColumn="0" w:lastColumn="0" w:oddVBand="0" w:evenVBand="0" w:oddHBand="1" w:evenHBand="0" w:firstRowFirstColumn="0" w:firstRowLastColumn="0" w:lastRowFirstColumn="0" w:lastRowLastColumn="0"/>
              <w:rPr>
                <w:del w:id="5949" w:author="Mr Richard P Williams" w:date="2016-10-03T22:42:00Z"/>
                <w:rFonts w:cs="Open Sans"/>
                <w:sz w:val="20"/>
                <w:szCs w:val="20"/>
              </w:rPr>
            </w:pPr>
            <w:del w:id="5950" w:author="Mr Richard P Williams" w:date="2016-10-03T22:42:00Z">
              <w:r w:rsidRPr="00307A4C" w:rsidDel="008F7B0C">
                <w:rPr>
                  <w:rFonts w:cs="Open Sans"/>
                  <w:sz w:val="20"/>
                  <w:szCs w:val="20"/>
                </w:rPr>
                <w:delText>17</w:delText>
              </w:r>
            </w:del>
          </w:p>
        </w:tc>
        <w:tc>
          <w:tcPr>
            <w:tcW w:w="3895" w:type="dxa"/>
          </w:tcPr>
          <w:p w14:paraId="723456D0" w14:textId="77777777" w:rsidR="00F355D2" w:rsidRPr="00307A4C" w:rsidDel="008F7B0C" w:rsidRDefault="006151D3" w:rsidP="00307A4C">
            <w:pPr>
              <w:cnfStyle w:val="000000100000" w:firstRow="0" w:lastRow="0" w:firstColumn="0" w:lastColumn="0" w:oddVBand="0" w:evenVBand="0" w:oddHBand="1" w:evenHBand="0" w:firstRowFirstColumn="0" w:firstRowLastColumn="0" w:lastRowFirstColumn="0" w:lastRowLastColumn="0"/>
              <w:rPr>
                <w:del w:id="5951" w:author="Mr Richard P Williams" w:date="2016-10-03T22:42:00Z"/>
                <w:rFonts w:cs="Open Sans"/>
                <w:sz w:val="20"/>
                <w:szCs w:val="20"/>
              </w:rPr>
            </w:pPr>
            <w:del w:id="5952" w:author="Mr Richard P Williams" w:date="2016-10-03T22:42:00Z">
              <w:r w:rsidDel="008F7B0C">
                <w:rPr>
                  <w:rFonts w:cs="Open Sans"/>
                  <w:sz w:val="20"/>
                  <w:szCs w:val="20"/>
                </w:rPr>
                <w:delText>The number of units shipped out of location</w:delText>
              </w:r>
            </w:del>
          </w:p>
        </w:tc>
      </w:tr>
      <w:tr w:rsidR="00AE1CF9" w:rsidRPr="00307A4C" w:rsidDel="008F7B0C" w14:paraId="63B01E37" w14:textId="77777777" w:rsidTr="00CF4A03">
        <w:trPr>
          <w:trHeight w:val="300"/>
          <w:del w:id="595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7ED770D9" w14:textId="77777777" w:rsidR="00AE1CF9" w:rsidDel="008F7B0C" w:rsidRDefault="00AE1CF9">
            <w:pPr>
              <w:rPr>
                <w:del w:id="5954" w:author="Mr Richard P Williams" w:date="2016-10-03T22:42:00Z"/>
                <w:rFonts w:cs="Open Sans"/>
                <w:sz w:val="20"/>
                <w:szCs w:val="20"/>
              </w:rPr>
            </w:pPr>
            <w:del w:id="5955" w:author="Mr Richard P Williams" w:date="2016-10-03T22:42:00Z">
              <w:r w:rsidDel="008F7B0C">
                <w:rPr>
                  <w:rFonts w:cs="Open Sans"/>
                  <w:sz w:val="20"/>
                  <w:szCs w:val="20"/>
                </w:rPr>
                <w:delText>Shipped Value Quantity</w:delText>
              </w:r>
            </w:del>
          </w:p>
        </w:tc>
        <w:tc>
          <w:tcPr>
            <w:tcW w:w="960" w:type="dxa"/>
            <w:noWrap/>
          </w:tcPr>
          <w:p w14:paraId="2A112261" w14:textId="77777777" w:rsidR="00AE1CF9" w:rsidRPr="00307A4C" w:rsidDel="008F7B0C" w:rsidRDefault="00AE1CF9">
            <w:pPr>
              <w:cnfStyle w:val="000000000000" w:firstRow="0" w:lastRow="0" w:firstColumn="0" w:lastColumn="0" w:oddVBand="0" w:evenVBand="0" w:oddHBand="0" w:evenHBand="0" w:firstRowFirstColumn="0" w:firstRowLastColumn="0" w:lastRowFirstColumn="0" w:lastRowLastColumn="0"/>
              <w:rPr>
                <w:del w:id="5956" w:author="Mr Richard P Williams" w:date="2016-10-03T22:42:00Z"/>
                <w:rFonts w:cs="Open Sans"/>
                <w:sz w:val="20"/>
                <w:szCs w:val="20"/>
              </w:rPr>
            </w:pPr>
          </w:p>
        </w:tc>
        <w:tc>
          <w:tcPr>
            <w:tcW w:w="1175" w:type="dxa"/>
            <w:noWrap/>
          </w:tcPr>
          <w:p w14:paraId="6E60AC4A" w14:textId="77777777" w:rsidR="00AE1CF9" w:rsidRPr="00307A4C" w:rsidDel="008F7B0C" w:rsidRDefault="00AE1CF9" w:rsidP="00307A4C">
            <w:pPr>
              <w:cnfStyle w:val="000000000000" w:firstRow="0" w:lastRow="0" w:firstColumn="0" w:lastColumn="0" w:oddVBand="0" w:evenVBand="0" w:oddHBand="0" w:evenHBand="0" w:firstRowFirstColumn="0" w:firstRowLastColumn="0" w:lastRowFirstColumn="0" w:lastRowLastColumn="0"/>
              <w:rPr>
                <w:del w:id="5957" w:author="Mr Richard P Williams" w:date="2016-10-03T22:42:00Z"/>
                <w:rFonts w:cs="Open Sans"/>
                <w:sz w:val="20"/>
                <w:szCs w:val="20"/>
              </w:rPr>
            </w:pPr>
          </w:p>
        </w:tc>
        <w:tc>
          <w:tcPr>
            <w:tcW w:w="3895" w:type="dxa"/>
          </w:tcPr>
          <w:p w14:paraId="0DBE96E9" w14:textId="77777777" w:rsidR="00AE1CF9" w:rsidRPr="00307A4C" w:rsidDel="008F7B0C" w:rsidRDefault="006151D3" w:rsidP="00307A4C">
            <w:pPr>
              <w:cnfStyle w:val="000000000000" w:firstRow="0" w:lastRow="0" w:firstColumn="0" w:lastColumn="0" w:oddVBand="0" w:evenVBand="0" w:oddHBand="0" w:evenHBand="0" w:firstRowFirstColumn="0" w:firstRowLastColumn="0" w:lastRowFirstColumn="0" w:lastRowLastColumn="0"/>
              <w:rPr>
                <w:del w:id="5958" w:author="Mr Richard P Williams" w:date="2016-10-03T22:42:00Z"/>
                <w:rFonts w:cs="Open Sans"/>
                <w:sz w:val="20"/>
                <w:szCs w:val="20"/>
              </w:rPr>
            </w:pPr>
            <w:del w:id="5959" w:author="Mr Richard P Williams" w:date="2016-10-03T22:42:00Z">
              <w:r w:rsidDel="008F7B0C">
                <w:rPr>
                  <w:rFonts w:cs="Open Sans"/>
                  <w:sz w:val="20"/>
                  <w:szCs w:val="20"/>
                </w:rPr>
                <w:delText xml:space="preserve">The value of the shipped </w:delText>
              </w:r>
            </w:del>
          </w:p>
        </w:tc>
      </w:tr>
      <w:tr w:rsidR="009859CD" w:rsidRPr="00307A4C" w:rsidDel="008F7B0C" w14:paraId="51947CF9" w14:textId="77777777" w:rsidTr="00CF4A03">
        <w:trPr>
          <w:cnfStyle w:val="000000100000" w:firstRow="0" w:lastRow="0" w:firstColumn="0" w:lastColumn="0" w:oddVBand="0" w:evenVBand="0" w:oddHBand="1" w:evenHBand="0" w:firstRowFirstColumn="0" w:firstRowLastColumn="0" w:lastRowFirstColumn="0" w:lastRowLastColumn="0"/>
          <w:trHeight w:val="300"/>
          <w:del w:id="596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76841F4F" w14:textId="77777777" w:rsidR="009859CD" w:rsidDel="008F7B0C" w:rsidRDefault="009859CD">
            <w:pPr>
              <w:rPr>
                <w:del w:id="5961" w:author="Mr Richard P Williams" w:date="2016-10-03T22:42:00Z"/>
                <w:rFonts w:cs="Open Sans"/>
                <w:sz w:val="20"/>
                <w:szCs w:val="20"/>
              </w:rPr>
            </w:pPr>
            <w:del w:id="5962" w:author="Mr Richard P Williams" w:date="2016-10-03T22:42:00Z">
              <w:r w:rsidDel="008F7B0C">
                <w:rPr>
                  <w:rFonts w:cs="Open Sans"/>
                  <w:sz w:val="20"/>
                  <w:szCs w:val="20"/>
                </w:rPr>
                <w:delText>Date Time Shipped</w:delText>
              </w:r>
            </w:del>
          </w:p>
        </w:tc>
        <w:tc>
          <w:tcPr>
            <w:tcW w:w="960" w:type="dxa"/>
            <w:noWrap/>
          </w:tcPr>
          <w:p w14:paraId="45B21927" w14:textId="77777777" w:rsidR="009859CD" w:rsidRPr="00307A4C" w:rsidDel="008F7B0C" w:rsidRDefault="009859CD">
            <w:pPr>
              <w:cnfStyle w:val="000000100000" w:firstRow="0" w:lastRow="0" w:firstColumn="0" w:lastColumn="0" w:oddVBand="0" w:evenVBand="0" w:oddHBand="1" w:evenHBand="0" w:firstRowFirstColumn="0" w:firstRowLastColumn="0" w:lastRowFirstColumn="0" w:lastRowLastColumn="0"/>
              <w:rPr>
                <w:del w:id="5963" w:author="Mr Richard P Williams" w:date="2016-10-03T22:42:00Z"/>
                <w:rFonts w:cs="Open Sans"/>
                <w:sz w:val="20"/>
                <w:szCs w:val="20"/>
              </w:rPr>
            </w:pPr>
          </w:p>
        </w:tc>
        <w:tc>
          <w:tcPr>
            <w:tcW w:w="1175" w:type="dxa"/>
            <w:noWrap/>
          </w:tcPr>
          <w:p w14:paraId="5C7BC5F5" w14:textId="77777777" w:rsidR="009859CD" w:rsidRPr="00307A4C" w:rsidDel="008F7B0C" w:rsidRDefault="009859CD" w:rsidP="00307A4C">
            <w:pPr>
              <w:cnfStyle w:val="000000100000" w:firstRow="0" w:lastRow="0" w:firstColumn="0" w:lastColumn="0" w:oddVBand="0" w:evenVBand="0" w:oddHBand="1" w:evenHBand="0" w:firstRowFirstColumn="0" w:firstRowLastColumn="0" w:lastRowFirstColumn="0" w:lastRowLastColumn="0"/>
              <w:rPr>
                <w:del w:id="5964" w:author="Mr Richard P Williams" w:date="2016-10-03T22:42:00Z"/>
                <w:rFonts w:cs="Open Sans"/>
                <w:sz w:val="20"/>
                <w:szCs w:val="20"/>
              </w:rPr>
            </w:pPr>
          </w:p>
        </w:tc>
        <w:tc>
          <w:tcPr>
            <w:tcW w:w="3895" w:type="dxa"/>
          </w:tcPr>
          <w:p w14:paraId="13662B36" w14:textId="77777777" w:rsidR="009859CD" w:rsidRPr="00307A4C" w:rsidDel="008F7B0C" w:rsidRDefault="006151D3" w:rsidP="00307A4C">
            <w:pPr>
              <w:cnfStyle w:val="000000100000" w:firstRow="0" w:lastRow="0" w:firstColumn="0" w:lastColumn="0" w:oddVBand="0" w:evenVBand="0" w:oddHBand="1" w:evenHBand="0" w:firstRowFirstColumn="0" w:firstRowLastColumn="0" w:lastRowFirstColumn="0" w:lastRowLastColumn="0"/>
              <w:rPr>
                <w:del w:id="5965" w:author="Mr Richard P Williams" w:date="2016-10-03T22:42:00Z"/>
                <w:rFonts w:cs="Open Sans"/>
                <w:sz w:val="20"/>
                <w:szCs w:val="20"/>
              </w:rPr>
            </w:pPr>
            <w:del w:id="5966" w:author="Mr Richard P Williams" w:date="2016-10-03T22:42:00Z">
              <w:r w:rsidDel="008F7B0C">
                <w:rPr>
                  <w:rFonts w:cs="Open Sans"/>
                  <w:sz w:val="20"/>
                  <w:szCs w:val="20"/>
                </w:rPr>
                <w:delText>Date and Time the items were shipped</w:delText>
              </w:r>
            </w:del>
          </w:p>
        </w:tc>
      </w:tr>
      <w:tr w:rsidR="009859CD" w:rsidRPr="00307A4C" w:rsidDel="008F7B0C" w14:paraId="5AA5A9A5" w14:textId="77777777" w:rsidTr="00CF4A03">
        <w:trPr>
          <w:trHeight w:val="300"/>
          <w:del w:id="596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tcPr>
          <w:p w14:paraId="488B4BCD" w14:textId="77777777" w:rsidR="009859CD" w:rsidDel="008F7B0C" w:rsidRDefault="009859CD">
            <w:pPr>
              <w:rPr>
                <w:del w:id="5968" w:author="Mr Richard P Williams" w:date="2016-10-03T22:42:00Z"/>
                <w:rFonts w:cs="Open Sans"/>
                <w:sz w:val="20"/>
                <w:szCs w:val="20"/>
              </w:rPr>
            </w:pPr>
            <w:del w:id="5969" w:author="Mr Richard P Williams" w:date="2016-10-03T22:42:00Z">
              <w:r w:rsidDel="008F7B0C">
                <w:rPr>
                  <w:rFonts w:cs="Open Sans"/>
                  <w:sz w:val="20"/>
                  <w:szCs w:val="20"/>
                </w:rPr>
                <w:delText>Associate Packaged and Shipped Item</w:delText>
              </w:r>
            </w:del>
          </w:p>
        </w:tc>
        <w:tc>
          <w:tcPr>
            <w:tcW w:w="960" w:type="dxa"/>
            <w:noWrap/>
          </w:tcPr>
          <w:p w14:paraId="22E7CE2B" w14:textId="77777777" w:rsidR="009859CD" w:rsidRPr="00307A4C" w:rsidDel="008F7B0C" w:rsidRDefault="009859CD">
            <w:pPr>
              <w:cnfStyle w:val="000000000000" w:firstRow="0" w:lastRow="0" w:firstColumn="0" w:lastColumn="0" w:oddVBand="0" w:evenVBand="0" w:oddHBand="0" w:evenHBand="0" w:firstRowFirstColumn="0" w:firstRowLastColumn="0" w:lastRowFirstColumn="0" w:lastRowLastColumn="0"/>
              <w:rPr>
                <w:del w:id="5970" w:author="Mr Richard P Williams" w:date="2016-10-03T22:42:00Z"/>
                <w:rFonts w:cs="Open Sans"/>
                <w:sz w:val="20"/>
                <w:szCs w:val="20"/>
              </w:rPr>
            </w:pPr>
          </w:p>
        </w:tc>
        <w:tc>
          <w:tcPr>
            <w:tcW w:w="1175" w:type="dxa"/>
            <w:noWrap/>
          </w:tcPr>
          <w:p w14:paraId="31DD012B" w14:textId="77777777" w:rsidR="009859CD" w:rsidRPr="00307A4C" w:rsidDel="008F7B0C" w:rsidRDefault="009859CD" w:rsidP="00307A4C">
            <w:pPr>
              <w:cnfStyle w:val="000000000000" w:firstRow="0" w:lastRow="0" w:firstColumn="0" w:lastColumn="0" w:oddVBand="0" w:evenVBand="0" w:oddHBand="0" w:evenHBand="0" w:firstRowFirstColumn="0" w:firstRowLastColumn="0" w:lastRowFirstColumn="0" w:lastRowLastColumn="0"/>
              <w:rPr>
                <w:del w:id="5971" w:author="Mr Richard P Williams" w:date="2016-10-03T22:42:00Z"/>
                <w:rFonts w:cs="Open Sans"/>
                <w:sz w:val="20"/>
                <w:szCs w:val="20"/>
              </w:rPr>
            </w:pPr>
          </w:p>
        </w:tc>
        <w:tc>
          <w:tcPr>
            <w:tcW w:w="3895" w:type="dxa"/>
          </w:tcPr>
          <w:p w14:paraId="06829548" w14:textId="77777777" w:rsidR="009859CD" w:rsidDel="008F7B0C" w:rsidRDefault="006151D3" w:rsidP="00307A4C">
            <w:pPr>
              <w:cnfStyle w:val="000000000000" w:firstRow="0" w:lastRow="0" w:firstColumn="0" w:lastColumn="0" w:oddVBand="0" w:evenVBand="0" w:oddHBand="0" w:evenHBand="0" w:firstRowFirstColumn="0" w:firstRowLastColumn="0" w:lastRowFirstColumn="0" w:lastRowLastColumn="0"/>
              <w:rPr>
                <w:del w:id="5972" w:author="Mr Richard P Williams" w:date="2016-10-03T22:42:00Z"/>
                <w:rFonts w:cs="Open Sans"/>
                <w:sz w:val="20"/>
                <w:szCs w:val="20"/>
              </w:rPr>
            </w:pPr>
            <w:del w:id="5973" w:author="Mr Richard P Williams" w:date="2016-10-03T22:42:00Z">
              <w:r w:rsidDel="008F7B0C">
                <w:rPr>
                  <w:rFonts w:cs="Open Sans"/>
                  <w:sz w:val="20"/>
                  <w:szCs w:val="20"/>
                </w:rPr>
                <w:delText xml:space="preserve">The Associate </w:delText>
              </w:r>
              <w:r w:rsidR="00D564AE" w:rsidDel="008F7B0C">
                <w:rPr>
                  <w:rFonts w:cs="Open Sans"/>
                  <w:sz w:val="20"/>
                  <w:szCs w:val="20"/>
                </w:rPr>
                <w:delText>who is delivering or packaged the shipment.</w:delText>
              </w:r>
            </w:del>
          </w:p>
        </w:tc>
      </w:tr>
      <w:tr w:rsidR="0045345A" w:rsidRPr="00307A4C" w:rsidDel="008F7B0C" w14:paraId="7003343A" w14:textId="77777777" w:rsidTr="00CF4A03">
        <w:trPr>
          <w:cnfStyle w:val="000000100000" w:firstRow="0" w:lastRow="0" w:firstColumn="0" w:lastColumn="0" w:oddVBand="0" w:evenVBand="0" w:oddHBand="1" w:evenHBand="0" w:firstRowFirstColumn="0" w:firstRowLastColumn="0" w:lastRowFirstColumn="0" w:lastRowLastColumn="0"/>
          <w:trHeight w:val="300"/>
          <w:del w:id="597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06A0B84" w14:textId="77777777" w:rsidR="0045345A" w:rsidRPr="00307A4C" w:rsidDel="008F7B0C" w:rsidRDefault="0045345A" w:rsidP="0045345A">
            <w:pPr>
              <w:rPr>
                <w:del w:id="5975" w:author="Mr Richard P Williams" w:date="2016-10-03T22:42:00Z"/>
                <w:rFonts w:cs="Open Sans"/>
                <w:sz w:val="20"/>
                <w:szCs w:val="20"/>
              </w:rPr>
            </w:pPr>
            <w:del w:id="5976" w:author="Mr Richard P Williams" w:date="2016-10-03T22:42:00Z">
              <w:r w:rsidDel="008F7B0C">
                <w:rPr>
                  <w:rFonts w:cs="Open Sans"/>
                  <w:sz w:val="20"/>
                  <w:szCs w:val="20"/>
                </w:rPr>
                <w:delText>Received Unit Quantity</w:delText>
              </w:r>
            </w:del>
          </w:p>
        </w:tc>
        <w:tc>
          <w:tcPr>
            <w:tcW w:w="960" w:type="dxa"/>
            <w:noWrap/>
            <w:hideMark/>
          </w:tcPr>
          <w:p w14:paraId="1F488200" w14:textId="77777777" w:rsidR="0045345A" w:rsidRPr="00307A4C" w:rsidDel="008F7B0C" w:rsidRDefault="0045345A" w:rsidP="0045345A">
            <w:pPr>
              <w:cnfStyle w:val="000000100000" w:firstRow="0" w:lastRow="0" w:firstColumn="0" w:lastColumn="0" w:oddVBand="0" w:evenVBand="0" w:oddHBand="1" w:evenHBand="0" w:firstRowFirstColumn="0" w:firstRowLastColumn="0" w:lastRowFirstColumn="0" w:lastRowLastColumn="0"/>
              <w:rPr>
                <w:del w:id="5977" w:author="Mr Richard P Williams" w:date="2016-10-03T22:42:00Z"/>
                <w:rFonts w:cs="Open Sans"/>
                <w:sz w:val="20"/>
                <w:szCs w:val="20"/>
              </w:rPr>
            </w:pPr>
            <w:del w:id="5978" w:author="Mr Richard P Williams" w:date="2016-10-03T22:42:00Z">
              <w:r w:rsidRPr="00307A4C" w:rsidDel="008F7B0C">
                <w:rPr>
                  <w:rFonts w:cs="Open Sans"/>
                  <w:sz w:val="20"/>
                  <w:szCs w:val="20"/>
                </w:rPr>
                <w:delText>numeric</w:delText>
              </w:r>
            </w:del>
          </w:p>
        </w:tc>
        <w:tc>
          <w:tcPr>
            <w:tcW w:w="1175" w:type="dxa"/>
            <w:noWrap/>
            <w:hideMark/>
          </w:tcPr>
          <w:p w14:paraId="3BAFF292" w14:textId="77777777" w:rsidR="0045345A" w:rsidRPr="00307A4C" w:rsidDel="008F7B0C" w:rsidRDefault="0045345A" w:rsidP="0045345A">
            <w:pPr>
              <w:cnfStyle w:val="000000100000" w:firstRow="0" w:lastRow="0" w:firstColumn="0" w:lastColumn="0" w:oddVBand="0" w:evenVBand="0" w:oddHBand="1" w:evenHBand="0" w:firstRowFirstColumn="0" w:firstRowLastColumn="0" w:lastRowFirstColumn="0" w:lastRowLastColumn="0"/>
              <w:rPr>
                <w:del w:id="5979" w:author="Mr Richard P Williams" w:date="2016-10-03T22:42:00Z"/>
                <w:rFonts w:cs="Open Sans"/>
                <w:sz w:val="20"/>
                <w:szCs w:val="20"/>
              </w:rPr>
            </w:pPr>
            <w:del w:id="5980" w:author="Mr Richard P Williams" w:date="2016-10-03T22:42:00Z">
              <w:r w:rsidRPr="00307A4C" w:rsidDel="008F7B0C">
                <w:rPr>
                  <w:rFonts w:cs="Open Sans"/>
                  <w:sz w:val="20"/>
                  <w:szCs w:val="20"/>
                </w:rPr>
                <w:delText>17</w:delText>
              </w:r>
            </w:del>
          </w:p>
        </w:tc>
        <w:tc>
          <w:tcPr>
            <w:tcW w:w="3895" w:type="dxa"/>
          </w:tcPr>
          <w:p w14:paraId="67F9AA32" w14:textId="77777777" w:rsidR="0045345A" w:rsidRPr="00307A4C" w:rsidDel="008F7B0C" w:rsidRDefault="0045345A" w:rsidP="0045345A">
            <w:pPr>
              <w:cnfStyle w:val="000000100000" w:firstRow="0" w:lastRow="0" w:firstColumn="0" w:lastColumn="0" w:oddVBand="0" w:evenVBand="0" w:oddHBand="1" w:evenHBand="0" w:firstRowFirstColumn="0" w:firstRowLastColumn="0" w:lastRowFirstColumn="0" w:lastRowLastColumn="0"/>
              <w:rPr>
                <w:del w:id="5981" w:author="Mr Richard P Williams" w:date="2016-10-03T22:42:00Z"/>
                <w:rFonts w:cs="Open Sans"/>
                <w:sz w:val="20"/>
                <w:szCs w:val="20"/>
              </w:rPr>
            </w:pPr>
            <w:del w:id="5982" w:author="Mr Richard P Williams" w:date="2016-10-03T22:42:00Z">
              <w:r w:rsidDel="008F7B0C">
                <w:rPr>
                  <w:rFonts w:cs="Open Sans"/>
                  <w:sz w:val="20"/>
                  <w:szCs w:val="20"/>
                </w:rPr>
                <w:delText>The number of units received in at target location</w:delText>
              </w:r>
            </w:del>
          </w:p>
        </w:tc>
      </w:tr>
      <w:tr w:rsidR="0045345A" w:rsidRPr="00307A4C" w:rsidDel="008F7B0C" w14:paraId="40D13D43" w14:textId="77777777" w:rsidTr="00CF4A03">
        <w:trPr>
          <w:trHeight w:val="300"/>
          <w:del w:id="598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5F77CC5" w14:textId="77777777" w:rsidR="0045345A" w:rsidRPr="00307A4C" w:rsidDel="008F7B0C" w:rsidRDefault="0045345A" w:rsidP="0045345A">
            <w:pPr>
              <w:rPr>
                <w:del w:id="5984" w:author="Mr Richard P Williams" w:date="2016-10-03T22:42:00Z"/>
                <w:rFonts w:cs="Open Sans"/>
                <w:sz w:val="20"/>
                <w:szCs w:val="20"/>
              </w:rPr>
            </w:pPr>
            <w:del w:id="5985" w:author="Mr Richard P Williams" w:date="2016-10-03T22:42:00Z">
              <w:r w:rsidDel="008F7B0C">
                <w:rPr>
                  <w:rFonts w:cs="Open Sans"/>
                  <w:sz w:val="20"/>
                  <w:szCs w:val="20"/>
                </w:rPr>
                <w:delText>Received Value Quantity</w:delText>
              </w:r>
            </w:del>
          </w:p>
        </w:tc>
        <w:tc>
          <w:tcPr>
            <w:tcW w:w="960" w:type="dxa"/>
            <w:noWrap/>
            <w:hideMark/>
          </w:tcPr>
          <w:p w14:paraId="427A7A64" w14:textId="77777777" w:rsidR="0045345A" w:rsidRPr="00307A4C" w:rsidDel="008F7B0C" w:rsidRDefault="0045345A" w:rsidP="0045345A">
            <w:pPr>
              <w:cnfStyle w:val="000000000000" w:firstRow="0" w:lastRow="0" w:firstColumn="0" w:lastColumn="0" w:oddVBand="0" w:evenVBand="0" w:oddHBand="0" w:evenHBand="0" w:firstRowFirstColumn="0" w:firstRowLastColumn="0" w:lastRowFirstColumn="0" w:lastRowLastColumn="0"/>
              <w:rPr>
                <w:del w:id="5986" w:author="Mr Richard P Williams" w:date="2016-10-03T22:42:00Z"/>
                <w:rFonts w:cs="Open Sans"/>
                <w:sz w:val="20"/>
                <w:szCs w:val="20"/>
              </w:rPr>
            </w:pPr>
          </w:p>
        </w:tc>
        <w:tc>
          <w:tcPr>
            <w:tcW w:w="1175" w:type="dxa"/>
            <w:noWrap/>
            <w:hideMark/>
          </w:tcPr>
          <w:p w14:paraId="6FB62C96" w14:textId="77777777" w:rsidR="0045345A" w:rsidRPr="00307A4C" w:rsidDel="008F7B0C" w:rsidRDefault="0045345A" w:rsidP="0045345A">
            <w:pPr>
              <w:cnfStyle w:val="000000000000" w:firstRow="0" w:lastRow="0" w:firstColumn="0" w:lastColumn="0" w:oddVBand="0" w:evenVBand="0" w:oddHBand="0" w:evenHBand="0" w:firstRowFirstColumn="0" w:firstRowLastColumn="0" w:lastRowFirstColumn="0" w:lastRowLastColumn="0"/>
              <w:rPr>
                <w:del w:id="5987" w:author="Mr Richard P Williams" w:date="2016-10-03T22:42:00Z"/>
                <w:rFonts w:cs="Open Sans"/>
                <w:sz w:val="20"/>
                <w:szCs w:val="20"/>
              </w:rPr>
            </w:pPr>
          </w:p>
        </w:tc>
        <w:tc>
          <w:tcPr>
            <w:tcW w:w="3895" w:type="dxa"/>
          </w:tcPr>
          <w:p w14:paraId="3AD963AA" w14:textId="77777777" w:rsidR="0045345A" w:rsidRPr="00307A4C" w:rsidDel="008F7B0C" w:rsidRDefault="0045345A" w:rsidP="0045345A">
            <w:pPr>
              <w:cnfStyle w:val="000000000000" w:firstRow="0" w:lastRow="0" w:firstColumn="0" w:lastColumn="0" w:oddVBand="0" w:evenVBand="0" w:oddHBand="0" w:evenHBand="0" w:firstRowFirstColumn="0" w:firstRowLastColumn="0" w:lastRowFirstColumn="0" w:lastRowLastColumn="0"/>
              <w:rPr>
                <w:del w:id="5988" w:author="Mr Richard P Williams" w:date="2016-10-03T22:42:00Z"/>
                <w:rFonts w:cs="Open Sans"/>
                <w:sz w:val="20"/>
                <w:szCs w:val="20"/>
              </w:rPr>
            </w:pPr>
            <w:del w:id="5989" w:author="Mr Richard P Williams" w:date="2016-10-03T22:42:00Z">
              <w:r w:rsidDel="008F7B0C">
                <w:rPr>
                  <w:rFonts w:cs="Open Sans"/>
                  <w:sz w:val="20"/>
                  <w:szCs w:val="20"/>
                </w:rPr>
                <w:delText xml:space="preserve">The value of the received </w:delText>
              </w:r>
            </w:del>
          </w:p>
        </w:tc>
      </w:tr>
      <w:tr w:rsidR="0045345A" w:rsidRPr="00307A4C" w:rsidDel="008F7B0C" w14:paraId="47C9DB61" w14:textId="77777777" w:rsidTr="00CF4A03">
        <w:trPr>
          <w:cnfStyle w:val="000000100000" w:firstRow="0" w:lastRow="0" w:firstColumn="0" w:lastColumn="0" w:oddVBand="0" w:evenVBand="0" w:oddHBand="1" w:evenHBand="0" w:firstRowFirstColumn="0" w:firstRowLastColumn="0" w:lastRowFirstColumn="0" w:lastRowLastColumn="0"/>
          <w:trHeight w:val="300"/>
          <w:del w:id="599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627F846" w14:textId="77777777" w:rsidR="0045345A" w:rsidRPr="00307A4C" w:rsidDel="008F7B0C" w:rsidRDefault="0045345A" w:rsidP="0045345A">
            <w:pPr>
              <w:rPr>
                <w:del w:id="5991" w:author="Mr Richard P Williams" w:date="2016-10-03T22:42:00Z"/>
                <w:rFonts w:cs="Open Sans"/>
                <w:sz w:val="20"/>
                <w:szCs w:val="20"/>
              </w:rPr>
            </w:pPr>
            <w:del w:id="5992" w:author="Mr Richard P Williams" w:date="2016-10-03T22:42:00Z">
              <w:r w:rsidDel="008F7B0C">
                <w:rPr>
                  <w:rFonts w:cs="Open Sans"/>
                  <w:sz w:val="20"/>
                  <w:szCs w:val="20"/>
                </w:rPr>
                <w:delText>Date Time Received</w:delText>
              </w:r>
            </w:del>
          </w:p>
        </w:tc>
        <w:tc>
          <w:tcPr>
            <w:tcW w:w="960" w:type="dxa"/>
            <w:noWrap/>
            <w:hideMark/>
          </w:tcPr>
          <w:p w14:paraId="366C7377" w14:textId="77777777" w:rsidR="0045345A" w:rsidRPr="00307A4C" w:rsidDel="008F7B0C" w:rsidRDefault="0045345A" w:rsidP="0045345A">
            <w:pPr>
              <w:cnfStyle w:val="000000100000" w:firstRow="0" w:lastRow="0" w:firstColumn="0" w:lastColumn="0" w:oddVBand="0" w:evenVBand="0" w:oddHBand="1" w:evenHBand="0" w:firstRowFirstColumn="0" w:firstRowLastColumn="0" w:lastRowFirstColumn="0" w:lastRowLastColumn="0"/>
              <w:rPr>
                <w:del w:id="5993" w:author="Mr Richard P Williams" w:date="2016-10-03T22:42:00Z"/>
                <w:rFonts w:cs="Open Sans"/>
                <w:sz w:val="20"/>
                <w:szCs w:val="20"/>
              </w:rPr>
            </w:pPr>
          </w:p>
        </w:tc>
        <w:tc>
          <w:tcPr>
            <w:tcW w:w="1175" w:type="dxa"/>
            <w:noWrap/>
            <w:hideMark/>
          </w:tcPr>
          <w:p w14:paraId="7996747E" w14:textId="77777777" w:rsidR="0045345A" w:rsidRPr="00307A4C" w:rsidDel="008F7B0C" w:rsidRDefault="0045345A" w:rsidP="0045345A">
            <w:pPr>
              <w:cnfStyle w:val="000000100000" w:firstRow="0" w:lastRow="0" w:firstColumn="0" w:lastColumn="0" w:oddVBand="0" w:evenVBand="0" w:oddHBand="1" w:evenHBand="0" w:firstRowFirstColumn="0" w:firstRowLastColumn="0" w:lastRowFirstColumn="0" w:lastRowLastColumn="0"/>
              <w:rPr>
                <w:del w:id="5994" w:author="Mr Richard P Williams" w:date="2016-10-03T22:42:00Z"/>
                <w:rFonts w:cs="Open Sans"/>
                <w:sz w:val="20"/>
                <w:szCs w:val="20"/>
              </w:rPr>
            </w:pPr>
          </w:p>
        </w:tc>
        <w:tc>
          <w:tcPr>
            <w:tcW w:w="3895" w:type="dxa"/>
          </w:tcPr>
          <w:p w14:paraId="1C0004EE" w14:textId="77777777" w:rsidR="0045345A" w:rsidRPr="00307A4C" w:rsidDel="008F7B0C" w:rsidRDefault="0045345A" w:rsidP="0045345A">
            <w:pPr>
              <w:cnfStyle w:val="000000100000" w:firstRow="0" w:lastRow="0" w:firstColumn="0" w:lastColumn="0" w:oddVBand="0" w:evenVBand="0" w:oddHBand="1" w:evenHBand="0" w:firstRowFirstColumn="0" w:firstRowLastColumn="0" w:lastRowFirstColumn="0" w:lastRowLastColumn="0"/>
              <w:rPr>
                <w:del w:id="5995" w:author="Mr Richard P Williams" w:date="2016-10-03T22:42:00Z"/>
                <w:rFonts w:cs="Open Sans"/>
                <w:sz w:val="20"/>
                <w:szCs w:val="20"/>
              </w:rPr>
            </w:pPr>
            <w:del w:id="5996" w:author="Mr Richard P Williams" w:date="2016-10-03T22:42:00Z">
              <w:r w:rsidDel="008F7B0C">
                <w:rPr>
                  <w:rFonts w:cs="Open Sans"/>
                  <w:sz w:val="20"/>
                  <w:szCs w:val="20"/>
                </w:rPr>
                <w:delText>Date and Time the items were received</w:delText>
              </w:r>
            </w:del>
          </w:p>
        </w:tc>
      </w:tr>
      <w:tr w:rsidR="0045345A" w:rsidRPr="00307A4C" w:rsidDel="008F7B0C" w14:paraId="4CD47E67" w14:textId="77777777" w:rsidTr="00CF4A03">
        <w:trPr>
          <w:trHeight w:val="300"/>
          <w:del w:id="599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5F1E591" w14:textId="77777777" w:rsidR="0045345A" w:rsidRPr="00307A4C" w:rsidDel="008F7B0C" w:rsidRDefault="0045345A" w:rsidP="0045345A">
            <w:pPr>
              <w:rPr>
                <w:del w:id="5998" w:author="Mr Richard P Williams" w:date="2016-10-03T22:42:00Z"/>
                <w:rFonts w:cs="Open Sans"/>
                <w:sz w:val="20"/>
                <w:szCs w:val="20"/>
              </w:rPr>
            </w:pPr>
            <w:del w:id="5999" w:author="Mr Richard P Williams" w:date="2016-10-03T22:42:00Z">
              <w:r w:rsidDel="008F7B0C">
                <w:rPr>
                  <w:rFonts w:cs="Open Sans"/>
                  <w:sz w:val="20"/>
                  <w:szCs w:val="20"/>
                </w:rPr>
                <w:delText>Associate Received Item</w:delText>
              </w:r>
            </w:del>
          </w:p>
        </w:tc>
        <w:tc>
          <w:tcPr>
            <w:tcW w:w="960" w:type="dxa"/>
            <w:noWrap/>
            <w:hideMark/>
          </w:tcPr>
          <w:p w14:paraId="4C00B089" w14:textId="77777777" w:rsidR="0045345A" w:rsidRPr="00307A4C" w:rsidDel="008F7B0C" w:rsidRDefault="0045345A" w:rsidP="0045345A">
            <w:pPr>
              <w:cnfStyle w:val="000000000000" w:firstRow="0" w:lastRow="0" w:firstColumn="0" w:lastColumn="0" w:oddVBand="0" w:evenVBand="0" w:oddHBand="0" w:evenHBand="0" w:firstRowFirstColumn="0" w:firstRowLastColumn="0" w:lastRowFirstColumn="0" w:lastRowLastColumn="0"/>
              <w:rPr>
                <w:del w:id="6000" w:author="Mr Richard P Williams" w:date="2016-10-03T22:42:00Z"/>
                <w:rFonts w:cs="Open Sans"/>
                <w:sz w:val="20"/>
                <w:szCs w:val="20"/>
              </w:rPr>
            </w:pPr>
            <w:del w:id="6001" w:author="Mr Richard P Williams" w:date="2016-10-03T22:42:00Z">
              <w:r w:rsidRPr="00307A4C" w:rsidDel="008F7B0C">
                <w:rPr>
                  <w:rFonts w:cs="Open Sans"/>
                  <w:sz w:val="20"/>
                  <w:szCs w:val="20"/>
                </w:rPr>
                <w:delText>int</w:delText>
              </w:r>
            </w:del>
          </w:p>
        </w:tc>
        <w:tc>
          <w:tcPr>
            <w:tcW w:w="1175" w:type="dxa"/>
            <w:noWrap/>
            <w:hideMark/>
          </w:tcPr>
          <w:p w14:paraId="51814ED6" w14:textId="77777777" w:rsidR="0045345A" w:rsidRPr="00307A4C" w:rsidDel="008F7B0C" w:rsidRDefault="0045345A" w:rsidP="0045345A">
            <w:pPr>
              <w:cnfStyle w:val="000000000000" w:firstRow="0" w:lastRow="0" w:firstColumn="0" w:lastColumn="0" w:oddVBand="0" w:evenVBand="0" w:oddHBand="0" w:evenHBand="0" w:firstRowFirstColumn="0" w:firstRowLastColumn="0" w:lastRowFirstColumn="0" w:lastRowLastColumn="0"/>
              <w:rPr>
                <w:del w:id="6002" w:author="Mr Richard P Williams" w:date="2016-10-03T22:42:00Z"/>
                <w:rFonts w:cs="Open Sans"/>
                <w:sz w:val="20"/>
                <w:szCs w:val="20"/>
              </w:rPr>
            </w:pPr>
            <w:del w:id="6003" w:author="Mr Richard P Williams" w:date="2016-10-03T22:42:00Z">
              <w:r w:rsidRPr="00307A4C" w:rsidDel="008F7B0C">
                <w:rPr>
                  <w:rFonts w:cs="Open Sans"/>
                  <w:sz w:val="20"/>
                  <w:szCs w:val="20"/>
                </w:rPr>
                <w:delText>4</w:delText>
              </w:r>
            </w:del>
          </w:p>
        </w:tc>
        <w:tc>
          <w:tcPr>
            <w:tcW w:w="3895" w:type="dxa"/>
          </w:tcPr>
          <w:p w14:paraId="68BA4420" w14:textId="77777777" w:rsidR="0045345A" w:rsidRPr="00307A4C" w:rsidDel="008F7B0C" w:rsidRDefault="0045345A" w:rsidP="0045345A">
            <w:pPr>
              <w:cnfStyle w:val="000000000000" w:firstRow="0" w:lastRow="0" w:firstColumn="0" w:lastColumn="0" w:oddVBand="0" w:evenVBand="0" w:oddHBand="0" w:evenHBand="0" w:firstRowFirstColumn="0" w:firstRowLastColumn="0" w:lastRowFirstColumn="0" w:lastRowLastColumn="0"/>
              <w:rPr>
                <w:del w:id="6004" w:author="Mr Richard P Williams" w:date="2016-10-03T22:42:00Z"/>
                <w:rFonts w:cs="Open Sans"/>
                <w:sz w:val="20"/>
                <w:szCs w:val="20"/>
              </w:rPr>
            </w:pPr>
            <w:del w:id="6005" w:author="Mr Richard P Williams" w:date="2016-10-03T22:42:00Z">
              <w:r w:rsidDel="008F7B0C">
                <w:rPr>
                  <w:rFonts w:cs="Open Sans"/>
                  <w:sz w:val="20"/>
                  <w:szCs w:val="20"/>
                </w:rPr>
                <w:delText>The Associate who received the shipment.</w:delText>
              </w:r>
            </w:del>
          </w:p>
        </w:tc>
      </w:tr>
    </w:tbl>
    <w:p w14:paraId="0F021C26" w14:textId="77777777" w:rsidR="00307A4C" w:rsidDel="008F7B0C" w:rsidRDefault="00307A4C">
      <w:pPr>
        <w:rPr>
          <w:del w:id="6006" w:author="Mr Richard P Williams" w:date="2016-10-03T22:42:00Z"/>
        </w:rPr>
      </w:pPr>
    </w:p>
    <w:p w14:paraId="5EFE9267" w14:textId="77777777" w:rsidR="006A2286" w:rsidDel="008F7B0C" w:rsidRDefault="006A2286">
      <w:pPr>
        <w:rPr>
          <w:del w:id="6007" w:author="Mr Richard P Williams" w:date="2016-10-03T22:42:00Z"/>
          <w:rFonts w:cs="Open Sans"/>
          <w:sz w:val="20"/>
          <w:szCs w:val="20"/>
        </w:rPr>
      </w:pPr>
    </w:p>
    <w:p w14:paraId="674366E3" w14:textId="77777777" w:rsidR="009660C9" w:rsidDel="008F7B0C" w:rsidRDefault="009660C9" w:rsidP="00D62D31">
      <w:pPr>
        <w:pStyle w:val="Heading3"/>
        <w:rPr>
          <w:del w:id="6008" w:author="Mr Richard P Williams" w:date="2016-10-03T22:42:00Z"/>
        </w:rPr>
      </w:pPr>
      <w:commentRangeStart w:id="6009"/>
      <w:del w:id="6010" w:author="Mr Richard P Williams" w:date="2016-10-03T22:42:00Z">
        <w:r w:rsidDel="008F7B0C">
          <w:delText>Shrink</w:delText>
        </w:r>
        <w:commentRangeEnd w:id="6009"/>
        <w:r w:rsidR="005A6120" w:rsidDel="008F7B0C">
          <w:rPr>
            <w:rStyle w:val="CommentReference"/>
            <w:rFonts w:eastAsiaTheme="minorHAnsi" w:cstheme="minorBidi"/>
          </w:rPr>
          <w:commentReference w:id="6009"/>
        </w:r>
      </w:del>
    </w:p>
    <w:tbl>
      <w:tblPr>
        <w:tblStyle w:val="GridTable4-Accent4"/>
        <w:tblW w:w="0" w:type="auto"/>
        <w:tblLook w:val="04A0" w:firstRow="1" w:lastRow="0" w:firstColumn="1" w:lastColumn="0" w:noHBand="0" w:noVBand="1"/>
      </w:tblPr>
      <w:tblGrid>
        <w:gridCol w:w="3320"/>
        <w:gridCol w:w="960"/>
        <w:gridCol w:w="1175"/>
        <w:gridCol w:w="3725"/>
      </w:tblGrid>
      <w:tr w:rsidR="00B57374" w:rsidRPr="00307A4C" w:rsidDel="008F7B0C" w14:paraId="5958FA98" w14:textId="77777777" w:rsidTr="00A03253">
        <w:trPr>
          <w:cnfStyle w:val="100000000000" w:firstRow="1" w:lastRow="0" w:firstColumn="0" w:lastColumn="0" w:oddVBand="0" w:evenVBand="0" w:oddHBand="0" w:evenHBand="0" w:firstRowFirstColumn="0" w:firstRowLastColumn="0" w:lastRowFirstColumn="0" w:lastRowLastColumn="0"/>
          <w:trHeight w:val="300"/>
          <w:del w:id="601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1FCEFAC4" w14:textId="77777777" w:rsidR="00B57374" w:rsidRPr="00307A4C" w:rsidDel="008F7B0C" w:rsidRDefault="00B57374" w:rsidP="00B57374">
            <w:pPr>
              <w:rPr>
                <w:del w:id="6012" w:author="Mr Richard P Williams" w:date="2016-10-03T22:42:00Z"/>
                <w:rFonts w:cs="Open Sans"/>
                <w:sz w:val="20"/>
                <w:szCs w:val="20"/>
              </w:rPr>
            </w:pPr>
            <w:del w:id="6013" w:author="Mr Richard P Williams" w:date="2016-10-03T22:42:00Z">
              <w:r w:rsidDel="008F7B0C">
                <w:rPr>
                  <w:rFonts w:cs="Open Sans"/>
                  <w:sz w:val="20"/>
                  <w:szCs w:val="20"/>
                </w:rPr>
                <w:delText>Name</w:delText>
              </w:r>
            </w:del>
          </w:p>
        </w:tc>
        <w:tc>
          <w:tcPr>
            <w:tcW w:w="960" w:type="dxa"/>
            <w:noWrap/>
            <w:hideMark/>
          </w:tcPr>
          <w:p w14:paraId="6277050C" w14:textId="77777777" w:rsidR="00B57374" w:rsidRPr="00307A4C" w:rsidDel="008F7B0C" w:rsidRDefault="00B57374" w:rsidP="00BA7975">
            <w:pPr>
              <w:cnfStyle w:val="100000000000" w:firstRow="1" w:lastRow="0" w:firstColumn="0" w:lastColumn="0" w:oddVBand="0" w:evenVBand="0" w:oddHBand="0" w:evenHBand="0" w:firstRowFirstColumn="0" w:firstRowLastColumn="0" w:lastRowFirstColumn="0" w:lastRowLastColumn="0"/>
              <w:rPr>
                <w:del w:id="6014" w:author="Mr Richard P Williams" w:date="2016-10-03T22:42:00Z"/>
                <w:rFonts w:cs="Open Sans"/>
                <w:sz w:val="20"/>
                <w:szCs w:val="20"/>
              </w:rPr>
            </w:pPr>
            <w:del w:id="6015" w:author="Mr Richard P Williams" w:date="2016-10-03T22:42:00Z">
              <w:r w:rsidRPr="00307A4C" w:rsidDel="008F7B0C">
                <w:rPr>
                  <w:rFonts w:cs="Open Sans"/>
                  <w:sz w:val="20"/>
                  <w:szCs w:val="20"/>
                </w:rPr>
                <w:delText>int</w:delText>
              </w:r>
            </w:del>
          </w:p>
        </w:tc>
        <w:tc>
          <w:tcPr>
            <w:tcW w:w="1175" w:type="dxa"/>
            <w:noWrap/>
            <w:hideMark/>
          </w:tcPr>
          <w:p w14:paraId="0B098104" w14:textId="77777777" w:rsidR="00B57374" w:rsidRPr="00307A4C" w:rsidDel="008F7B0C" w:rsidRDefault="00B57374" w:rsidP="00BA7975">
            <w:pPr>
              <w:cnfStyle w:val="100000000000" w:firstRow="1" w:lastRow="0" w:firstColumn="0" w:lastColumn="0" w:oddVBand="0" w:evenVBand="0" w:oddHBand="0" w:evenHBand="0" w:firstRowFirstColumn="0" w:firstRowLastColumn="0" w:lastRowFirstColumn="0" w:lastRowLastColumn="0"/>
              <w:rPr>
                <w:del w:id="6016" w:author="Mr Richard P Williams" w:date="2016-10-03T22:42:00Z"/>
                <w:rFonts w:cs="Open Sans"/>
                <w:sz w:val="20"/>
                <w:szCs w:val="20"/>
              </w:rPr>
            </w:pPr>
            <w:del w:id="6017" w:author="Mr Richard P Williams" w:date="2016-10-03T22:42:00Z">
              <w:r w:rsidRPr="00307A4C" w:rsidDel="008F7B0C">
                <w:rPr>
                  <w:rFonts w:cs="Open Sans"/>
                  <w:sz w:val="20"/>
                  <w:szCs w:val="20"/>
                </w:rPr>
                <w:delText>4</w:delText>
              </w:r>
            </w:del>
          </w:p>
        </w:tc>
        <w:tc>
          <w:tcPr>
            <w:tcW w:w="3725" w:type="dxa"/>
          </w:tcPr>
          <w:p w14:paraId="06A74043" w14:textId="77777777" w:rsidR="00B57374" w:rsidRPr="00307A4C" w:rsidDel="008F7B0C" w:rsidRDefault="00B57374" w:rsidP="00BA7975">
            <w:pPr>
              <w:cnfStyle w:val="100000000000" w:firstRow="1" w:lastRow="0" w:firstColumn="0" w:lastColumn="0" w:oddVBand="0" w:evenVBand="0" w:oddHBand="0" w:evenHBand="0" w:firstRowFirstColumn="0" w:firstRowLastColumn="0" w:lastRowFirstColumn="0" w:lastRowLastColumn="0"/>
              <w:rPr>
                <w:del w:id="6018" w:author="Mr Richard P Williams" w:date="2016-10-03T22:42:00Z"/>
                <w:rFonts w:cs="Open Sans"/>
                <w:sz w:val="20"/>
                <w:szCs w:val="20"/>
              </w:rPr>
            </w:pPr>
          </w:p>
        </w:tc>
      </w:tr>
      <w:tr w:rsidR="00B57374" w:rsidRPr="00307A4C" w:rsidDel="008F7B0C" w14:paraId="5B052E84" w14:textId="77777777" w:rsidTr="00A03253">
        <w:trPr>
          <w:cnfStyle w:val="000000100000" w:firstRow="0" w:lastRow="0" w:firstColumn="0" w:lastColumn="0" w:oddVBand="0" w:evenVBand="0" w:oddHBand="1" w:evenHBand="0" w:firstRowFirstColumn="0" w:firstRowLastColumn="0" w:lastRowFirstColumn="0" w:lastRowLastColumn="0"/>
          <w:trHeight w:val="300"/>
          <w:del w:id="601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5927229" w14:textId="77777777" w:rsidR="00B57374" w:rsidRPr="00307A4C" w:rsidDel="008F7B0C" w:rsidRDefault="00B57374" w:rsidP="00BA7975">
            <w:pPr>
              <w:rPr>
                <w:del w:id="6020" w:author="Mr Richard P Williams" w:date="2016-10-03T22:42:00Z"/>
                <w:rFonts w:cs="Open Sans"/>
                <w:sz w:val="20"/>
                <w:szCs w:val="20"/>
              </w:rPr>
            </w:pPr>
            <w:del w:id="6021" w:author="Mr Richard P Williams" w:date="2016-10-03T22:42:00Z">
              <w:r w:rsidRPr="00307A4C" w:rsidDel="008F7B0C">
                <w:rPr>
                  <w:rFonts w:cs="Open Sans"/>
                  <w:sz w:val="20"/>
                  <w:szCs w:val="20"/>
                </w:rPr>
                <w:delText>Location</w:delText>
              </w:r>
            </w:del>
          </w:p>
        </w:tc>
        <w:tc>
          <w:tcPr>
            <w:tcW w:w="960" w:type="dxa"/>
            <w:noWrap/>
            <w:hideMark/>
          </w:tcPr>
          <w:p w14:paraId="1E3259AD"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22" w:author="Mr Richard P Williams" w:date="2016-10-03T22:42:00Z"/>
                <w:rFonts w:cs="Open Sans"/>
                <w:sz w:val="20"/>
                <w:szCs w:val="20"/>
              </w:rPr>
            </w:pPr>
            <w:del w:id="6023" w:author="Mr Richard P Williams" w:date="2016-10-03T22:42:00Z">
              <w:r w:rsidRPr="00307A4C" w:rsidDel="008F7B0C">
                <w:rPr>
                  <w:rFonts w:cs="Open Sans"/>
                  <w:sz w:val="20"/>
                  <w:szCs w:val="20"/>
                </w:rPr>
                <w:delText>int</w:delText>
              </w:r>
            </w:del>
          </w:p>
        </w:tc>
        <w:tc>
          <w:tcPr>
            <w:tcW w:w="1175" w:type="dxa"/>
            <w:noWrap/>
            <w:hideMark/>
          </w:tcPr>
          <w:p w14:paraId="0CA6FFF7"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24" w:author="Mr Richard P Williams" w:date="2016-10-03T22:42:00Z"/>
                <w:rFonts w:cs="Open Sans"/>
                <w:sz w:val="20"/>
                <w:szCs w:val="20"/>
              </w:rPr>
            </w:pPr>
            <w:del w:id="6025" w:author="Mr Richard P Williams" w:date="2016-10-03T22:42:00Z">
              <w:r w:rsidRPr="00307A4C" w:rsidDel="008F7B0C">
                <w:rPr>
                  <w:rFonts w:cs="Open Sans"/>
                  <w:sz w:val="20"/>
                  <w:szCs w:val="20"/>
                </w:rPr>
                <w:delText>4</w:delText>
              </w:r>
            </w:del>
          </w:p>
        </w:tc>
        <w:tc>
          <w:tcPr>
            <w:tcW w:w="3725" w:type="dxa"/>
          </w:tcPr>
          <w:p w14:paraId="7DB67075"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26" w:author="Mr Richard P Williams" w:date="2016-10-03T22:42:00Z"/>
                <w:rFonts w:cs="Open Sans"/>
                <w:sz w:val="20"/>
                <w:szCs w:val="20"/>
              </w:rPr>
            </w:pPr>
            <w:del w:id="6027" w:author="Mr Richard P Williams" w:date="2016-10-03T22:42:00Z">
              <w:r w:rsidRPr="00B80CD7" w:rsidDel="008F7B0C">
                <w:rPr>
                  <w:rFonts w:cs="Open Sans"/>
                  <w:sz w:val="20"/>
                  <w:szCs w:val="20"/>
                </w:rPr>
                <w:delText>Location of Item, example Store or Warehouse</w:delText>
              </w:r>
            </w:del>
          </w:p>
        </w:tc>
      </w:tr>
      <w:tr w:rsidR="00B57374" w:rsidRPr="00307A4C" w:rsidDel="008F7B0C" w14:paraId="63B68072" w14:textId="77777777" w:rsidTr="00A03253">
        <w:trPr>
          <w:trHeight w:val="300"/>
          <w:del w:id="602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0D65B16" w14:textId="77777777" w:rsidR="00B57374" w:rsidRPr="00307A4C" w:rsidDel="008F7B0C" w:rsidRDefault="00B57374" w:rsidP="00BA7975">
            <w:pPr>
              <w:rPr>
                <w:del w:id="6029" w:author="Mr Richard P Williams" w:date="2016-10-03T22:42:00Z"/>
                <w:rFonts w:cs="Open Sans"/>
                <w:sz w:val="20"/>
                <w:szCs w:val="20"/>
              </w:rPr>
            </w:pPr>
            <w:del w:id="6030" w:author="Mr Richard P Williams" w:date="2016-10-03T22:42:00Z">
              <w:r w:rsidDel="008F7B0C">
                <w:rPr>
                  <w:rFonts w:cs="Open Sans"/>
                  <w:sz w:val="20"/>
                  <w:szCs w:val="20"/>
                </w:rPr>
                <w:delText xml:space="preserve">Sellable </w:delText>
              </w:r>
              <w:r w:rsidRPr="00307A4C" w:rsidDel="008F7B0C">
                <w:rPr>
                  <w:rFonts w:cs="Open Sans"/>
                  <w:sz w:val="20"/>
                  <w:szCs w:val="20"/>
                </w:rPr>
                <w:delText>Item</w:delText>
              </w:r>
            </w:del>
          </w:p>
        </w:tc>
        <w:tc>
          <w:tcPr>
            <w:tcW w:w="960" w:type="dxa"/>
            <w:noWrap/>
            <w:hideMark/>
          </w:tcPr>
          <w:p w14:paraId="6A7152BA"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31" w:author="Mr Richard P Williams" w:date="2016-10-03T22:42:00Z"/>
                <w:rFonts w:cs="Open Sans"/>
                <w:sz w:val="20"/>
                <w:szCs w:val="20"/>
              </w:rPr>
            </w:pPr>
            <w:del w:id="6032" w:author="Mr Richard P Williams" w:date="2016-10-03T22:42:00Z">
              <w:r w:rsidRPr="00307A4C" w:rsidDel="008F7B0C">
                <w:rPr>
                  <w:rFonts w:cs="Open Sans"/>
                  <w:sz w:val="20"/>
                  <w:szCs w:val="20"/>
                </w:rPr>
                <w:delText>varchar</w:delText>
              </w:r>
            </w:del>
          </w:p>
        </w:tc>
        <w:tc>
          <w:tcPr>
            <w:tcW w:w="1175" w:type="dxa"/>
            <w:noWrap/>
            <w:hideMark/>
          </w:tcPr>
          <w:p w14:paraId="187F8D9A"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33" w:author="Mr Richard P Williams" w:date="2016-10-03T22:42:00Z"/>
                <w:rFonts w:cs="Open Sans"/>
                <w:sz w:val="20"/>
                <w:szCs w:val="20"/>
              </w:rPr>
            </w:pPr>
            <w:del w:id="6034" w:author="Mr Richard P Williams" w:date="2016-10-03T22:42:00Z">
              <w:r w:rsidRPr="00307A4C" w:rsidDel="008F7B0C">
                <w:rPr>
                  <w:rFonts w:cs="Open Sans"/>
                  <w:sz w:val="20"/>
                  <w:szCs w:val="20"/>
                </w:rPr>
                <w:delText>8000</w:delText>
              </w:r>
            </w:del>
          </w:p>
        </w:tc>
        <w:tc>
          <w:tcPr>
            <w:tcW w:w="3725" w:type="dxa"/>
          </w:tcPr>
          <w:p w14:paraId="7068133A"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35" w:author="Mr Richard P Williams" w:date="2016-10-03T22:42:00Z"/>
                <w:rFonts w:cs="Open Sans"/>
                <w:sz w:val="20"/>
                <w:szCs w:val="20"/>
              </w:rPr>
            </w:pPr>
          </w:p>
        </w:tc>
      </w:tr>
      <w:tr w:rsidR="00B57374" w:rsidRPr="00307A4C" w:rsidDel="008F7B0C" w14:paraId="226AF0CE" w14:textId="77777777" w:rsidTr="00A03253">
        <w:trPr>
          <w:cnfStyle w:val="000000100000" w:firstRow="0" w:lastRow="0" w:firstColumn="0" w:lastColumn="0" w:oddVBand="0" w:evenVBand="0" w:oddHBand="1" w:evenHBand="0" w:firstRowFirstColumn="0" w:firstRowLastColumn="0" w:lastRowFirstColumn="0" w:lastRowLastColumn="0"/>
          <w:trHeight w:val="300"/>
          <w:del w:id="603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B6A704D" w14:textId="77777777" w:rsidR="00B57374" w:rsidRPr="00307A4C" w:rsidDel="008F7B0C" w:rsidRDefault="00B57374" w:rsidP="00BA7975">
            <w:pPr>
              <w:rPr>
                <w:del w:id="6037" w:author="Mr Richard P Williams" w:date="2016-10-03T22:42:00Z"/>
                <w:rFonts w:cs="Open Sans"/>
                <w:sz w:val="20"/>
                <w:szCs w:val="20"/>
              </w:rPr>
            </w:pPr>
            <w:del w:id="6038" w:author="Mr Richard P Williams" w:date="2016-10-03T22:42:00Z">
              <w:r w:rsidRPr="00307A4C" w:rsidDel="008F7B0C">
                <w:rPr>
                  <w:rFonts w:cs="Open Sans"/>
                  <w:sz w:val="20"/>
                  <w:szCs w:val="20"/>
                </w:rPr>
                <w:delText>OrderableItem</w:delText>
              </w:r>
            </w:del>
          </w:p>
        </w:tc>
        <w:tc>
          <w:tcPr>
            <w:tcW w:w="960" w:type="dxa"/>
            <w:noWrap/>
            <w:hideMark/>
          </w:tcPr>
          <w:p w14:paraId="6D632079"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39" w:author="Mr Richard P Williams" w:date="2016-10-03T22:42:00Z"/>
                <w:rFonts w:cs="Open Sans"/>
                <w:sz w:val="20"/>
                <w:szCs w:val="20"/>
              </w:rPr>
            </w:pPr>
            <w:del w:id="6040" w:author="Mr Richard P Williams" w:date="2016-10-03T22:42:00Z">
              <w:r w:rsidRPr="00307A4C" w:rsidDel="008F7B0C">
                <w:rPr>
                  <w:rFonts w:cs="Open Sans"/>
                  <w:sz w:val="20"/>
                  <w:szCs w:val="20"/>
                </w:rPr>
                <w:delText>nvarchar</w:delText>
              </w:r>
            </w:del>
          </w:p>
        </w:tc>
        <w:tc>
          <w:tcPr>
            <w:tcW w:w="1175" w:type="dxa"/>
            <w:noWrap/>
            <w:hideMark/>
          </w:tcPr>
          <w:p w14:paraId="0EE1AE62"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41" w:author="Mr Richard P Williams" w:date="2016-10-03T22:42:00Z"/>
                <w:rFonts w:cs="Open Sans"/>
                <w:sz w:val="20"/>
                <w:szCs w:val="20"/>
              </w:rPr>
            </w:pPr>
            <w:del w:id="6042" w:author="Mr Richard P Williams" w:date="2016-10-03T22:42:00Z">
              <w:r w:rsidRPr="00307A4C" w:rsidDel="008F7B0C">
                <w:rPr>
                  <w:rFonts w:cs="Open Sans"/>
                  <w:sz w:val="20"/>
                  <w:szCs w:val="20"/>
                </w:rPr>
                <w:delText>8000</w:delText>
              </w:r>
            </w:del>
          </w:p>
        </w:tc>
        <w:tc>
          <w:tcPr>
            <w:tcW w:w="3725" w:type="dxa"/>
          </w:tcPr>
          <w:p w14:paraId="02EB92CA"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43" w:author="Mr Richard P Williams" w:date="2016-10-03T22:42:00Z"/>
                <w:rFonts w:cs="Open Sans"/>
                <w:sz w:val="20"/>
                <w:szCs w:val="20"/>
              </w:rPr>
            </w:pPr>
          </w:p>
        </w:tc>
      </w:tr>
      <w:tr w:rsidR="00B57374" w:rsidRPr="00307A4C" w:rsidDel="008F7B0C" w14:paraId="5897A63C" w14:textId="77777777" w:rsidTr="00A03253">
        <w:trPr>
          <w:trHeight w:val="300"/>
          <w:del w:id="604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BA4C2C3" w14:textId="77777777" w:rsidR="00B57374" w:rsidRPr="00307A4C" w:rsidDel="008F7B0C" w:rsidRDefault="00B57374" w:rsidP="00BA7975">
            <w:pPr>
              <w:rPr>
                <w:del w:id="6045" w:author="Mr Richard P Williams" w:date="2016-10-03T22:42:00Z"/>
                <w:rFonts w:cs="Open Sans"/>
                <w:sz w:val="20"/>
                <w:szCs w:val="20"/>
              </w:rPr>
            </w:pPr>
            <w:del w:id="6046" w:author="Mr Richard P Williams" w:date="2016-10-03T22:42:00Z">
              <w:r w:rsidRPr="00307A4C" w:rsidDel="008F7B0C">
                <w:rPr>
                  <w:rFonts w:cs="Open Sans"/>
                  <w:sz w:val="20"/>
                  <w:szCs w:val="20"/>
                </w:rPr>
                <w:delText>Begin</w:delText>
              </w:r>
              <w:r w:rsidDel="008F7B0C">
                <w:rPr>
                  <w:rFonts w:cs="Open Sans"/>
                  <w:sz w:val="20"/>
                  <w:szCs w:val="20"/>
                </w:rPr>
                <w:delText xml:space="preserve"> </w:delText>
              </w:r>
              <w:r w:rsidRPr="00307A4C" w:rsidDel="008F7B0C">
                <w:rPr>
                  <w:rFonts w:cs="Open Sans"/>
                  <w:sz w:val="20"/>
                  <w:szCs w:val="20"/>
                </w:rPr>
                <w:delText>InventoryDateTime</w:delText>
              </w:r>
            </w:del>
          </w:p>
        </w:tc>
        <w:tc>
          <w:tcPr>
            <w:tcW w:w="960" w:type="dxa"/>
            <w:noWrap/>
            <w:hideMark/>
          </w:tcPr>
          <w:p w14:paraId="7AD09EF5"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47" w:author="Mr Richard P Williams" w:date="2016-10-03T22:42:00Z"/>
                <w:rFonts w:cs="Open Sans"/>
                <w:sz w:val="20"/>
                <w:szCs w:val="20"/>
              </w:rPr>
            </w:pPr>
            <w:del w:id="6048" w:author="Mr Richard P Williams" w:date="2016-10-03T22:42:00Z">
              <w:r w:rsidRPr="00307A4C" w:rsidDel="008F7B0C">
                <w:rPr>
                  <w:rFonts w:cs="Open Sans"/>
                  <w:sz w:val="20"/>
                  <w:szCs w:val="20"/>
                </w:rPr>
                <w:delText>datetime</w:delText>
              </w:r>
            </w:del>
          </w:p>
        </w:tc>
        <w:tc>
          <w:tcPr>
            <w:tcW w:w="1175" w:type="dxa"/>
            <w:noWrap/>
            <w:hideMark/>
          </w:tcPr>
          <w:p w14:paraId="306F2167"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49" w:author="Mr Richard P Williams" w:date="2016-10-03T22:42:00Z"/>
                <w:rFonts w:cs="Open Sans"/>
                <w:sz w:val="20"/>
                <w:szCs w:val="20"/>
              </w:rPr>
            </w:pPr>
            <w:del w:id="6050" w:author="Mr Richard P Williams" w:date="2016-10-03T22:42:00Z">
              <w:r w:rsidRPr="00307A4C" w:rsidDel="008F7B0C">
                <w:rPr>
                  <w:rFonts w:cs="Open Sans"/>
                  <w:sz w:val="20"/>
                  <w:szCs w:val="20"/>
                </w:rPr>
                <w:delText>8</w:delText>
              </w:r>
            </w:del>
          </w:p>
        </w:tc>
        <w:tc>
          <w:tcPr>
            <w:tcW w:w="3725" w:type="dxa"/>
          </w:tcPr>
          <w:p w14:paraId="326144C2"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51" w:author="Mr Richard P Williams" w:date="2016-10-03T22:42:00Z"/>
                <w:rFonts w:cs="Open Sans"/>
                <w:sz w:val="20"/>
                <w:szCs w:val="20"/>
              </w:rPr>
            </w:pPr>
            <w:del w:id="6052" w:author="Mr Richard P Williams" w:date="2016-10-03T22:42:00Z">
              <w:r w:rsidDel="008F7B0C">
                <w:rPr>
                  <w:rFonts w:cs="Open Sans"/>
                  <w:sz w:val="20"/>
                  <w:szCs w:val="20"/>
                </w:rPr>
                <w:delText>The Start of Shrink Period</w:delText>
              </w:r>
            </w:del>
          </w:p>
        </w:tc>
      </w:tr>
      <w:tr w:rsidR="00B57374" w:rsidRPr="00307A4C" w:rsidDel="008F7B0C" w14:paraId="1B1381C1" w14:textId="77777777" w:rsidTr="00A03253">
        <w:trPr>
          <w:cnfStyle w:val="000000100000" w:firstRow="0" w:lastRow="0" w:firstColumn="0" w:lastColumn="0" w:oddVBand="0" w:evenVBand="0" w:oddHBand="1" w:evenHBand="0" w:firstRowFirstColumn="0" w:firstRowLastColumn="0" w:lastRowFirstColumn="0" w:lastRowLastColumn="0"/>
          <w:trHeight w:val="300"/>
          <w:del w:id="605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CD12AE1" w14:textId="77777777" w:rsidR="00B57374" w:rsidRPr="00307A4C" w:rsidDel="008F7B0C" w:rsidRDefault="00B57374" w:rsidP="00BA7975">
            <w:pPr>
              <w:rPr>
                <w:del w:id="6054" w:author="Mr Richard P Williams" w:date="2016-10-03T22:42:00Z"/>
                <w:rFonts w:cs="Open Sans"/>
                <w:sz w:val="20"/>
                <w:szCs w:val="20"/>
              </w:rPr>
            </w:pPr>
            <w:del w:id="6055" w:author="Mr Richard P Williams" w:date="2016-10-03T22:42:00Z">
              <w:r w:rsidRPr="00307A4C" w:rsidDel="008F7B0C">
                <w:rPr>
                  <w:rFonts w:cs="Open Sans"/>
                  <w:sz w:val="20"/>
                  <w:szCs w:val="20"/>
                </w:rPr>
                <w:delText>EndInventoryDateTime</w:delText>
              </w:r>
            </w:del>
          </w:p>
        </w:tc>
        <w:tc>
          <w:tcPr>
            <w:tcW w:w="960" w:type="dxa"/>
            <w:noWrap/>
            <w:hideMark/>
          </w:tcPr>
          <w:p w14:paraId="0F66E6D6"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56" w:author="Mr Richard P Williams" w:date="2016-10-03T22:42:00Z"/>
                <w:rFonts w:cs="Open Sans"/>
                <w:sz w:val="20"/>
                <w:szCs w:val="20"/>
              </w:rPr>
            </w:pPr>
            <w:del w:id="6057" w:author="Mr Richard P Williams" w:date="2016-10-03T22:42:00Z">
              <w:r w:rsidRPr="00307A4C" w:rsidDel="008F7B0C">
                <w:rPr>
                  <w:rFonts w:cs="Open Sans"/>
                  <w:sz w:val="20"/>
                  <w:szCs w:val="20"/>
                </w:rPr>
                <w:delText>datetime</w:delText>
              </w:r>
            </w:del>
          </w:p>
        </w:tc>
        <w:tc>
          <w:tcPr>
            <w:tcW w:w="1175" w:type="dxa"/>
            <w:noWrap/>
            <w:hideMark/>
          </w:tcPr>
          <w:p w14:paraId="79B26533"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58" w:author="Mr Richard P Williams" w:date="2016-10-03T22:42:00Z"/>
                <w:rFonts w:cs="Open Sans"/>
                <w:sz w:val="20"/>
                <w:szCs w:val="20"/>
              </w:rPr>
            </w:pPr>
            <w:del w:id="6059" w:author="Mr Richard P Williams" w:date="2016-10-03T22:42:00Z">
              <w:r w:rsidRPr="00307A4C" w:rsidDel="008F7B0C">
                <w:rPr>
                  <w:rFonts w:cs="Open Sans"/>
                  <w:sz w:val="20"/>
                  <w:szCs w:val="20"/>
                </w:rPr>
                <w:delText>8</w:delText>
              </w:r>
            </w:del>
          </w:p>
        </w:tc>
        <w:tc>
          <w:tcPr>
            <w:tcW w:w="3725" w:type="dxa"/>
          </w:tcPr>
          <w:p w14:paraId="4BE13DFA"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60" w:author="Mr Richard P Williams" w:date="2016-10-03T22:42:00Z"/>
                <w:rFonts w:cs="Open Sans"/>
                <w:sz w:val="20"/>
                <w:szCs w:val="20"/>
              </w:rPr>
            </w:pPr>
            <w:del w:id="6061" w:author="Mr Richard P Williams" w:date="2016-10-03T22:42:00Z">
              <w:r w:rsidDel="008F7B0C">
                <w:rPr>
                  <w:rFonts w:cs="Open Sans"/>
                  <w:sz w:val="20"/>
                  <w:szCs w:val="20"/>
                </w:rPr>
                <w:delText>The End of Shrink Period</w:delText>
              </w:r>
            </w:del>
          </w:p>
        </w:tc>
      </w:tr>
      <w:tr w:rsidR="00B57374" w:rsidRPr="00307A4C" w:rsidDel="008F7B0C" w14:paraId="60BDEC5B" w14:textId="77777777" w:rsidTr="00A03253">
        <w:trPr>
          <w:trHeight w:val="300"/>
          <w:del w:id="606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6658C19" w14:textId="77777777" w:rsidR="00B57374" w:rsidRPr="00307A4C" w:rsidDel="008F7B0C" w:rsidRDefault="00B57374" w:rsidP="00BA7975">
            <w:pPr>
              <w:rPr>
                <w:del w:id="6063" w:author="Mr Richard P Williams" w:date="2016-10-03T22:42:00Z"/>
                <w:rFonts w:cs="Open Sans"/>
                <w:sz w:val="20"/>
                <w:szCs w:val="20"/>
              </w:rPr>
            </w:pPr>
            <w:del w:id="6064" w:author="Mr Richard P Williams" w:date="2016-10-03T22:42:00Z">
              <w:r w:rsidRPr="00307A4C" w:rsidDel="008F7B0C">
                <w:rPr>
                  <w:rFonts w:cs="Open Sans"/>
                  <w:sz w:val="20"/>
                  <w:szCs w:val="20"/>
                </w:rPr>
                <w:delText>DaysBetween</w:delText>
              </w:r>
            </w:del>
          </w:p>
        </w:tc>
        <w:tc>
          <w:tcPr>
            <w:tcW w:w="960" w:type="dxa"/>
            <w:noWrap/>
            <w:hideMark/>
          </w:tcPr>
          <w:p w14:paraId="10BC83C3"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65" w:author="Mr Richard P Williams" w:date="2016-10-03T22:42:00Z"/>
                <w:rFonts w:cs="Open Sans"/>
                <w:sz w:val="20"/>
                <w:szCs w:val="20"/>
              </w:rPr>
            </w:pPr>
            <w:del w:id="6066" w:author="Mr Richard P Williams" w:date="2016-10-03T22:42:00Z">
              <w:r w:rsidRPr="00307A4C" w:rsidDel="008F7B0C">
                <w:rPr>
                  <w:rFonts w:cs="Open Sans"/>
                  <w:sz w:val="20"/>
                  <w:szCs w:val="20"/>
                </w:rPr>
                <w:delText>smallint</w:delText>
              </w:r>
            </w:del>
          </w:p>
        </w:tc>
        <w:tc>
          <w:tcPr>
            <w:tcW w:w="1175" w:type="dxa"/>
            <w:noWrap/>
            <w:hideMark/>
          </w:tcPr>
          <w:p w14:paraId="2B1779CD"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67" w:author="Mr Richard P Williams" w:date="2016-10-03T22:42:00Z"/>
                <w:rFonts w:cs="Open Sans"/>
                <w:sz w:val="20"/>
                <w:szCs w:val="20"/>
              </w:rPr>
            </w:pPr>
            <w:del w:id="6068" w:author="Mr Richard P Williams" w:date="2016-10-03T22:42:00Z">
              <w:r w:rsidRPr="00307A4C" w:rsidDel="008F7B0C">
                <w:rPr>
                  <w:rFonts w:cs="Open Sans"/>
                  <w:sz w:val="20"/>
                  <w:szCs w:val="20"/>
                </w:rPr>
                <w:delText>2</w:delText>
              </w:r>
            </w:del>
          </w:p>
        </w:tc>
        <w:tc>
          <w:tcPr>
            <w:tcW w:w="3725" w:type="dxa"/>
          </w:tcPr>
          <w:p w14:paraId="3EA87C86"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69" w:author="Mr Richard P Williams" w:date="2016-10-03T22:42:00Z"/>
                <w:rFonts w:cs="Open Sans"/>
                <w:sz w:val="20"/>
                <w:szCs w:val="20"/>
              </w:rPr>
            </w:pPr>
            <w:del w:id="6070" w:author="Mr Richard P Williams" w:date="2016-10-03T22:42:00Z">
              <w:r w:rsidDel="008F7B0C">
                <w:rPr>
                  <w:rFonts w:cs="Open Sans"/>
                  <w:sz w:val="20"/>
                  <w:szCs w:val="20"/>
                </w:rPr>
                <w:delText>Number of Days</w:delText>
              </w:r>
            </w:del>
          </w:p>
        </w:tc>
      </w:tr>
      <w:tr w:rsidR="00B57374" w:rsidRPr="00307A4C" w:rsidDel="008F7B0C" w14:paraId="091D28F8" w14:textId="77777777" w:rsidTr="00A03253">
        <w:trPr>
          <w:cnfStyle w:val="000000100000" w:firstRow="0" w:lastRow="0" w:firstColumn="0" w:lastColumn="0" w:oddVBand="0" w:evenVBand="0" w:oddHBand="1" w:evenHBand="0" w:firstRowFirstColumn="0" w:firstRowLastColumn="0" w:lastRowFirstColumn="0" w:lastRowLastColumn="0"/>
          <w:trHeight w:val="300"/>
          <w:del w:id="607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1214A6E" w14:textId="77777777" w:rsidR="00B57374" w:rsidRPr="00307A4C" w:rsidDel="008F7B0C" w:rsidRDefault="00B57374" w:rsidP="00BA7975">
            <w:pPr>
              <w:rPr>
                <w:del w:id="6072" w:author="Mr Richard P Williams" w:date="2016-10-03T22:42:00Z"/>
                <w:rFonts w:cs="Open Sans"/>
                <w:sz w:val="20"/>
                <w:szCs w:val="20"/>
              </w:rPr>
            </w:pPr>
            <w:del w:id="6073" w:author="Mr Richard P Williams" w:date="2016-10-03T22:42:00Z">
              <w:r w:rsidRPr="00307A4C" w:rsidDel="008F7B0C">
                <w:rPr>
                  <w:rFonts w:cs="Open Sans"/>
                  <w:sz w:val="20"/>
                  <w:szCs w:val="20"/>
                </w:rPr>
                <w:lastRenderedPageBreak/>
                <w:delText>Begin</w:delText>
              </w:r>
              <w:r w:rsidDel="008F7B0C">
                <w:rPr>
                  <w:rFonts w:cs="Open Sans"/>
                  <w:sz w:val="20"/>
                  <w:szCs w:val="20"/>
                </w:rPr>
                <w:delText xml:space="preserve"> Inventory Count</w:delText>
              </w:r>
            </w:del>
          </w:p>
        </w:tc>
        <w:tc>
          <w:tcPr>
            <w:tcW w:w="960" w:type="dxa"/>
            <w:noWrap/>
            <w:hideMark/>
          </w:tcPr>
          <w:p w14:paraId="253142F7"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74" w:author="Mr Richard P Williams" w:date="2016-10-03T22:42:00Z"/>
                <w:rFonts w:cs="Open Sans"/>
                <w:sz w:val="20"/>
                <w:szCs w:val="20"/>
              </w:rPr>
            </w:pPr>
            <w:del w:id="6075" w:author="Mr Richard P Williams" w:date="2016-10-03T22:42:00Z">
              <w:r w:rsidRPr="00307A4C" w:rsidDel="008F7B0C">
                <w:rPr>
                  <w:rFonts w:cs="Open Sans"/>
                  <w:sz w:val="20"/>
                  <w:szCs w:val="20"/>
                </w:rPr>
                <w:delText>decimal</w:delText>
              </w:r>
            </w:del>
          </w:p>
        </w:tc>
        <w:tc>
          <w:tcPr>
            <w:tcW w:w="1175" w:type="dxa"/>
            <w:noWrap/>
            <w:hideMark/>
          </w:tcPr>
          <w:p w14:paraId="6DE2D1DF"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076" w:author="Mr Richard P Williams" w:date="2016-10-03T22:42:00Z"/>
                <w:rFonts w:cs="Open Sans"/>
                <w:sz w:val="20"/>
                <w:szCs w:val="20"/>
              </w:rPr>
            </w:pPr>
            <w:del w:id="6077" w:author="Mr Richard P Williams" w:date="2016-10-03T22:42:00Z">
              <w:r w:rsidRPr="00307A4C" w:rsidDel="008F7B0C">
                <w:rPr>
                  <w:rFonts w:cs="Open Sans"/>
                  <w:sz w:val="20"/>
                  <w:szCs w:val="20"/>
                </w:rPr>
                <w:delText>17</w:delText>
              </w:r>
            </w:del>
          </w:p>
        </w:tc>
        <w:tc>
          <w:tcPr>
            <w:tcW w:w="3725" w:type="dxa"/>
          </w:tcPr>
          <w:p w14:paraId="319A578A" w14:textId="77777777" w:rsidR="00B57374" w:rsidRPr="00307A4C" w:rsidDel="008F7B0C" w:rsidRDefault="00EE2834" w:rsidP="00EE2834">
            <w:pPr>
              <w:cnfStyle w:val="000000100000" w:firstRow="0" w:lastRow="0" w:firstColumn="0" w:lastColumn="0" w:oddVBand="0" w:evenVBand="0" w:oddHBand="1" w:evenHBand="0" w:firstRowFirstColumn="0" w:firstRowLastColumn="0" w:lastRowFirstColumn="0" w:lastRowLastColumn="0"/>
              <w:rPr>
                <w:del w:id="6078" w:author="Mr Richard P Williams" w:date="2016-10-03T22:42:00Z"/>
                <w:rFonts w:cs="Open Sans"/>
                <w:sz w:val="20"/>
                <w:szCs w:val="20"/>
              </w:rPr>
            </w:pPr>
            <w:del w:id="6079" w:author="Mr Richard P Williams" w:date="2016-10-03T22:42:00Z">
              <w:r w:rsidDel="008F7B0C">
                <w:rPr>
                  <w:rFonts w:cs="Open Sans"/>
                  <w:sz w:val="20"/>
                  <w:szCs w:val="20"/>
                </w:rPr>
                <w:delText>The Count of On Hand at the beginning of the period</w:delText>
              </w:r>
            </w:del>
          </w:p>
        </w:tc>
      </w:tr>
      <w:tr w:rsidR="00B57374" w:rsidRPr="00307A4C" w:rsidDel="008F7B0C" w14:paraId="51371A0A" w14:textId="77777777" w:rsidTr="00A03253">
        <w:trPr>
          <w:trHeight w:val="300"/>
          <w:del w:id="6080"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EB971C9" w14:textId="77777777" w:rsidR="00B57374" w:rsidRPr="00307A4C" w:rsidDel="008F7B0C" w:rsidRDefault="00B57374" w:rsidP="00B57374">
            <w:pPr>
              <w:rPr>
                <w:del w:id="6081" w:author="Mr Richard P Williams" w:date="2016-10-03T22:42:00Z"/>
                <w:rFonts w:cs="Open Sans"/>
                <w:sz w:val="20"/>
                <w:szCs w:val="20"/>
              </w:rPr>
            </w:pPr>
            <w:del w:id="6082" w:author="Mr Richard P Williams" w:date="2016-10-03T22:42:00Z">
              <w:r w:rsidRPr="00307A4C" w:rsidDel="008F7B0C">
                <w:rPr>
                  <w:rFonts w:cs="Open Sans"/>
                  <w:sz w:val="20"/>
                  <w:szCs w:val="20"/>
                </w:rPr>
                <w:delText>End</w:delText>
              </w:r>
              <w:r w:rsidDel="008F7B0C">
                <w:rPr>
                  <w:rFonts w:cs="Open Sans"/>
                  <w:sz w:val="20"/>
                  <w:szCs w:val="20"/>
                </w:rPr>
                <w:delText xml:space="preserve"> </w:delText>
              </w:r>
              <w:r w:rsidRPr="00307A4C" w:rsidDel="008F7B0C">
                <w:rPr>
                  <w:rFonts w:cs="Open Sans"/>
                  <w:sz w:val="20"/>
                  <w:szCs w:val="20"/>
                </w:rPr>
                <w:delText>Inventory</w:delText>
              </w:r>
              <w:r w:rsidDel="008F7B0C">
                <w:rPr>
                  <w:rFonts w:cs="Open Sans"/>
                  <w:sz w:val="20"/>
                  <w:szCs w:val="20"/>
                </w:rPr>
                <w:delText xml:space="preserve"> Count</w:delText>
              </w:r>
            </w:del>
          </w:p>
        </w:tc>
        <w:tc>
          <w:tcPr>
            <w:tcW w:w="960" w:type="dxa"/>
            <w:noWrap/>
            <w:hideMark/>
          </w:tcPr>
          <w:p w14:paraId="6B4EEEA1"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83" w:author="Mr Richard P Williams" w:date="2016-10-03T22:42:00Z"/>
                <w:rFonts w:cs="Open Sans"/>
                <w:sz w:val="20"/>
                <w:szCs w:val="20"/>
              </w:rPr>
            </w:pPr>
            <w:del w:id="6084" w:author="Mr Richard P Williams" w:date="2016-10-03T22:42:00Z">
              <w:r w:rsidRPr="00307A4C" w:rsidDel="008F7B0C">
                <w:rPr>
                  <w:rFonts w:cs="Open Sans"/>
                  <w:sz w:val="20"/>
                  <w:szCs w:val="20"/>
                </w:rPr>
                <w:delText>decimal</w:delText>
              </w:r>
            </w:del>
          </w:p>
        </w:tc>
        <w:tc>
          <w:tcPr>
            <w:tcW w:w="1175" w:type="dxa"/>
            <w:noWrap/>
            <w:hideMark/>
          </w:tcPr>
          <w:p w14:paraId="4E2582AF"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085" w:author="Mr Richard P Williams" w:date="2016-10-03T22:42:00Z"/>
                <w:rFonts w:cs="Open Sans"/>
                <w:sz w:val="20"/>
                <w:szCs w:val="20"/>
              </w:rPr>
            </w:pPr>
            <w:del w:id="6086" w:author="Mr Richard P Williams" w:date="2016-10-03T22:42:00Z">
              <w:r w:rsidRPr="00307A4C" w:rsidDel="008F7B0C">
                <w:rPr>
                  <w:rFonts w:cs="Open Sans"/>
                  <w:sz w:val="20"/>
                  <w:szCs w:val="20"/>
                </w:rPr>
                <w:delText>17</w:delText>
              </w:r>
            </w:del>
          </w:p>
        </w:tc>
        <w:tc>
          <w:tcPr>
            <w:tcW w:w="3725" w:type="dxa"/>
          </w:tcPr>
          <w:p w14:paraId="10135882" w14:textId="77777777" w:rsidR="00B57374" w:rsidRPr="00307A4C" w:rsidDel="008F7B0C" w:rsidRDefault="00EE2834" w:rsidP="00EE2834">
            <w:pPr>
              <w:cnfStyle w:val="000000000000" w:firstRow="0" w:lastRow="0" w:firstColumn="0" w:lastColumn="0" w:oddVBand="0" w:evenVBand="0" w:oddHBand="0" w:evenHBand="0" w:firstRowFirstColumn="0" w:firstRowLastColumn="0" w:lastRowFirstColumn="0" w:lastRowLastColumn="0"/>
              <w:rPr>
                <w:del w:id="6087" w:author="Mr Richard P Williams" w:date="2016-10-03T22:42:00Z"/>
                <w:rFonts w:cs="Open Sans"/>
                <w:sz w:val="20"/>
                <w:szCs w:val="20"/>
              </w:rPr>
            </w:pPr>
            <w:del w:id="6088" w:author="Mr Richard P Williams" w:date="2016-10-03T22:42:00Z">
              <w:r w:rsidDel="008F7B0C">
                <w:rPr>
                  <w:rFonts w:cs="Open Sans"/>
                  <w:sz w:val="20"/>
                  <w:szCs w:val="20"/>
                </w:rPr>
                <w:delText>The Count of On Hand at the end of the period</w:delText>
              </w:r>
            </w:del>
          </w:p>
        </w:tc>
      </w:tr>
      <w:tr w:rsidR="00EE2834" w:rsidRPr="00307A4C" w:rsidDel="008F7B0C" w14:paraId="44ACCE75" w14:textId="77777777" w:rsidTr="00A03253">
        <w:trPr>
          <w:cnfStyle w:val="000000100000" w:firstRow="0" w:lastRow="0" w:firstColumn="0" w:lastColumn="0" w:oddVBand="0" w:evenVBand="0" w:oddHBand="1" w:evenHBand="0" w:firstRowFirstColumn="0" w:firstRowLastColumn="0" w:lastRowFirstColumn="0" w:lastRowLastColumn="0"/>
          <w:trHeight w:val="300"/>
          <w:del w:id="608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9EECEEB" w14:textId="77777777" w:rsidR="00EE2834" w:rsidRPr="00307A4C" w:rsidDel="008F7B0C" w:rsidRDefault="00EE2834" w:rsidP="00BA7975">
            <w:pPr>
              <w:rPr>
                <w:del w:id="6090" w:author="Mr Richard P Williams" w:date="2016-10-03T22:42:00Z"/>
                <w:rFonts w:cs="Open Sans"/>
                <w:sz w:val="20"/>
                <w:szCs w:val="20"/>
              </w:rPr>
            </w:pPr>
            <w:del w:id="6091" w:author="Mr Richard P Williams" w:date="2016-10-03T22:42:00Z">
              <w:r w:rsidRPr="00307A4C" w:rsidDel="008F7B0C">
                <w:rPr>
                  <w:rFonts w:cs="Open Sans"/>
                  <w:sz w:val="20"/>
                  <w:szCs w:val="20"/>
                </w:rPr>
                <w:delText>Begin</w:delText>
              </w:r>
              <w:r w:rsidDel="008F7B0C">
                <w:rPr>
                  <w:rFonts w:cs="Open Sans"/>
                  <w:sz w:val="20"/>
                  <w:szCs w:val="20"/>
                </w:rPr>
                <w:delText xml:space="preserve"> Value</w:delText>
              </w:r>
            </w:del>
          </w:p>
        </w:tc>
        <w:tc>
          <w:tcPr>
            <w:tcW w:w="960" w:type="dxa"/>
            <w:noWrap/>
            <w:hideMark/>
          </w:tcPr>
          <w:p w14:paraId="6984ECAD" w14:textId="77777777" w:rsidR="00EE2834" w:rsidRPr="00307A4C" w:rsidDel="008F7B0C" w:rsidRDefault="00EE2834" w:rsidP="00EE2834">
            <w:pPr>
              <w:cnfStyle w:val="000000100000" w:firstRow="0" w:lastRow="0" w:firstColumn="0" w:lastColumn="0" w:oddVBand="0" w:evenVBand="0" w:oddHBand="1" w:evenHBand="0" w:firstRowFirstColumn="0" w:firstRowLastColumn="0" w:lastRowFirstColumn="0" w:lastRowLastColumn="0"/>
              <w:rPr>
                <w:del w:id="6092" w:author="Mr Richard P Williams" w:date="2016-10-03T22:42:00Z"/>
                <w:rFonts w:cs="Open Sans"/>
                <w:sz w:val="20"/>
                <w:szCs w:val="20"/>
              </w:rPr>
            </w:pPr>
            <w:del w:id="6093" w:author="Mr Richard P Williams" w:date="2016-10-03T22:42:00Z">
              <w:r w:rsidRPr="00307A4C" w:rsidDel="008F7B0C">
                <w:rPr>
                  <w:rFonts w:cs="Open Sans"/>
                  <w:sz w:val="20"/>
                  <w:szCs w:val="20"/>
                </w:rPr>
                <w:delText>money</w:delText>
              </w:r>
            </w:del>
          </w:p>
        </w:tc>
        <w:tc>
          <w:tcPr>
            <w:tcW w:w="1175" w:type="dxa"/>
            <w:noWrap/>
            <w:hideMark/>
          </w:tcPr>
          <w:p w14:paraId="2B78AADA" w14:textId="77777777" w:rsidR="00EE2834" w:rsidRPr="00307A4C" w:rsidDel="008F7B0C" w:rsidRDefault="00EE2834" w:rsidP="00EE2834">
            <w:pPr>
              <w:cnfStyle w:val="000000100000" w:firstRow="0" w:lastRow="0" w:firstColumn="0" w:lastColumn="0" w:oddVBand="0" w:evenVBand="0" w:oddHBand="1" w:evenHBand="0" w:firstRowFirstColumn="0" w:firstRowLastColumn="0" w:lastRowFirstColumn="0" w:lastRowLastColumn="0"/>
              <w:rPr>
                <w:del w:id="6094" w:author="Mr Richard P Williams" w:date="2016-10-03T22:42:00Z"/>
                <w:rFonts w:cs="Open Sans"/>
                <w:sz w:val="20"/>
                <w:szCs w:val="20"/>
              </w:rPr>
            </w:pPr>
            <w:del w:id="6095" w:author="Mr Richard P Williams" w:date="2016-10-03T22:42:00Z">
              <w:r w:rsidRPr="00307A4C" w:rsidDel="008F7B0C">
                <w:rPr>
                  <w:rFonts w:cs="Open Sans"/>
                  <w:sz w:val="20"/>
                  <w:szCs w:val="20"/>
                </w:rPr>
                <w:delText>8</w:delText>
              </w:r>
            </w:del>
          </w:p>
        </w:tc>
        <w:tc>
          <w:tcPr>
            <w:tcW w:w="3725" w:type="dxa"/>
          </w:tcPr>
          <w:p w14:paraId="4F3F264A" w14:textId="77777777" w:rsidR="00EE2834" w:rsidRPr="00307A4C" w:rsidDel="008F7B0C" w:rsidRDefault="00EE2834" w:rsidP="00BA7975">
            <w:pPr>
              <w:cnfStyle w:val="000000100000" w:firstRow="0" w:lastRow="0" w:firstColumn="0" w:lastColumn="0" w:oddVBand="0" w:evenVBand="0" w:oddHBand="1" w:evenHBand="0" w:firstRowFirstColumn="0" w:firstRowLastColumn="0" w:lastRowFirstColumn="0" w:lastRowLastColumn="0"/>
              <w:rPr>
                <w:del w:id="6096" w:author="Mr Richard P Williams" w:date="2016-10-03T22:42:00Z"/>
                <w:rFonts w:cs="Open Sans"/>
                <w:sz w:val="20"/>
                <w:szCs w:val="20"/>
              </w:rPr>
            </w:pPr>
            <w:del w:id="6097" w:author="Mr Richard P Williams" w:date="2016-10-03T22:42:00Z">
              <w:r w:rsidDel="008F7B0C">
                <w:rPr>
                  <w:rFonts w:cs="Open Sans"/>
                  <w:sz w:val="20"/>
                  <w:szCs w:val="20"/>
                </w:rPr>
                <w:delText xml:space="preserve">The Total </w:delText>
              </w:r>
              <w:r w:rsidR="00BA7975" w:rsidDel="008F7B0C">
                <w:rPr>
                  <w:rFonts w:cs="Open Sans"/>
                  <w:sz w:val="20"/>
                  <w:szCs w:val="20"/>
                </w:rPr>
                <w:delText>Value</w:delText>
              </w:r>
              <w:r w:rsidDel="008F7B0C">
                <w:rPr>
                  <w:rFonts w:cs="Open Sans"/>
                  <w:sz w:val="20"/>
                  <w:szCs w:val="20"/>
                </w:rPr>
                <w:delText xml:space="preserve"> of On Hand at the beginning of the period</w:delText>
              </w:r>
            </w:del>
          </w:p>
        </w:tc>
      </w:tr>
      <w:tr w:rsidR="00EE2834" w:rsidRPr="00307A4C" w:rsidDel="008F7B0C" w14:paraId="4BF944A0" w14:textId="77777777" w:rsidTr="00A03253">
        <w:trPr>
          <w:trHeight w:val="300"/>
          <w:del w:id="6098"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47935B9" w14:textId="77777777" w:rsidR="00EE2834" w:rsidRPr="00307A4C" w:rsidDel="008F7B0C" w:rsidRDefault="00EE2834" w:rsidP="00BA7975">
            <w:pPr>
              <w:rPr>
                <w:del w:id="6099" w:author="Mr Richard P Williams" w:date="2016-10-03T22:42:00Z"/>
                <w:rFonts w:cs="Open Sans"/>
                <w:sz w:val="20"/>
                <w:szCs w:val="20"/>
              </w:rPr>
            </w:pPr>
            <w:del w:id="6100" w:author="Mr Richard P Williams" w:date="2016-10-03T22:42:00Z">
              <w:r w:rsidRPr="00307A4C" w:rsidDel="008F7B0C">
                <w:rPr>
                  <w:rFonts w:cs="Open Sans"/>
                  <w:sz w:val="20"/>
                  <w:szCs w:val="20"/>
                </w:rPr>
                <w:delText>End</w:delText>
              </w:r>
              <w:r w:rsidDel="008F7B0C">
                <w:rPr>
                  <w:rFonts w:cs="Open Sans"/>
                  <w:sz w:val="20"/>
                  <w:szCs w:val="20"/>
                </w:rPr>
                <w:delText xml:space="preserve"> Value</w:delText>
              </w:r>
            </w:del>
          </w:p>
        </w:tc>
        <w:tc>
          <w:tcPr>
            <w:tcW w:w="960" w:type="dxa"/>
            <w:noWrap/>
            <w:hideMark/>
          </w:tcPr>
          <w:p w14:paraId="290EBE2B" w14:textId="77777777" w:rsidR="00EE2834" w:rsidRPr="00307A4C" w:rsidDel="008F7B0C" w:rsidRDefault="00EE2834" w:rsidP="00EE2834">
            <w:pPr>
              <w:cnfStyle w:val="000000000000" w:firstRow="0" w:lastRow="0" w:firstColumn="0" w:lastColumn="0" w:oddVBand="0" w:evenVBand="0" w:oddHBand="0" w:evenHBand="0" w:firstRowFirstColumn="0" w:firstRowLastColumn="0" w:lastRowFirstColumn="0" w:lastRowLastColumn="0"/>
              <w:rPr>
                <w:del w:id="6101" w:author="Mr Richard P Williams" w:date="2016-10-03T22:42:00Z"/>
                <w:rFonts w:cs="Open Sans"/>
                <w:sz w:val="20"/>
                <w:szCs w:val="20"/>
              </w:rPr>
            </w:pPr>
            <w:del w:id="6102" w:author="Mr Richard P Williams" w:date="2016-10-03T22:42:00Z">
              <w:r w:rsidRPr="00307A4C" w:rsidDel="008F7B0C">
                <w:rPr>
                  <w:rFonts w:cs="Open Sans"/>
                  <w:sz w:val="20"/>
                  <w:szCs w:val="20"/>
                </w:rPr>
                <w:delText>money</w:delText>
              </w:r>
            </w:del>
          </w:p>
        </w:tc>
        <w:tc>
          <w:tcPr>
            <w:tcW w:w="1175" w:type="dxa"/>
            <w:noWrap/>
            <w:hideMark/>
          </w:tcPr>
          <w:p w14:paraId="35A247CC" w14:textId="77777777" w:rsidR="00EE2834" w:rsidRPr="00307A4C" w:rsidDel="008F7B0C" w:rsidRDefault="00EE2834" w:rsidP="00EE2834">
            <w:pPr>
              <w:cnfStyle w:val="000000000000" w:firstRow="0" w:lastRow="0" w:firstColumn="0" w:lastColumn="0" w:oddVBand="0" w:evenVBand="0" w:oddHBand="0" w:evenHBand="0" w:firstRowFirstColumn="0" w:firstRowLastColumn="0" w:lastRowFirstColumn="0" w:lastRowLastColumn="0"/>
              <w:rPr>
                <w:del w:id="6103" w:author="Mr Richard P Williams" w:date="2016-10-03T22:42:00Z"/>
                <w:rFonts w:cs="Open Sans"/>
                <w:sz w:val="20"/>
                <w:szCs w:val="20"/>
              </w:rPr>
            </w:pPr>
            <w:del w:id="6104" w:author="Mr Richard P Williams" w:date="2016-10-03T22:42:00Z">
              <w:r w:rsidRPr="00307A4C" w:rsidDel="008F7B0C">
                <w:rPr>
                  <w:rFonts w:cs="Open Sans"/>
                  <w:sz w:val="20"/>
                  <w:szCs w:val="20"/>
                </w:rPr>
                <w:delText>8</w:delText>
              </w:r>
            </w:del>
          </w:p>
        </w:tc>
        <w:tc>
          <w:tcPr>
            <w:tcW w:w="3725" w:type="dxa"/>
          </w:tcPr>
          <w:p w14:paraId="2DA91E39" w14:textId="77777777" w:rsidR="00EE2834" w:rsidRPr="00307A4C" w:rsidDel="008F7B0C" w:rsidRDefault="00EE2834" w:rsidP="00BA7975">
            <w:pPr>
              <w:cnfStyle w:val="000000000000" w:firstRow="0" w:lastRow="0" w:firstColumn="0" w:lastColumn="0" w:oddVBand="0" w:evenVBand="0" w:oddHBand="0" w:evenHBand="0" w:firstRowFirstColumn="0" w:firstRowLastColumn="0" w:lastRowFirstColumn="0" w:lastRowLastColumn="0"/>
              <w:rPr>
                <w:del w:id="6105" w:author="Mr Richard P Williams" w:date="2016-10-03T22:42:00Z"/>
                <w:rFonts w:cs="Open Sans"/>
                <w:sz w:val="20"/>
                <w:szCs w:val="20"/>
              </w:rPr>
            </w:pPr>
            <w:del w:id="6106" w:author="Mr Richard P Williams" w:date="2016-10-03T22:42:00Z">
              <w:r w:rsidDel="008F7B0C">
                <w:rPr>
                  <w:rFonts w:cs="Open Sans"/>
                  <w:sz w:val="20"/>
                  <w:szCs w:val="20"/>
                </w:rPr>
                <w:delText xml:space="preserve">The Total </w:delText>
              </w:r>
              <w:r w:rsidR="00BA7975" w:rsidDel="008F7B0C">
                <w:rPr>
                  <w:rFonts w:cs="Open Sans"/>
                  <w:sz w:val="20"/>
                  <w:szCs w:val="20"/>
                </w:rPr>
                <w:delText>Value</w:delText>
              </w:r>
              <w:r w:rsidDel="008F7B0C">
                <w:rPr>
                  <w:rFonts w:cs="Open Sans"/>
                  <w:sz w:val="20"/>
                  <w:szCs w:val="20"/>
                </w:rPr>
                <w:delText xml:space="preserve"> of On Hand at the end of the period</w:delText>
              </w:r>
            </w:del>
          </w:p>
        </w:tc>
      </w:tr>
      <w:tr w:rsidR="00B57374" w:rsidRPr="00307A4C" w:rsidDel="008F7B0C" w14:paraId="257E2302" w14:textId="77777777" w:rsidTr="00A03253">
        <w:trPr>
          <w:cnfStyle w:val="000000100000" w:firstRow="0" w:lastRow="0" w:firstColumn="0" w:lastColumn="0" w:oddVBand="0" w:evenVBand="0" w:oddHBand="1" w:evenHBand="0" w:firstRowFirstColumn="0" w:firstRowLastColumn="0" w:lastRowFirstColumn="0" w:lastRowLastColumn="0"/>
          <w:trHeight w:val="300"/>
          <w:del w:id="610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34CA98C0" w14:textId="77777777" w:rsidR="00B57374" w:rsidRPr="00307A4C" w:rsidDel="008F7B0C" w:rsidRDefault="00B57374" w:rsidP="00BA7975">
            <w:pPr>
              <w:rPr>
                <w:del w:id="6108" w:author="Mr Richard P Williams" w:date="2016-10-03T22:42:00Z"/>
                <w:rFonts w:cs="Open Sans"/>
                <w:sz w:val="20"/>
                <w:szCs w:val="20"/>
              </w:rPr>
            </w:pPr>
            <w:del w:id="6109" w:author="Mr Richard P Williams" w:date="2016-10-03T22:42:00Z">
              <w:r w:rsidDel="008F7B0C">
                <w:rPr>
                  <w:rFonts w:cs="Open Sans"/>
                  <w:sz w:val="20"/>
                  <w:szCs w:val="20"/>
                </w:rPr>
                <w:delText>Units Sold In Period</w:delText>
              </w:r>
            </w:del>
          </w:p>
        </w:tc>
        <w:tc>
          <w:tcPr>
            <w:tcW w:w="960" w:type="dxa"/>
            <w:noWrap/>
            <w:hideMark/>
          </w:tcPr>
          <w:p w14:paraId="5B52C36F"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10" w:author="Mr Richard P Williams" w:date="2016-10-03T22:42:00Z"/>
                <w:rFonts w:cs="Open Sans"/>
                <w:sz w:val="20"/>
                <w:szCs w:val="20"/>
              </w:rPr>
            </w:pPr>
            <w:del w:id="6111" w:author="Mr Richard P Williams" w:date="2016-10-03T22:42:00Z">
              <w:r w:rsidRPr="00307A4C" w:rsidDel="008F7B0C">
                <w:rPr>
                  <w:rFonts w:cs="Open Sans"/>
                  <w:sz w:val="20"/>
                  <w:szCs w:val="20"/>
                </w:rPr>
                <w:delText>smallint</w:delText>
              </w:r>
            </w:del>
          </w:p>
        </w:tc>
        <w:tc>
          <w:tcPr>
            <w:tcW w:w="1175" w:type="dxa"/>
            <w:noWrap/>
            <w:hideMark/>
          </w:tcPr>
          <w:p w14:paraId="11205052"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12" w:author="Mr Richard P Williams" w:date="2016-10-03T22:42:00Z"/>
                <w:rFonts w:cs="Open Sans"/>
                <w:sz w:val="20"/>
                <w:szCs w:val="20"/>
              </w:rPr>
            </w:pPr>
            <w:del w:id="6113" w:author="Mr Richard P Williams" w:date="2016-10-03T22:42:00Z">
              <w:r w:rsidRPr="00307A4C" w:rsidDel="008F7B0C">
                <w:rPr>
                  <w:rFonts w:cs="Open Sans"/>
                  <w:sz w:val="20"/>
                  <w:szCs w:val="20"/>
                </w:rPr>
                <w:delText>2</w:delText>
              </w:r>
            </w:del>
          </w:p>
        </w:tc>
        <w:tc>
          <w:tcPr>
            <w:tcW w:w="3725" w:type="dxa"/>
          </w:tcPr>
          <w:p w14:paraId="1FB608D9"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14" w:author="Mr Richard P Williams" w:date="2016-10-03T22:42:00Z"/>
                <w:rFonts w:cs="Open Sans"/>
                <w:sz w:val="20"/>
                <w:szCs w:val="20"/>
              </w:rPr>
            </w:pPr>
            <w:del w:id="6115" w:author="Mr Richard P Williams" w:date="2016-10-03T22:42:00Z">
              <w:r w:rsidDel="008F7B0C">
                <w:rPr>
                  <w:rFonts w:cs="Open Sans"/>
                  <w:sz w:val="20"/>
                  <w:szCs w:val="20"/>
                </w:rPr>
                <w:delText>Total Number Units Sold in The Period</w:delText>
              </w:r>
            </w:del>
          </w:p>
        </w:tc>
      </w:tr>
      <w:tr w:rsidR="00B57374" w:rsidRPr="00307A4C" w:rsidDel="008F7B0C" w14:paraId="5433B4AA" w14:textId="77777777" w:rsidTr="00A03253">
        <w:trPr>
          <w:trHeight w:val="300"/>
          <w:del w:id="6116"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311C3B6" w14:textId="77777777" w:rsidR="00B57374" w:rsidRPr="00307A4C" w:rsidDel="008F7B0C" w:rsidRDefault="00B57374" w:rsidP="00BA7975">
            <w:pPr>
              <w:rPr>
                <w:del w:id="6117" w:author="Mr Richard P Williams" w:date="2016-10-03T22:42:00Z"/>
                <w:rFonts w:cs="Open Sans"/>
                <w:sz w:val="20"/>
                <w:szCs w:val="20"/>
              </w:rPr>
            </w:pPr>
            <w:del w:id="6118" w:author="Mr Richard P Williams" w:date="2016-10-03T22:42:00Z">
              <w:r w:rsidDel="008F7B0C">
                <w:rPr>
                  <w:rFonts w:cs="Open Sans"/>
                  <w:sz w:val="20"/>
                  <w:szCs w:val="20"/>
                </w:rPr>
                <w:delText>Amount Sold In Period</w:delText>
              </w:r>
            </w:del>
          </w:p>
        </w:tc>
        <w:tc>
          <w:tcPr>
            <w:tcW w:w="960" w:type="dxa"/>
            <w:noWrap/>
            <w:hideMark/>
          </w:tcPr>
          <w:p w14:paraId="0B8E21F8"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19" w:author="Mr Richard P Williams" w:date="2016-10-03T22:42:00Z"/>
                <w:rFonts w:cs="Open Sans"/>
                <w:sz w:val="20"/>
                <w:szCs w:val="20"/>
              </w:rPr>
            </w:pPr>
            <w:del w:id="6120" w:author="Mr Richard P Williams" w:date="2016-10-03T22:42:00Z">
              <w:r w:rsidRPr="00307A4C" w:rsidDel="008F7B0C">
                <w:rPr>
                  <w:rFonts w:cs="Open Sans"/>
                  <w:sz w:val="20"/>
                  <w:szCs w:val="20"/>
                </w:rPr>
                <w:delText>money</w:delText>
              </w:r>
            </w:del>
          </w:p>
        </w:tc>
        <w:tc>
          <w:tcPr>
            <w:tcW w:w="1175" w:type="dxa"/>
            <w:noWrap/>
            <w:hideMark/>
          </w:tcPr>
          <w:p w14:paraId="66B9DC84"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21" w:author="Mr Richard P Williams" w:date="2016-10-03T22:42:00Z"/>
                <w:rFonts w:cs="Open Sans"/>
                <w:sz w:val="20"/>
                <w:szCs w:val="20"/>
              </w:rPr>
            </w:pPr>
            <w:del w:id="6122" w:author="Mr Richard P Williams" w:date="2016-10-03T22:42:00Z">
              <w:r w:rsidRPr="00307A4C" w:rsidDel="008F7B0C">
                <w:rPr>
                  <w:rFonts w:cs="Open Sans"/>
                  <w:sz w:val="20"/>
                  <w:szCs w:val="20"/>
                </w:rPr>
                <w:delText>8</w:delText>
              </w:r>
            </w:del>
          </w:p>
        </w:tc>
        <w:tc>
          <w:tcPr>
            <w:tcW w:w="3725" w:type="dxa"/>
          </w:tcPr>
          <w:p w14:paraId="034DA15A"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23" w:author="Mr Richard P Williams" w:date="2016-10-03T22:42:00Z"/>
                <w:rFonts w:cs="Open Sans"/>
                <w:sz w:val="20"/>
                <w:szCs w:val="20"/>
              </w:rPr>
            </w:pPr>
            <w:del w:id="6124" w:author="Mr Richard P Williams" w:date="2016-10-03T22:42:00Z">
              <w:r w:rsidDel="008F7B0C">
                <w:rPr>
                  <w:rFonts w:cs="Open Sans"/>
                  <w:sz w:val="20"/>
                  <w:szCs w:val="20"/>
                </w:rPr>
                <w:delText xml:space="preserve">Total </w:delText>
              </w:r>
              <w:r w:rsidR="00BA7975" w:rsidDel="008F7B0C">
                <w:rPr>
                  <w:rFonts w:cs="Open Sans"/>
                  <w:sz w:val="20"/>
                  <w:szCs w:val="20"/>
                </w:rPr>
                <w:delText>value</w:delText>
              </w:r>
              <w:r w:rsidDel="008F7B0C">
                <w:rPr>
                  <w:rFonts w:cs="Open Sans"/>
                  <w:sz w:val="20"/>
                  <w:szCs w:val="20"/>
                </w:rPr>
                <w:delText xml:space="preserve"> Sold in the period</w:delText>
              </w:r>
            </w:del>
          </w:p>
        </w:tc>
      </w:tr>
      <w:tr w:rsidR="00B57374" w:rsidRPr="00307A4C" w:rsidDel="008F7B0C" w14:paraId="60BDE7C8" w14:textId="77777777" w:rsidTr="00A03253">
        <w:trPr>
          <w:cnfStyle w:val="000000100000" w:firstRow="0" w:lastRow="0" w:firstColumn="0" w:lastColumn="0" w:oddVBand="0" w:evenVBand="0" w:oddHBand="1" w:evenHBand="0" w:firstRowFirstColumn="0" w:firstRowLastColumn="0" w:lastRowFirstColumn="0" w:lastRowLastColumn="0"/>
          <w:trHeight w:val="300"/>
          <w:del w:id="612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EA6B5B9" w14:textId="77777777" w:rsidR="00B57374" w:rsidRPr="00307A4C" w:rsidDel="008F7B0C" w:rsidRDefault="00B57374" w:rsidP="00BA7975">
            <w:pPr>
              <w:rPr>
                <w:del w:id="6126" w:author="Mr Richard P Williams" w:date="2016-10-03T22:42:00Z"/>
                <w:rFonts w:cs="Open Sans"/>
                <w:sz w:val="20"/>
                <w:szCs w:val="20"/>
              </w:rPr>
            </w:pPr>
            <w:del w:id="6127" w:author="Mr Richard P Williams" w:date="2016-10-03T22:42:00Z">
              <w:r w:rsidDel="008F7B0C">
                <w:rPr>
                  <w:rFonts w:cs="Open Sans"/>
                  <w:sz w:val="20"/>
                  <w:szCs w:val="20"/>
                </w:rPr>
                <w:delText>Units Received</w:delText>
              </w:r>
            </w:del>
          </w:p>
        </w:tc>
        <w:tc>
          <w:tcPr>
            <w:tcW w:w="960" w:type="dxa"/>
            <w:noWrap/>
            <w:hideMark/>
          </w:tcPr>
          <w:p w14:paraId="3C96747E"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28" w:author="Mr Richard P Williams" w:date="2016-10-03T22:42:00Z"/>
                <w:rFonts w:cs="Open Sans"/>
                <w:sz w:val="20"/>
                <w:szCs w:val="20"/>
              </w:rPr>
            </w:pPr>
            <w:del w:id="6129" w:author="Mr Richard P Williams" w:date="2016-10-03T22:42:00Z">
              <w:r w:rsidRPr="00307A4C" w:rsidDel="008F7B0C">
                <w:rPr>
                  <w:rFonts w:cs="Open Sans"/>
                  <w:sz w:val="20"/>
                  <w:szCs w:val="20"/>
                </w:rPr>
                <w:delText>decimal</w:delText>
              </w:r>
            </w:del>
          </w:p>
        </w:tc>
        <w:tc>
          <w:tcPr>
            <w:tcW w:w="1175" w:type="dxa"/>
            <w:noWrap/>
            <w:hideMark/>
          </w:tcPr>
          <w:p w14:paraId="72FFCA08"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30" w:author="Mr Richard P Williams" w:date="2016-10-03T22:42:00Z"/>
                <w:rFonts w:cs="Open Sans"/>
                <w:sz w:val="20"/>
                <w:szCs w:val="20"/>
              </w:rPr>
            </w:pPr>
            <w:del w:id="6131" w:author="Mr Richard P Williams" w:date="2016-10-03T22:42:00Z">
              <w:r w:rsidRPr="00307A4C" w:rsidDel="008F7B0C">
                <w:rPr>
                  <w:rFonts w:cs="Open Sans"/>
                  <w:sz w:val="20"/>
                  <w:szCs w:val="20"/>
                </w:rPr>
                <w:delText>17</w:delText>
              </w:r>
            </w:del>
          </w:p>
        </w:tc>
        <w:tc>
          <w:tcPr>
            <w:tcW w:w="3725" w:type="dxa"/>
          </w:tcPr>
          <w:p w14:paraId="59F680F4" w14:textId="77777777" w:rsidR="00B57374" w:rsidRPr="00307A4C" w:rsidDel="008F7B0C" w:rsidRDefault="00B57374" w:rsidP="00B57374">
            <w:pPr>
              <w:cnfStyle w:val="000000100000" w:firstRow="0" w:lastRow="0" w:firstColumn="0" w:lastColumn="0" w:oddVBand="0" w:evenVBand="0" w:oddHBand="1" w:evenHBand="0" w:firstRowFirstColumn="0" w:firstRowLastColumn="0" w:lastRowFirstColumn="0" w:lastRowLastColumn="0"/>
              <w:rPr>
                <w:del w:id="6132" w:author="Mr Richard P Williams" w:date="2016-10-03T22:42:00Z"/>
                <w:rFonts w:cs="Open Sans"/>
                <w:sz w:val="20"/>
                <w:szCs w:val="20"/>
              </w:rPr>
            </w:pPr>
            <w:del w:id="6133" w:author="Mr Richard P Williams" w:date="2016-10-03T22:42:00Z">
              <w:r w:rsidDel="008F7B0C">
                <w:rPr>
                  <w:rFonts w:cs="Open Sans"/>
                  <w:sz w:val="20"/>
                  <w:szCs w:val="20"/>
                </w:rPr>
                <w:delText>Total Number of Units Received in the Period</w:delText>
              </w:r>
            </w:del>
          </w:p>
        </w:tc>
      </w:tr>
      <w:tr w:rsidR="00B57374" w:rsidRPr="00307A4C" w:rsidDel="008F7B0C" w14:paraId="3FDF5E23" w14:textId="77777777" w:rsidTr="00A03253">
        <w:trPr>
          <w:trHeight w:val="300"/>
          <w:del w:id="6134"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071C702" w14:textId="77777777" w:rsidR="00B57374" w:rsidRPr="00307A4C" w:rsidDel="008F7B0C" w:rsidRDefault="00B57374" w:rsidP="00BA7975">
            <w:pPr>
              <w:rPr>
                <w:del w:id="6135" w:author="Mr Richard P Williams" w:date="2016-10-03T22:42:00Z"/>
                <w:rFonts w:cs="Open Sans"/>
                <w:sz w:val="20"/>
                <w:szCs w:val="20"/>
              </w:rPr>
            </w:pPr>
            <w:del w:id="6136" w:author="Mr Richard P Williams" w:date="2016-10-03T22:42:00Z">
              <w:r w:rsidDel="008F7B0C">
                <w:rPr>
                  <w:rFonts w:cs="Open Sans"/>
                  <w:sz w:val="20"/>
                  <w:szCs w:val="20"/>
                </w:rPr>
                <w:delText>Amount Received</w:delText>
              </w:r>
            </w:del>
          </w:p>
        </w:tc>
        <w:tc>
          <w:tcPr>
            <w:tcW w:w="960" w:type="dxa"/>
            <w:noWrap/>
            <w:hideMark/>
          </w:tcPr>
          <w:p w14:paraId="57EC9262"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37" w:author="Mr Richard P Williams" w:date="2016-10-03T22:42:00Z"/>
                <w:rFonts w:cs="Open Sans"/>
                <w:sz w:val="20"/>
                <w:szCs w:val="20"/>
              </w:rPr>
            </w:pPr>
            <w:del w:id="6138" w:author="Mr Richard P Williams" w:date="2016-10-03T22:42:00Z">
              <w:r w:rsidRPr="00307A4C" w:rsidDel="008F7B0C">
                <w:rPr>
                  <w:rFonts w:cs="Open Sans"/>
                  <w:sz w:val="20"/>
                  <w:szCs w:val="20"/>
                </w:rPr>
                <w:delText>money</w:delText>
              </w:r>
            </w:del>
          </w:p>
        </w:tc>
        <w:tc>
          <w:tcPr>
            <w:tcW w:w="1175" w:type="dxa"/>
            <w:noWrap/>
            <w:hideMark/>
          </w:tcPr>
          <w:p w14:paraId="29B8A0C8"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39" w:author="Mr Richard P Williams" w:date="2016-10-03T22:42:00Z"/>
                <w:rFonts w:cs="Open Sans"/>
                <w:sz w:val="20"/>
                <w:szCs w:val="20"/>
              </w:rPr>
            </w:pPr>
            <w:del w:id="6140" w:author="Mr Richard P Williams" w:date="2016-10-03T22:42:00Z">
              <w:r w:rsidRPr="00307A4C" w:rsidDel="008F7B0C">
                <w:rPr>
                  <w:rFonts w:cs="Open Sans"/>
                  <w:sz w:val="20"/>
                  <w:szCs w:val="20"/>
                </w:rPr>
                <w:delText>8</w:delText>
              </w:r>
            </w:del>
          </w:p>
        </w:tc>
        <w:tc>
          <w:tcPr>
            <w:tcW w:w="3725" w:type="dxa"/>
          </w:tcPr>
          <w:p w14:paraId="2AFCD0B4" w14:textId="77777777" w:rsidR="00B57374" w:rsidRPr="00307A4C" w:rsidDel="008F7B0C" w:rsidRDefault="00023071" w:rsidP="00BA7975">
            <w:pPr>
              <w:cnfStyle w:val="000000000000" w:firstRow="0" w:lastRow="0" w:firstColumn="0" w:lastColumn="0" w:oddVBand="0" w:evenVBand="0" w:oddHBand="0" w:evenHBand="0" w:firstRowFirstColumn="0" w:firstRowLastColumn="0" w:lastRowFirstColumn="0" w:lastRowLastColumn="0"/>
              <w:rPr>
                <w:del w:id="6141" w:author="Mr Richard P Williams" w:date="2016-10-03T22:42:00Z"/>
                <w:rFonts w:cs="Open Sans"/>
                <w:sz w:val="20"/>
                <w:szCs w:val="20"/>
              </w:rPr>
            </w:pPr>
            <w:del w:id="6142" w:author="Mr Richard P Williams" w:date="2016-10-03T22:42:00Z">
              <w:r w:rsidDel="008F7B0C">
                <w:rPr>
                  <w:rFonts w:cs="Open Sans"/>
                  <w:sz w:val="20"/>
                  <w:szCs w:val="20"/>
                </w:rPr>
                <w:delText xml:space="preserve">The Total </w:delText>
              </w:r>
              <w:r w:rsidR="00BA7975" w:rsidDel="008F7B0C">
                <w:rPr>
                  <w:rFonts w:cs="Open Sans"/>
                  <w:sz w:val="20"/>
                  <w:szCs w:val="20"/>
                </w:rPr>
                <w:delText>value</w:delText>
              </w:r>
              <w:r w:rsidDel="008F7B0C">
                <w:rPr>
                  <w:rFonts w:cs="Open Sans"/>
                  <w:sz w:val="20"/>
                  <w:szCs w:val="20"/>
                </w:rPr>
                <w:delText xml:space="preserve"> of Item received</w:delText>
              </w:r>
            </w:del>
          </w:p>
        </w:tc>
      </w:tr>
      <w:tr w:rsidR="00B57374" w:rsidRPr="00307A4C" w:rsidDel="008F7B0C" w14:paraId="2C40CAE1" w14:textId="77777777" w:rsidTr="00A03253">
        <w:trPr>
          <w:cnfStyle w:val="000000100000" w:firstRow="0" w:lastRow="0" w:firstColumn="0" w:lastColumn="0" w:oddVBand="0" w:evenVBand="0" w:oddHBand="1" w:evenHBand="0" w:firstRowFirstColumn="0" w:firstRowLastColumn="0" w:lastRowFirstColumn="0" w:lastRowLastColumn="0"/>
          <w:trHeight w:val="300"/>
          <w:del w:id="614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772B28E6" w14:textId="77777777" w:rsidR="00B57374" w:rsidRPr="00307A4C" w:rsidDel="008F7B0C" w:rsidRDefault="00B57374" w:rsidP="00BA7975">
            <w:pPr>
              <w:rPr>
                <w:del w:id="6144" w:author="Mr Richard P Williams" w:date="2016-10-03T22:42:00Z"/>
                <w:rFonts w:cs="Open Sans"/>
                <w:sz w:val="20"/>
                <w:szCs w:val="20"/>
              </w:rPr>
            </w:pPr>
            <w:del w:id="6145" w:author="Mr Richard P Williams" w:date="2016-10-03T22:42:00Z">
              <w:r w:rsidDel="008F7B0C">
                <w:rPr>
                  <w:rFonts w:cs="Open Sans"/>
                  <w:sz w:val="20"/>
                  <w:szCs w:val="20"/>
                </w:rPr>
                <w:delText xml:space="preserve">Case / Pallets Orders </w:delText>
              </w:r>
            </w:del>
          </w:p>
        </w:tc>
        <w:tc>
          <w:tcPr>
            <w:tcW w:w="960" w:type="dxa"/>
            <w:noWrap/>
            <w:hideMark/>
          </w:tcPr>
          <w:p w14:paraId="4DCCE4A2"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46" w:author="Mr Richard P Williams" w:date="2016-10-03T22:42:00Z"/>
                <w:rFonts w:cs="Open Sans"/>
                <w:sz w:val="20"/>
                <w:szCs w:val="20"/>
              </w:rPr>
            </w:pPr>
            <w:del w:id="6147" w:author="Mr Richard P Williams" w:date="2016-10-03T22:42:00Z">
              <w:r w:rsidRPr="00307A4C" w:rsidDel="008F7B0C">
                <w:rPr>
                  <w:rFonts w:cs="Open Sans"/>
                  <w:sz w:val="20"/>
                  <w:szCs w:val="20"/>
                </w:rPr>
                <w:delText>decimal</w:delText>
              </w:r>
            </w:del>
          </w:p>
        </w:tc>
        <w:tc>
          <w:tcPr>
            <w:tcW w:w="1175" w:type="dxa"/>
            <w:noWrap/>
            <w:hideMark/>
          </w:tcPr>
          <w:p w14:paraId="486BF60A"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48" w:author="Mr Richard P Williams" w:date="2016-10-03T22:42:00Z"/>
                <w:rFonts w:cs="Open Sans"/>
                <w:sz w:val="20"/>
                <w:szCs w:val="20"/>
              </w:rPr>
            </w:pPr>
            <w:del w:id="6149" w:author="Mr Richard P Williams" w:date="2016-10-03T22:42:00Z">
              <w:r w:rsidRPr="00307A4C" w:rsidDel="008F7B0C">
                <w:rPr>
                  <w:rFonts w:cs="Open Sans"/>
                  <w:sz w:val="20"/>
                  <w:szCs w:val="20"/>
                </w:rPr>
                <w:delText>17</w:delText>
              </w:r>
            </w:del>
          </w:p>
        </w:tc>
        <w:tc>
          <w:tcPr>
            <w:tcW w:w="3725" w:type="dxa"/>
          </w:tcPr>
          <w:p w14:paraId="70CAB9A4" w14:textId="77777777" w:rsidR="00B57374" w:rsidRPr="00307A4C" w:rsidDel="008F7B0C" w:rsidRDefault="00023071" w:rsidP="00BA7975">
            <w:pPr>
              <w:cnfStyle w:val="000000100000" w:firstRow="0" w:lastRow="0" w:firstColumn="0" w:lastColumn="0" w:oddVBand="0" w:evenVBand="0" w:oddHBand="1" w:evenHBand="0" w:firstRowFirstColumn="0" w:firstRowLastColumn="0" w:lastRowFirstColumn="0" w:lastRowLastColumn="0"/>
              <w:rPr>
                <w:del w:id="6150" w:author="Mr Richard P Williams" w:date="2016-10-03T22:42:00Z"/>
                <w:rFonts w:cs="Open Sans"/>
                <w:sz w:val="20"/>
                <w:szCs w:val="20"/>
              </w:rPr>
            </w:pPr>
            <w:del w:id="6151" w:author="Mr Richard P Williams" w:date="2016-10-03T22:42:00Z">
              <w:r w:rsidDel="008F7B0C">
                <w:rPr>
                  <w:rFonts w:cs="Open Sans"/>
                  <w:sz w:val="20"/>
                  <w:szCs w:val="20"/>
                </w:rPr>
                <w:delText>The Number of Cases and Pallets Ordered</w:delText>
              </w:r>
            </w:del>
          </w:p>
        </w:tc>
      </w:tr>
      <w:tr w:rsidR="00B57374" w:rsidRPr="00307A4C" w:rsidDel="008F7B0C" w14:paraId="1A88DEEA" w14:textId="77777777" w:rsidTr="00A03253">
        <w:trPr>
          <w:trHeight w:val="300"/>
          <w:del w:id="615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CB3EEC8" w14:textId="77777777" w:rsidR="00B57374" w:rsidRPr="00307A4C" w:rsidDel="008F7B0C" w:rsidRDefault="00B57374" w:rsidP="00BA7975">
            <w:pPr>
              <w:rPr>
                <w:del w:id="6153" w:author="Mr Richard P Williams" w:date="2016-10-03T22:42:00Z"/>
                <w:rFonts w:cs="Open Sans"/>
                <w:sz w:val="20"/>
                <w:szCs w:val="20"/>
              </w:rPr>
            </w:pPr>
            <w:del w:id="6154" w:author="Mr Richard P Williams" w:date="2016-10-03T22:42:00Z">
              <w:r w:rsidDel="008F7B0C">
                <w:rPr>
                  <w:rFonts w:cs="Open Sans"/>
                  <w:sz w:val="20"/>
                  <w:szCs w:val="20"/>
                </w:rPr>
                <w:delText xml:space="preserve">Case </w:delText>
              </w:r>
              <w:r w:rsidR="00BA7975" w:rsidDel="008F7B0C">
                <w:rPr>
                  <w:rFonts w:cs="Open Sans"/>
                  <w:sz w:val="20"/>
                  <w:szCs w:val="20"/>
                </w:rPr>
                <w:delText>Value / Pallet Value Order</w:delText>
              </w:r>
            </w:del>
          </w:p>
        </w:tc>
        <w:tc>
          <w:tcPr>
            <w:tcW w:w="960" w:type="dxa"/>
            <w:noWrap/>
            <w:hideMark/>
          </w:tcPr>
          <w:p w14:paraId="2DDC4EB7"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55" w:author="Mr Richard P Williams" w:date="2016-10-03T22:42:00Z"/>
                <w:rFonts w:cs="Open Sans"/>
                <w:sz w:val="20"/>
                <w:szCs w:val="20"/>
              </w:rPr>
            </w:pPr>
            <w:del w:id="6156" w:author="Mr Richard P Williams" w:date="2016-10-03T22:42:00Z">
              <w:r w:rsidRPr="00307A4C" w:rsidDel="008F7B0C">
                <w:rPr>
                  <w:rFonts w:cs="Open Sans"/>
                  <w:sz w:val="20"/>
                  <w:szCs w:val="20"/>
                </w:rPr>
                <w:delText>money</w:delText>
              </w:r>
            </w:del>
          </w:p>
        </w:tc>
        <w:tc>
          <w:tcPr>
            <w:tcW w:w="1175" w:type="dxa"/>
            <w:noWrap/>
            <w:hideMark/>
          </w:tcPr>
          <w:p w14:paraId="77C49712"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57" w:author="Mr Richard P Williams" w:date="2016-10-03T22:42:00Z"/>
                <w:rFonts w:cs="Open Sans"/>
                <w:sz w:val="20"/>
                <w:szCs w:val="20"/>
              </w:rPr>
            </w:pPr>
            <w:del w:id="6158" w:author="Mr Richard P Williams" w:date="2016-10-03T22:42:00Z">
              <w:r w:rsidRPr="00307A4C" w:rsidDel="008F7B0C">
                <w:rPr>
                  <w:rFonts w:cs="Open Sans"/>
                  <w:sz w:val="20"/>
                  <w:szCs w:val="20"/>
                </w:rPr>
                <w:delText>8</w:delText>
              </w:r>
            </w:del>
          </w:p>
        </w:tc>
        <w:tc>
          <w:tcPr>
            <w:tcW w:w="3725" w:type="dxa"/>
          </w:tcPr>
          <w:p w14:paraId="4BE49083" w14:textId="77777777" w:rsidR="00B57374" w:rsidRPr="00307A4C" w:rsidDel="008F7B0C" w:rsidRDefault="00023071" w:rsidP="00BA7975">
            <w:pPr>
              <w:cnfStyle w:val="000000000000" w:firstRow="0" w:lastRow="0" w:firstColumn="0" w:lastColumn="0" w:oddVBand="0" w:evenVBand="0" w:oddHBand="0" w:evenHBand="0" w:firstRowFirstColumn="0" w:firstRowLastColumn="0" w:lastRowFirstColumn="0" w:lastRowLastColumn="0"/>
              <w:rPr>
                <w:del w:id="6159" w:author="Mr Richard P Williams" w:date="2016-10-03T22:42:00Z"/>
                <w:rFonts w:cs="Open Sans"/>
                <w:sz w:val="20"/>
                <w:szCs w:val="20"/>
              </w:rPr>
            </w:pPr>
            <w:del w:id="6160" w:author="Mr Richard P Williams" w:date="2016-10-03T22:42:00Z">
              <w:r w:rsidDel="008F7B0C">
                <w:rPr>
                  <w:rFonts w:cs="Open Sans"/>
                  <w:sz w:val="20"/>
                  <w:szCs w:val="20"/>
                </w:rPr>
                <w:delText xml:space="preserve">The </w:delText>
              </w:r>
              <w:r w:rsidR="00BA7975" w:rsidDel="008F7B0C">
                <w:rPr>
                  <w:rFonts w:cs="Open Sans"/>
                  <w:sz w:val="20"/>
                  <w:szCs w:val="20"/>
                </w:rPr>
                <w:delText>value</w:delText>
              </w:r>
              <w:r w:rsidDel="008F7B0C">
                <w:rPr>
                  <w:rFonts w:cs="Open Sans"/>
                  <w:sz w:val="20"/>
                  <w:szCs w:val="20"/>
                </w:rPr>
                <w:delText xml:space="preserve"> of Cases and Pallets Ordered</w:delText>
              </w:r>
            </w:del>
          </w:p>
        </w:tc>
      </w:tr>
      <w:tr w:rsidR="00B57374" w:rsidRPr="00307A4C" w:rsidDel="008F7B0C" w14:paraId="1E050584" w14:textId="77777777" w:rsidTr="00A03253">
        <w:trPr>
          <w:cnfStyle w:val="000000100000" w:firstRow="0" w:lastRow="0" w:firstColumn="0" w:lastColumn="0" w:oddVBand="0" w:evenVBand="0" w:oddHBand="1" w:evenHBand="0" w:firstRowFirstColumn="0" w:firstRowLastColumn="0" w:lastRowFirstColumn="0" w:lastRowLastColumn="0"/>
          <w:trHeight w:val="300"/>
          <w:del w:id="616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FDC6B03" w14:textId="77777777" w:rsidR="00B57374" w:rsidRPr="00307A4C" w:rsidDel="008F7B0C" w:rsidRDefault="00B57374" w:rsidP="00BA7975">
            <w:pPr>
              <w:rPr>
                <w:del w:id="6162" w:author="Mr Richard P Williams" w:date="2016-10-03T22:42:00Z"/>
                <w:rFonts w:cs="Open Sans"/>
                <w:sz w:val="20"/>
                <w:szCs w:val="20"/>
              </w:rPr>
            </w:pPr>
            <w:del w:id="6163" w:author="Mr Richard P Williams" w:date="2016-10-03T22:42:00Z">
              <w:r w:rsidRPr="00307A4C" w:rsidDel="008F7B0C">
                <w:rPr>
                  <w:rFonts w:cs="Open Sans"/>
                  <w:sz w:val="20"/>
                  <w:szCs w:val="20"/>
                </w:rPr>
                <w:delText>ReclaimQty</w:delText>
              </w:r>
            </w:del>
          </w:p>
        </w:tc>
        <w:tc>
          <w:tcPr>
            <w:tcW w:w="960" w:type="dxa"/>
            <w:noWrap/>
            <w:hideMark/>
          </w:tcPr>
          <w:p w14:paraId="160207D1"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64" w:author="Mr Richard P Williams" w:date="2016-10-03T22:42:00Z"/>
                <w:rFonts w:cs="Open Sans"/>
                <w:sz w:val="20"/>
                <w:szCs w:val="20"/>
              </w:rPr>
            </w:pPr>
            <w:del w:id="6165" w:author="Mr Richard P Williams" w:date="2016-10-03T22:42:00Z">
              <w:r w:rsidRPr="00307A4C" w:rsidDel="008F7B0C">
                <w:rPr>
                  <w:rFonts w:cs="Open Sans"/>
                  <w:sz w:val="20"/>
                  <w:szCs w:val="20"/>
                </w:rPr>
                <w:delText>decimal</w:delText>
              </w:r>
            </w:del>
          </w:p>
        </w:tc>
        <w:tc>
          <w:tcPr>
            <w:tcW w:w="1175" w:type="dxa"/>
            <w:noWrap/>
            <w:hideMark/>
          </w:tcPr>
          <w:p w14:paraId="66F29977"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66" w:author="Mr Richard P Williams" w:date="2016-10-03T22:42:00Z"/>
                <w:rFonts w:cs="Open Sans"/>
                <w:sz w:val="20"/>
                <w:szCs w:val="20"/>
              </w:rPr>
            </w:pPr>
            <w:del w:id="6167" w:author="Mr Richard P Williams" w:date="2016-10-03T22:42:00Z">
              <w:r w:rsidRPr="00307A4C" w:rsidDel="008F7B0C">
                <w:rPr>
                  <w:rFonts w:cs="Open Sans"/>
                  <w:sz w:val="20"/>
                  <w:szCs w:val="20"/>
                </w:rPr>
                <w:delText>17</w:delText>
              </w:r>
            </w:del>
          </w:p>
        </w:tc>
        <w:tc>
          <w:tcPr>
            <w:tcW w:w="3725" w:type="dxa"/>
          </w:tcPr>
          <w:p w14:paraId="03F66172"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68" w:author="Mr Richard P Williams" w:date="2016-10-03T22:42:00Z"/>
                <w:rFonts w:cs="Open Sans"/>
                <w:sz w:val="20"/>
                <w:szCs w:val="20"/>
              </w:rPr>
            </w:pPr>
          </w:p>
        </w:tc>
      </w:tr>
      <w:tr w:rsidR="00B57374" w:rsidRPr="00307A4C" w:rsidDel="008F7B0C" w14:paraId="534E8A8D" w14:textId="77777777" w:rsidTr="00A03253">
        <w:trPr>
          <w:trHeight w:val="300"/>
          <w:del w:id="616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41B16E26" w14:textId="77777777" w:rsidR="00B57374" w:rsidRPr="00307A4C" w:rsidDel="008F7B0C" w:rsidRDefault="00B57374" w:rsidP="00BA7975">
            <w:pPr>
              <w:rPr>
                <w:del w:id="6170" w:author="Mr Richard P Williams" w:date="2016-10-03T22:42:00Z"/>
                <w:rFonts w:cs="Open Sans"/>
                <w:sz w:val="20"/>
                <w:szCs w:val="20"/>
              </w:rPr>
            </w:pPr>
            <w:del w:id="6171" w:author="Mr Richard P Williams" w:date="2016-10-03T22:42:00Z">
              <w:r w:rsidRPr="00307A4C" w:rsidDel="008F7B0C">
                <w:rPr>
                  <w:rFonts w:cs="Open Sans"/>
                  <w:sz w:val="20"/>
                  <w:szCs w:val="20"/>
                </w:rPr>
                <w:delText>FullRetailReclaimAmt</w:delText>
              </w:r>
            </w:del>
          </w:p>
        </w:tc>
        <w:tc>
          <w:tcPr>
            <w:tcW w:w="960" w:type="dxa"/>
            <w:noWrap/>
            <w:hideMark/>
          </w:tcPr>
          <w:p w14:paraId="4EDB6F70"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72" w:author="Mr Richard P Williams" w:date="2016-10-03T22:42:00Z"/>
                <w:rFonts w:cs="Open Sans"/>
                <w:sz w:val="20"/>
                <w:szCs w:val="20"/>
              </w:rPr>
            </w:pPr>
            <w:del w:id="6173" w:author="Mr Richard P Williams" w:date="2016-10-03T22:42:00Z">
              <w:r w:rsidRPr="00307A4C" w:rsidDel="008F7B0C">
                <w:rPr>
                  <w:rFonts w:cs="Open Sans"/>
                  <w:sz w:val="20"/>
                  <w:szCs w:val="20"/>
                </w:rPr>
                <w:delText>money</w:delText>
              </w:r>
            </w:del>
          </w:p>
        </w:tc>
        <w:tc>
          <w:tcPr>
            <w:tcW w:w="1175" w:type="dxa"/>
            <w:noWrap/>
            <w:hideMark/>
          </w:tcPr>
          <w:p w14:paraId="534EE80A"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74" w:author="Mr Richard P Williams" w:date="2016-10-03T22:42:00Z"/>
                <w:rFonts w:cs="Open Sans"/>
                <w:sz w:val="20"/>
                <w:szCs w:val="20"/>
              </w:rPr>
            </w:pPr>
            <w:del w:id="6175" w:author="Mr Richard P Williams" w:date="2016-10-03T22:42:00Z">
              <w:r w:rsidRPr="00307A4C" w:rsidDel="008F7B0C">
                <w:rPr>
                  <w:rFonts w:cs="Open Sans"/>
                  <w:sz w:val="20"/>
                  <w:szCs w:val="20"/>
                </w:rPr>
                <w:delText>8</w:delText>
              </w:r>
            </w:del>
          </w:p>
        </w:tc>
        <w:tc>
          <w:tcPr>
            <w:tcW w:w="3725" w:type="dxa"/>
          </w:tcPr>
          <w:p w14:paraId="1528A4FF"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76" w:author="Mr Richard P Williams" w:date="2016-10-03T22:42:00Z"/>
                <w:rFonts w:cs="Open Sans"/>
                <w:sz w:val="20"/>
                <w:szCs w:val="20"/>
              </w:rPr>
            </w:pPr>
          </w:p>
        </w:tc>
      </w:tr>
      <w:tr w:rsidR="00B57374" w:rsidRPr="00307A4C" w:rsidDel="008F7B0C" w14:paraId="28A96453" w14:textId="77777777" w:rsidTr="00A03253">
        <w:trPr>
          <w:cnfStyle w:val="000000100000" w:firstRow="0" w:lastRow="0" w:firstColumn="0" w:lastColumn="0" w:oddVBand="0" w:evenVBand="0" w:oddHBand="1" w:evenHBand="0" w:firstRowFirstColumn="0" w:firstRowLastColumn="0" w:lastRowFirstColumn="0" w:lastRowLastColumn="0"/>
          <w:trHeight w:val="300"/>
          <w:del w:id="6177"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7261ABE" w14:textId="77777777" w:rsidR="00B57374" w:rsidRPr="00307A4C" w:rsidDel="008F7B0C" w:rsidRDefault="00B57374" w:rsidP="00BA7975">
            <w:pPr>
              <w:rPr>
                <w:del w:id="6178" w:author="Mr Richard P Williams" w:date="2016-10-03T22:42:00Z"/>
                <w:rFonts w:cs="Open Sans"/>
                <w:sz w:val="20"/>
                <w:szCs w:val="20"/>
              </w:rPr>
            </w:pPr>
            <w:del w:id="6179" w:author="Mr Richard P Williams" w:date="2016-10-03T22:42:00Z">
              <w:r w:rsidRPr="00307A4C" w:rsidDel="008F7B0C">
                <w:rPr>
                  <w:rFonts w:cs="Open Sans"/>
                  <w:sz w:val="20"/>
                  <w:szCs w:val="20"/>
                </w:rPr>
                <w:delText>DiscardQty</w:delText>
              </w:r>
            </w:del>
          </w:p>
        </w:tc>
        <w:tc>
          <w:tcPr>
            <w:tcW w:w="960" w:type="dxa"/>
            <w:noWrap/>
            <w:hideMark/>
          </w:tcPr>
          <w:p w14:paraId="5BDCA47E"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80" w:author="Mr Richard P Williams" w:date="2016-10-03T22:42:00Z"/>
                <w:rFonts w:cs="Open Sans"/>
                <w:sz w:val="20"/>
                <w:szCs w:val="20"/>
              </w:rPr>
            </w:pPr>
            <w:del w:id="6181" w:author="Mr Richard P Williams" w:date="2016-10-03T22:42:00Z">
              <w:r w:rsidRPr="00307A4C" w:rsidDel="008F7B0C">
                <w:rPr>
                  <w:rFonts w:cs="Open Sans"/>
                  <w:sz w:val="20"/>
                  <w:szCs w:val="20"/>
                </w:rPr>
                <w:delText>decimal</w:delText>
              </w:r>
            </w:del>
          </w:p>
        </w:tc>
        <w:tc>
          <w:tcPr>
            <w:tcW w:w="1175" w:type="dxa"/>
            <w:noWrap/>
            <w:hideMark/>
          </w:tcPr>
          <w:p w14:paraId="3A9F5BD4"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82" w:author="Mr Richard P Williams" w:date="2016-10-03T22:42:00Z"/>
                <w:rFonts w:cs="Open Sans"/>
                <w:sz w:val="20"/>
                <w:szCs w:val="20"/>
              </w:rPr>
            </w:pPr>
            <w:del w:id="6183" w:author="Mr Richard P Williams" w:date="2016-10-03T22:42:00Z">
              <w:r w:rsidRPr="00307A4C" w:rsidDel="008F7B0C">
                <w:rPr>
                  <w:rFonts w:cs="Open Sans"/>
                  <w:sz w:val="20"/>
                  <w:szCs w:val="20"/>
                </w:rPr>
                <w:delText>17</w:delText>
              </w:r>
            </w:del>
          </w:p>
        </w:tc>
        <w:tc>
          <w:tcPr>
            <w:tcW w:w="3725" w:type="dxa"/>
          </w:tcPr>
          <w:p w14:paraId="0E9296A1"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84" w:author="Mr Richard P Williams" w:date="2016-10-03T22:42:00Z"/>
                <w:rFonts w:cs="Open Sans"/>
                <w:sz w:val="20"/>
                <w:szCs w:val="20"/>
              </w:rPr>
            </w:pPr>
          </w:p>
        </w:tc>
      </w:tr>
      <w:tr w:rsidR="00B57374" w:rsidRPr="00307A4C" w:rsidDel="008F7B0C" w14:paraId="110E42C1" w14:textId="77777777" w:rsidTr="00A03253">
        <w:trPr>
          <w:trHeight w:val="300"/>
          <w:del w:id="6185"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057A82B9" w14:textId="77777777" w:rsidR="00B57374" w:rsidRPr="00307A4C" w:rsidDel="008F7B0C" w:rsidRDefault="00B57374" w:rsidP="00BA7975">
            <w:pPr>
              <w:rPr>
                <w:del w:id="6186" w:author="Mr Richard P Williams" w:date="2016-10-03T22:42:00Z"/>
                <w:rFonts w:cs="Open Sans"/>
                <w:sz w:val="20"/>
                <w:szCs w:val="20"/>
              </w:rPr>
            </w:pPr>
            <w:del w:id="6187" w:author="Mr Richard P Williams" w:date="2016-10-03T22:42:00Z">
              <w:r w:rsidRPr="00307A4C" w:rsidDel="008F7B0C">
                <w:rPr>
                  <w:rFonts w:cs="Open Sans"/>
                  <w:sz w:val="20"/>
                  <w:szCs w:val="20"/>
                </w:rPr>
                <w:delText>FullRetailDiscardAmt</w:delText>
              </w:r>
            </w:del>
          </w:p>
        </w:tc>
        <w:tc>
          <w:tcPr>
            <w:tcW w:w="960" w:type="dxa"/>
            <w:noWrap/>
            <w:hideMark/>
          </w:tcPr>
          <w:p w14:paraId="47F59A05"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88" w:author="Mr Richard P Williams" w:date="2016-10-03T22:42:00Z"/>
                <w:rFonts w:cs="Open Sans"/>
                <w:sz w:val="20"/>
                <w:szCs w:val="20"/>
              </w:rPr>
            </w:pPr>
            <w:del w:id="6189" w:author="Mr Richard P Williams" w:date="2016-10-03T22:42:00Z">
              <w:r w:rsidRPr="00307A4C" w:rsidDel="008F7B0C">
                <w:rPr>
                  <w:rFonts w:cs="Open Sans"/>
                  <w:sz w:val="20"/>
                  <w:szCs w:val="20"/>
                </w:rPr>
                <w:delText>money</w:delText>
              </w:r>
            </w:del>
          </w:p>
        </w:tc>
        <w:tc>
          <w:tcPr>
            <w:tcW w:w="1175" w:type="dxa"/>
            <w:noWrap/>
            <w:hideMark/>
          </w:tcPr>
          <w:p w14:paraId="34228F1A"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90" w:author="Mr Richard P Williams" w:date="2016-10-03T22:42:00Z"/>
                <w:rFonts w:cs="Open Sans"/>
                <w:sz w:val="20"/>
                <w:szCs w:val="20"/>
              </w:rPr>
            </w:pPr>
            <w:del w:id="6191" w:author="Mr Richard P Williams" w:date="2016-10-03T22:42:00Z">
              <w:r w:rsidRPr="00307A4C" w:rsidDel="008F7B0C">
                <w:rPr>
                  <w:rFonts w:cs="Open Sans"/>
                  <w:sz w:val="20"/>
                  <w:szCs w:val="20"/>
                </w:rPr>
                <w:delText>8</w:delText>
              </w:r>
            </w:del>
          </w:p>
        </w:tc>
        <w:tc>
          <w:tcPr>
            <w:tcW w:w="3725" w:type="dxa"/>
          </w:tcPr>
          <w:p w14:paraId="2CD8B7C1"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192" w:author="Mr Richard P Williams" w:date="2016-10-03T22:42:00Z"/>
                <w:rFonts w:cs="Open Sans"/>
                <w:sz w:val="20"/>
                <w:szCs w:val="20"/>
              </w:rPr>
            </w:pPr>
          </w:p>
        </w:tc>
      </w:tr>
      <w:tr w:rsidR="00B57374" w:rsidRPr="00307A4C" w:rsidDel="008F7B0C" w14:paraId="70F5F68A" w14:textId="77777777" w:rsidTr="00A03253">
        <w:trPr>
          <w:cnfStyle w:val="000000100000" w:firstRow="0" w:lastRow="0" w:firstColumn="0" w:lastColumn="0" w:oddVBand="0" w:evenVBand="0" w:oddHBand="1" w:evenHBand="0" w:firstRowFirstColumn="0" w:firstRowLastColumn="0" w:lastRowFirstColumn="0" w:lastRowLastColumn="0"/>
          <w:trHeight w:val="300"/>
          <w:del w:id="6193"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6B239F35" w14:textId="77777777" w:rsidR="00B57374" w:rsidRPr="00307A4C" w:rsidDel="008F7B0C" w:rsidRDefault="00B57374" w:rsidP="00BA7975">
            <w:pPr>
              <w:rPr>
                <w:del w:id="6194" w:author="Mr Richard P Williams" w:date="2016-10-03T22:42:00Z"/>
                <w:rFonts w:cs="Open Sans"/>
                <w:sz w:val="20"/>
                <w:szCs w:val="20"/>
              </w:rPr>
            </w:pPr>
            <w:del w:id="6195" w:author="Mr Richard P Williams" w:date="2016-10-03T22:42:00Z">
              <w:r w:rsidRPr="00307A4C" w:rsidDel="008F7B0C">
                <w:rPr>
                  <w:rFonts w:cs="Open Sans"/>
                  <w:sz w:val="20"/>
                  <w:szCs w:val="20"/>
                </w:rPr>
                <w:delText>ShrinkQty</w:delText>
              </w:r>
            </w:del>
          </w:p>
        </w:tc>
        <w:tc>
          <w:tcPr>
            <w:tcW w:w="960" w:type="dxa"/>
            <w:noWrap/>
            <w:hideMark/>
          </w:tcPr>
          <w:p w14:paraId="509F9DD4"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96" w:author="Mr Richard P Williams" w:date="2016-10-03T22:42:00Z"/>
                <w:rFonts w:cs="Open Sans"/>
                <w:sz w:val="20"/>
                <w:szCs w:val="20"/>
              </w:rPr>
            </w:pPr>
            <w:del w:id="6197" w:author="Mr Richard P Williams" w:date="2016-10-03T22:42:00Z">
              <w:r w:rsidRPr="00307A4C" w:rsidDel="008F7B0C">
                <w:rPr>
                  <w:rFonts w:cs="Open Sans"/>
                  <w:sz w:val="20"/>
                  <w:szCs w:val="20"/>
                </w:rPr>
                <w:delText>decimal</w:delText>
              </w:r>
            </w:del>
          </w:p>
        </w:tc>
        <w:tc>
          <w:tcPr>
            <w:tcW w:w="1175" w:type="dxa"/>
            <w:noWrap/>
            <w:hideMark/>
          </w:tcPr>
          <w:p w14:paraId="1676A54F"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198" w:author="Mr Richard P Williams" w:date="2016-10-03T22:42:00Z"/>
                <w:rFonts w:cs="Open Sans"/>
                <w:sz w:val="20"/>
                <w:szCs w:val="20"/>
              </w:rPr>
            </w:pPr>
            <w:del w:id="6199" w:author="Mr Richard P Williams" w:date="2016-10-03T22:42:00Z">
              <w:r w:rsidRPr="00307A4C" w:rsidDel="008F7B0C">
                <w:rPr>
                  <w:rFonts w:cs="Open Sans"/>
                  <w:sz w:val="20"/>
                  <w:szCs w:val="20"/>
                </w:rPr>
                <w:delText>17</w:delText>
              </w:r>
            </w:del>
          </w:p>
        </w:tc>
        <w:tc>
          <w:tcPr>
            <w:tcW w:w="3725" w:type="dxa"/>
          </w:tcPr>
          <w:p w14:paraId="60B092A0" w14:textId="77777777" w:rsidR="00B57374" w:rsidRPr="00307A4C" w:rsidDel="008F7B0C" w:rsidRDefault="00023071" w:rsidP="00BA7975">
            <w:pPr>
              <w:cnfStyle w:val="000000100000" w:firstRow="0" w:lastRow="0" w:firstColumn="0" w:lastColumn="0" w:oddVBand="0" w:evenVBand="0" w:oddHBand="1" w:evenHBand="0" w:firstRowFirstColumn="0" w:firstRowLastColumn="0" w:lastRowFirstColumn="0" w:lastRowLastColumn="0"/>
              <w:rPr>
                <w:del w:id="6200" w:author="Mr Richard P Williams" w:date="2016-10-03T22:42:00Z"/>
                <w:rFonts w:cs="Open Sans"/>
                <w:sz w:val="20"/>
                <w:szCs w:val="20"/>
              </w:rPr>
            </w:pPr>
            <w:del w:id="6201" w:author="Mr Richard P Williams" w:date="2016-10-03T22:42:00Z">
              <w:r w:rsidDel="008F7B0C">
                <w:rPr>
                  <w:rFonts w:cs="Open Sans"/>
                  <w:sz w:val="20"/>
                  <w:szCs w:val="20"/>
                </w:rPr>
                <w:delText>Calculated Shrink Units</w:delText>
              </w:r>
            </w:del>
          </w:p>
        </w:tc>
      </w:tr>
      <w:tr w:rsidR="00B57374" w:rsidRPr="00307A4C" w:rsidDel="008F7B0C" w14:paraId="5E7C3064" w14:textId="77777777" w:rsidTr="00A03253">
        <w:trPr>
          <w:trHeight w:val="300"/>
          <w:del w:id="6202"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6FFF3FC" w14:textId="77777777" w:rsidR="00B57374" w:rsidRPr="00307A4C" w:rsidDel="008F7B0C" w:rsidRDefault="00B57374" w:rsidP="00BA7975">
            <w:pPr>
              <w:rPr>
                <w:del w:id="6203" w:author="Mr Richard P Williams" w:date="2016-10-03T22:42:00Z"/>
                <w:rFonts w:cs="Open Sans"/>
                <w:sz w:val="20"/>
                <w:szCs w:val="20"/>
              </w:rPr>
            </w:pPr>
            <w:del w:id="6204" w:author="Mr Richard P Williams" w:date="2016-10-03T22:42:00Z">
              <w:r w:rsidRPr="00307A4C" w:rsidDel="008F7B0C">
                <w:rPr>
                  <w:rFonts w:cs="Open Sans"/>
                  <w:sz w:val="20"/>
                  <w:szCs w:val="20"/>
                </w:rPr>
                <w:delText>ShrinkAmt</w:delText>
              </w:r>
            </w:del>
          </w:p>
        </w:tc>
        <w:tc>
          <w:tcPr>
            <w:tcW w:w="960" w:type="dxa"/>
            <w:noWrap/>
            <w:hideMark/>
          </w:tcPr>
          <w:p w14:paraId="443FDB18"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205" w:author="Mr Richard P Williams" w:date="2016-10-03T22:42:00Z"/>
                <w:rFonts w:cs="Open Sans"/>
                <w:sz w:val="20"/>
                <w:szCs w:val="20"/>
              </w:rPr>
            </w:pPr>
            <w:del w:id="6206" w:author="Mr Richard P Williams" w:date="2016-10-03T22:42:00Z">
              <w:r w:rsidRPr="00307A4C" w:rsidDel="008F7B0C">
                <w:rPr>
                  <w:rFonts w:cs="Open Sans"/>
                  <w:sz w:val="20"/>
                  <w:szCs w:val="20"/>
                </w:rPr>
                <w:delText>money</w:delText>
              </w:r>
            </w:del>
          </w:p>
        </w:tc>
        <w:tc>
          <w:tcPr>
            <w:tcW w:w="1175" w:type="dxa"/>
            <w:noWrap/>
            <w:hideMark/>
          </w:tcPr>
          <w:p w14:paraId="60C50BAC"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207" w:author="Mr Richard P Williams" w:date="2016-10-03T22:42:00Z"/>
                <w:rFonts w:cs="Open Sans"/>
                <w:sz w:val="20"/>
                <w:szCs w:val="20"/>
              </w:rPr>
            </w:pPr>
            <w:del w:id="6208" w:author="Mr Richard P Williams" w:date="2016-10-03T22:42:00Z">
              <w:r w:rsidRPr="00307A4C" w:rsidDel="008F7B0C">
                <w:rPr>
                  <w:rFonts w:cs="Open Sans"/>
                  <w:sz w:val="20"/>
                  <w:szCs w:val="20"/>
                </w:rPr>
                <w:delText>8</w:delText>
              </w:r>
            </w:del>
          </w:p>
        </w:tc>
        <w:tc>
          <w:tcPr>
            <w:tcW w:w="3725" w:type="dxa"/>
          </w:tcPr>
          <w:p w14:paraId="025DAB2B" w14:textId="77777777" w:rsidR="00B57374" w:rsidRPr="00307A4C" w:rsidDel="008F7B0C" w:rsidRDefault="00023071" w:rsidP="00AC7868">
            <w:pPr>
              <w:cnfStyle w:val="000000000000" w:firstRow="0" w:lastRow="0" w:firstColumn="0" w:lastColumn="0" w:oddVBand="0" w:evenVBand="0" w:oddHBand="0" w:evenHBand="0" w:firstRowFirstColumn="0" w:firstRowLastColumn="0" w:lastRowFirstColumn="0" w:lastRowLastColumn="0"/>
              <w:rPr>
                <w:del w:id="6209" w:author="Mr Richard P Williams" w:date="2016-10-03T22:42:00Z"/>
                <w:rFonts w:cs="Open Sans"/>
                <w:sz w:val="20"/>
                <w:szCs w:val="20"/>
              </w:rPr>
            </w:pPr>
            <w:del w:id="6210" w:author="Mr Richard P Williams" w:date="2016-10-03T22:42:00Z">
              <w:r w:rsidDel="008F7B0C">
                <w:rPr>
                  <w:rFonts w:cs="Open Sans"/>
                  <w:sz w:val="20"/>
                  <w:szCs w:val="20"/>
                </w:rPr>
                <w:delText xml:space="preserve">Calculated Shrink </w:delText>
              </w:r>
              <w:r w:rsidR="00AC7868" w:rsidDel="008F7B0C">
                <w:rPr>
                  <w:rFonts w:cs="Open Sans"/>
                  <w:sz w:val="20"/>
                  <w:szCs w:val="20"/>
                </w:rPr>
                <w:delText>Value</w:delText>
              </w:r>
            </w:del>
          </w:p>
        </w:tc>
      </w:tr>
      <w:tr w:rsidR="00B57374" w:rsidRPr="00307A4C" w:rsidDel="008F7B0C" w14:paraId="4DDCCE01" w14:textId="77777777" w:rsidTr="00A03253">
        <w:trPr>
          <w:cnfStyle w:val="000000100000" w:firstRow="0" w:lastRow="0" w:firstColumn="0" w:lastColumn="0" w:oddVBand="0" w:evenVBand="0" w:oddHBand="1" w:evenHBand="0" w:firstRowFirstColumn="0" w:firstRowLastColumn="0" w:lastRowFirstColumn="0" w:lastRowLastColumn="0"/>
          <w:trHeight w:val="300"/>
          <w:del w:id="6211"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5D5946C4" w14:textId="77777777" w:rsidR="00B57374" w:rsidRPr="00307A4C" w:rsidDel="008F7B0C" w:rsidRDefault="00B57374" w:rsidP="00BA7975">
            <w:pPr>
              <w:rPr>
                <w:del w:id="6212" w:author="Mr Richard P Williams" w:date="2016-10-03T22:42:00Z"/>
                <w:rFonts w:cs="Open Sans"/>
                <w:sz w:val="20"/>
                <w:szCs w:val="20"/>
              </w:rPr>
            </w:pPr>
            <w:del w:id="6213" w:author="Mr Richard P Williams" w:date="2016-10-03T22:42:00Z">
              <w:r w:rsidRPr="00307A4C" w:rsidDel="008F7B0C">
                <w:rPr>
                  <w:rFonts w:cs="Open Sans"/>
                  <w:sz w:val="20"/>
                  <w:szCs w:val="20"/>
                </w:rPr>
                <w:delText>TransferQty</w:delText>
              </w:r>
            </w:del>
          </w:p>
        </w:tc>
        <w:tc>
          <w:tcPr>
            <w:tcW w:w="960" w:type="dxa"/>
            <w:noWrap/>
            <w:hideMark/>
          </w:tcPr>
          <w:p w14:paraId="44FCC743"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214" w:author="Mr Richard P Williams" w:date="2016-10-03T22:42:00Z"/>
                <w:rFonts w:cs="Open Sans"/>
                <w:sz w:val="20"/>
                <w:szCs w:val="20"/>
              </w:rPr>
            </w:pPr>
            <w:del w:id="6215" w:author="Mr Richard P Williams" w:date="2016-10-03T22:42:00Z">
              <w:r w:rsidRPr="00307A4C" w:rsidDel="008F7B0C">
                <w:rPr>
                  <w:rFonts w:cs="Open Sans"/>
                  <w:sz w:val="20"/>
                  <w:szCs w:val="20"/>
                </w:rPr>
                <w:delText>decimal</w:delText>
              </w:r>
            </w:del>
          </w:p>
        </w:tc>
        <w:tc>
          <w:tcPr>
            <w:tcW w:w="1175" w:type="dxa"/>
            <w:noWrap/>
            <w:hideMark/>
          </w:tcPr>
          <w:p w14:paraId="30752B0F"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216" w:author="Mr Richard P Williams" w:date="2016-10-03T22:42:00Z"/>
                <w:rFonts w:cs="Open Sans"/>
                <w:sz w:val="20"/>
                <w:szCs w:val="20"/>
              </w:rPr>
            </w:pPr>
            <w:del w:id="6217" w:author="Mr Richard P Williams" w:date="2016-10-03T22:42:00Z">
              <w:r w:rsidRPr="00307A4C" w:rsidDel="008F7B0C">
                <w:rPr>
                  <w:rFonts w:cs="Open Sans"/>
                  <w:sz w:val="20"/>
                  <w:szCs w:val="20"/>
                </w:rPr>
                <w:delText>17</w:delText>
              </w:r>
            </w:del>
          </w:p>
        </w:tc>
        <w:tc>
          <w:tcPr>
            <w:tcW w:w="3725" w:type="dxa"/>
          </w:tcPr>
          <w:p w14:paraId="1A01B080" w14:textId="77777777" w:rsidR="00B57374" w:rsidRPr="00307A4C" w:rsidDel="008F7B0C" w:rsidRDefault="00B57374" w:rsidP="00BA7975">
            <w:pPr>
              <w:cnfStyle w:val="000000100000" w:firstRow="0" w:lastRow="0" w:firstColumn="0" w:lastColumn="0" w:oddVBand="0" w:evenVBand="0" w:oddHBand="1" w:evenHBand="0" w:firstRowFirstColumn="0" w:firstRowLastColumn="0" w:lastRowFirstColumn="0" w:lastRowLastColumn="0"/>
              <w:rPr>
                <w:del w:id="6218" w:author="Mr Richard P Williams" w:date="2016-10-03T22:42:00Z"/>
                <w:rFonts w:cs="Open Sans"/>
                <w:sz w:val="20"/>
                <w:szCs w:val="20"/>
              </w:rPr>
            </w:pPr>
          </w:p>
        </w:tc>
      </w:tr>
      <w:tr w:rsidR="00B57374" w:rsidRPr="00307A4C" w:rsidDel="008F7B0C" w14:paraId="51BE178F" w14:textId="77777777" w:rsidTr="00A03253">
        <w:trPr>
          <w:trHeight w:val="300"/>
          <w:del w:id="6219" w:author="Mr Richard P Williams" w:date="2016-10-03T22:42:00Z"/>
        </w:trPr>
        <w:tc>
          <w:tcPr>
            <w:cnfStyle w:val="001000000000" w:firstRow="0" w:lastRow="0" w:firstColumn="1" w:lastColumn="0" w:oddVBand="0" w:evenVBand="0" w:oddHBand="0" w:evenHBand="0" w:firstRowFirstColumn="0" w:firstRowLastColumn="0" w:lastRowFirstColumn="0" w:lastRowLastColumn="0"/>
            <w:tcW w:w="3320" w:type="dxa"/>
            <w:noWrap/>
            <w:hideMark/>
          </w:tcPr>
          <w:p w14:paraId="2AD7DC59" w14:textId="77777777" w:rsidR="00B57374" w:rsidRPr="00307A4C" w:rsidDel="008F7B0C" w:rsidRDefault="00B57374" w:rsidP="00BA7975">
            <w:pPr>
              <w:rPr>
                <w:del w:id="6220" w:author="Mr Richard P Williams" w:date="2016-10-03T22:42:00Z"/>
                <w:rFonts w:cs="Open Sans"/>
                <w:sz w:val="20"/>
                <w:szCs w:val="20"/>
              </w:rPr>
            </w:pPr>
            <w:del w:id="6221" w:author="Mr Richard P Williams" w:date="2016-10-03T22:42:00Z">
              <w:r w:rsidRPr="00307A4C" w:rsidDel="008F7B0C">
                <w:rPr>
                  <w:rFonts w:cs="Open Sans"/>
                  <w:sz w:val="20"/>
                  <w:szCs w:val="20"/>
                </w:rPr>
                <w:delText>TransferRetailPriceAmt</w:delText>
              </w:r>
            </w:del>
          </w:p>
        </w:tc>
        <w:tc>
          <w:tcPr>
            <w:tcW w:w="960" w:type="dxa"/>
            <w:noWrap/>
            <w:hideMark/>
          </w:tcPr>
          <w:p w14:paraId="362D0FF5"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222" w:author="Mr Richard P Williams" w:date="2016-10-03T22:42:00Z"/>
                <w:rFonts w:cs="Open Sans"/>
                <w:sz w:val="20"/>
                <w:szCs w:val="20"/>
              </w:rPr>
            </w:pPr>
            <w:del w:id="6223" w:author="Mr Richard P Williams" w:date="2016-10-03T22:42:00Z">
              <w:r w:rsidRPr="00307A4C" w:rsidDel="008F7B0C">
                <w:rPr>
                  <w:rFonts w:cs="Open Sans"/>
                  <w:sz w:val="20"/>
                  <w:szCs w:val="20"/>
                </w:rPr>
                <w:delText>money</w:delText>
              </w:r>
            </w:del>
          </w:p>
        </w:tc>
        <w:tc>
          <w:tcPr>
            <w:tcW w:w="1175" w:type="dxa"/>
            <w:noWrap/>
            <w:hideMark/>
          </w:tcPr>
          <w:p w14:paraId="79CA0ABC"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224" w:author="Mr Richard P Williams" w:date="2016-10-03T22:42:00Z"/>
                <w:rFonts w:cs="Open Sans"/>
                <w:sz w:val="20"/>
                <w:szCs w:val="20"/>
              </w:rPr>
            </w:pPr>
            <w:del w:id="6225" w:author="Mr Richard P Williams" w:date="2016-10-03T22:42:00Z">
              <w:r w:rsidRPr="00307A4C" w:rsidDel="008F7B0C">
                <w:rPr>
                  <w:rFonts w:cs="Open Sans"/>
                  <w:sz w:val="20"/>
                  <w:szCs w:val="20"/>
                </w:rPr>
                <w:delText>8</w:delText>
              </w:r>
            </w:del>
          </w:p>
        </w:tc>
        <w:tc>
          <w:tcPr>
            <w:tcW w:w="3725" w:type="dxa"/>
          </w:tcPr>
          <w:p w14:paraId="570ABB3E" w14:textId="77777777" w:rsidR="00B57374" w:rsidRPr="00307A4C" w:rsidDel="008F7B0C" w:rsidRDefault="00B57374" w:rsidP="00BA7975">
            <w:pPr>
              <w:cnfStyle w:val="000000000000" w:firstRow="0" w:lastRow="0" w:firstColumn="0" w:lastColumn="0" w:oddVBand="0" w:evenVBand="0" w:oddHBand="0" w:evenHBand="0" w:firstRowFirstColumn="0" w:firstRowLastColumn="0" w:lastRowFirstColumn="0" w:lastRowLastColumn="0"/>
              <w:rPr>
                <w:del w:id="6226" w:author="Mr Richard P Williams" w:date="2016-10-03T22:42:00Z"/>
                <w:rFonts w:cs="Open Sans"/>
                <w:sz w:val="20"/>
                <w:szCs w:val="20"/>
              </w:rPr>
            </w:pPr>
          </w:p>
        </w:tc>
      </w:tr>
    </w:tbl>
    <w:p w14:paraId="049AA138" w14:textId="77777777" w:rsidR="009660C9" w:rsidDel="008F7B0C" w:rsidRDefault="009660C9" w:rsidP="009660C9">
      <w:pPr>
        <w:rPr>
          <w:del w:id="6227" w:author="Mr Richard P Williams" w:date="2016-10-03T22:42:00Z"/>
        </w:rPr>
      </w:pPr>
    </w:p>
    <w:p w14:paraId="3B2793C5" w14:textId="77777777" w:rsidR="00BA12B6" w:rsidDel="008F7B0C" w:rsidRDefault="00BA12B6">
      <w:pPr>
        <w:rPr>
          <w:del w:id="6228" w:author="Mr Richard P Williams" w:date="2016-10-03T22:42:00Z"/>
          <w:rFonts w:cs="Open Sans"/>
          <w:sz w:val="20"/>
          <w:szCs w:val="20"/>
        </w:rPr>
      </w:pPr>
      <w:del w:id="6229" w:author="Mr Richard P Williams" w:date="2016-10-03T22:42:00Z">
        <w:r w:rsidDel="008F7B0C">
          <w:rPr>
            <w:rFonts w:cs="Open Sans"/>
            <w:sz w:val="20"/>
            <w:szCs w:val="20"/>
          </w:rPr>
          <w:br w:type="page"/>
        </w:r>
      </w:del>
    </w:p>
    <w:p w14:paraId="785CCFC5" w14:textId="77777777" w:rsidR="008F7B0C" w:rsidRDefault="00BA12B6">
      <w:pPr>
        <w:pStyle w:val="TableofFigures"/>
        <w:tabs>
          <w:tab w:val="right" w:leader="dot" w:pos="9350"/>
        </w:tabs>
        <w:rPr>
          <w:ins w:id="6230" w:author="Mr Richard P Williams" w:date="2016-10-03T22:44:00Z"/>
          <w:rFonts w:asciiTheme="minorHAnsi" w:eastAsiaTheme="minorEastAsia" w:hAnsiTheme="minorHAnsi"/>
          <w:noProof/>
        </w:rPr>
      </w:pPr>
      <w:r>
        <w:rPr>
          <w:rFonts w:cs="Open Sans"/>
          <w:sz w:val="20"/>
          <w:szCs w:val="20"/>
        </w:rPr>
        <w:lastRenderedPageBreak/>
        <w:fldChar w:fldCharType="begin"/>
      </w:r>
      <w:r>
        <w:rPr>
          <w:rFonts w:cs="Open Sans"/>
          <w:sz w:val="20"/>
          <w:szCs w:val="20"/>
        </w:rPr>
        <w:instrText xml:space="preserve"> TOC \h \z \c "Table" </w:instrText>
      </w:r>
      <w:r>
        <w:rPr>
          <w:rFonts w:cs="Open Sans"/>
          <w:sz w:val="20"/>
          <w:szCs w:val="20"/>
        </w:rPr>
        <w:fldChar w:fldCharType="separate"/>
      </w:r>
      <w:ins w:id="6231" w:author="Mr Richard P Williams" w:date="2016-10-03T22:44:00Z">
        <w:r w:rsidR="008F7B0C" w:rsidRPr="00541608">
          <w:rPr>
            <w:rStyle w:val="Hyperlink"/>
            <w:noProof/>
          </w:rPr>
          <w:fldChar w:fldCharType="begin"/>
        </w:r>
        <w:r w:rsidR="008F7B0C" w:rsidRPr="00541608">
          <w:rPr>
            <w:rStyle w:val="Hyperlink"/>
            <w:noProof/>
          </w:rPr>
          <w:instrText xml:space="preserve"> </w:instrText>
        </w:r>
        <w:r w:rsidR="008F7B0C">
          <w:rPr>
            <w:noProof/>
          </w:rPr>
          <w:instrText>HYPERLINK \l "_Toc463297993"</w:instrText>
        </w:r>
        <w:r w:rsidR="008F7B0C" w:rsidRPr="00541608">
          <w:rPr>
            <w:rStyle w:val="Hyperlink"/>
            <w:noProof/>
          </w:rPr>
          <w:instrText xml:space="preserve"> </w:instrText>
        </w:r>
        <w:r w:rsidR="008F7B0C" w:rsidRPr="00541608">
          <w:rPr>
            <w:rStyle w:val="Hyperlink"/>
            <w:noProof/>
          </w:rPr>
          <w:fldChar w:fldCharType="separate"/>
        </w:r>
        <w:r w:rsidR="008F7B0C" w:rsidRPr="00541608">
          <w:rPr>
            <w:rStyle w:val="Hyperlink"/>
            <w:noProof/>
          </w:rPr>
          <w:t>Table 1 Adjustment Reason Example</w:t>
        </w:r>
        <w:r w:rsidR="008F7B0C">
          <w:rPr>
            <w:noProof/>
            <w:webHidden/>
          </w:rPr>
          <w:tab/>
        </w:r>
        <w:r w:rsidR="008F7B0C">
          <w:rPr>
            <w:noProof/>
            <w:webHidden/>
          </w:rPr>
          <w:fldChar w:fldCharType="begin"/>
        </w:r>
        <w:r w:rsidR="008F7B0C">
          <w:rPr>
            <w:noProof/>
            <w:webHidden/>
          </w:rPr>
          <w:instrText xml:space="preserve"> PAGEREF _Toc463297993 \h </w:instrText>
        </w:r>
      </w:ins>
      <w:r w:rsidR="008F7B0C">
        <w:rPr>
          <w:noProof/>
          <w:webHidden/>
        </w:rPr>
      </w:r>
      <w:r w:rsidR="008F7B0C">
        <w:rPr>
          <w:noProof/>
          <w:webHidden/>
        </w:rPr>
        <w:fldChar w:fldCharType="separate"/>
      </w:r>
      <w:ins w:id="6232" w:author="Mr Richard P Williams" w:date="2016-10-03T22:44:00Z">
        <w:r w:rsidR="008F7B0C">
          <w:rPr>
            <w:noProof/>
            <w:webHidden/>
          </w:rPr>
          <w:t>7</w:t>
        </w:r>
        <w:r w:rsidR="008F7B0C">
          <w:rPr>
            <w:noProof/>
            <w:webHidden/>
          </w:rPr>
          <w:fldChar w:fldCharType="end"/>
        </w:r>
        <w:r w:rsidR="008F7B0C" w:rsidRPr="00541608">
          <w:rPr>
            <w:rStyle w:val="Hyperlink"/>
            <w:noProof/>
          </w:rPr>
          <w:fldChar w:fldCharType="end"/>
        </w:r>
      </w:ins>
    </w:p>
    <w:p w14:paraId="1B9BA54A" w14:textId="77777777" w:rsidR="008F7B0C" w:rsidRDefault="008F7B0C">
      <w:pPr>
        <w:pStyle w:val="TableofFigures"/>
        <w:tabs>
          <w:tab w:val="right" w:leader="dot" w:pos="9350"/>
        </w:tabs>
        <w:rPr>
          <w:ins w:id="6233" w:author="Mr Richard P Williams" w:date="2016-10-03T22:44:00Z"/>
          <w:rFonts w:asciiTheme="minorHAnsi" w:eastAsiaTheme="minorEastAsia" w:hAnsiTheme="minorHAnsi"/>
          <w:noProof/>
        </w:rPr>
      </w:pPr>
      <w:ins w:id="6234"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"_Toc463297994"</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2 Data Entity Requirements</w:t>
        </w:r>
        <w:r>
          <w:rPr>
            <w:noProof/>
            <w:webHidden/>
          </w:rPr>
          <w:tab/>
        </w:r>
        <w:r>
          <w:rPr>
            <w:noProof/>
            <w:webHidden/>
          </w:rPr>
          <w:fldChar w:fldCharType="begin"/>
        </w:r>
        <w:r>
          <w:rPr>
            <w:noProof/>
            <w:webHidden/>
          </w:rPr>
          <w:instrText xml:space="preserve"> PAGEREF _Toc463297994 \h </w:instrText>
        </w:r>
      </w:ins>
      <w:r>
        <w:rPr>
          <w:noProof/>
          <w:webHidden/>
        </w:rPr>
      </w:r>
      <w:r>
        <w:rPr>
          <w:noProof/>
          <w:webHidden/>
        </w:rPr>
        <w:fldChar w:fldCharType="separate"/>
      </w:r>
      <w:ins w:id="6235" w:author="Mr Richard P Williams" w:date="2016-10-03T22:44:00Z">
        <w:r>
          <w:rPr>
            <w:noProof/>
            <w:webHidden/>
          </w:rPr>
          <w:t>8</w:t>
        </w:r>
        <w:r>
          <w:rPr>
            <w:noProof/>
            <w:webHidden/>
          </w:rPr>
          <w:fldChar w:fldCharType="end"/>
        </w:r>
        <w:r w:rsidRPr="00541608">
          <w:rPr>
            <w:rStyle w:val="Hyperlink"/>
            <w:noProof/>
          </w:rPr>
          <w:fldChar w:fldCharType="end"/>
        </w:r>
      </w:ins>
    </w:p>
    <w:p w14:paraId="3D20D0F0" w14:textId="77777777" w:rsidR="008F7B0C" w:rsidRDefault="008F7B0C">
      <w:pPr>
        <w:pStyle w:val="TableofFigures"/>
        <w:tabs>
          <w:tab w:val="right" w:leader="dot" w:pos="9350"/>
        </w:tabs>
        <w:rPr>
          <w:ins w:id="6236" w:author="Mr Richard P Williams" w:date="2016-10-03T22:44:00Z"/>
          <w:rFonts w:asciiTheme="minorHAnsi" w:eastAsiaTheme="minorEastAsia" w:hAnsiTheme="minorHAnsi"/>
          <w:noProof/>
        </w:rPr>
      </w:pPr>
      <w:ins w:id="6237"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"_Toc463297995"</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3- Location Hierarchy</w:t>
        </w:r>
        <w:r>
          <w:rPr>
            <w:noProof/>
            <w:webHidden/>
          </w:rPr>
          <w:tab/>
        </w:r>
        <w:r>
          <w:rPr>
            <w:noProof/>
            <w:webHidden/>
          </w:rPr>
          <w:fldChar w:fldCharType="begin"/>
        </w:r>
        <w:r>
          <w:rPr>
            <w:noProof/>
            <w:webHidden/>
          </w:rPr>
          <w:instrText xml:space="preserve"> PAGEREF _Toc463297995 \h </w:instrText>
        </w:r>
      </w:ins>
      <w:r>
        <w:rPr>
          <w:noProof/>
          <w:webHidden/>
        </w:rPr>
      </w:r>
      <w:r>
        <w:rPr>
          <w:noProof/>
          <w:webHidden/>
        </w:rPr>
        <w:fldChar w:fldCharType="separate"/>
      </w:r>
      <w:ins w:id="6238" w:author="Mr Richard P Williams" w:date="2016-10-03T22:44:00Z">
        <w:r>
          <w:rPr>
            <w:noProof/>
            <w:webHidden/>
          </w:rPr>
          <w:t>20</w:t>
        </w:r>
        <w:r>
          <w:rPr>
            <w:noProof/>
            <w:webHidden/>
          </w:rPr>
          <w:fldChar w:fldCharType="end"/>
        </w:r>
        <w:r w:rsidRPr="00541608">
          <w:rPr>
            <w:rStyle w:val="Hyperlink"/>
            <w:noProof/>
          </w:rPr>
          <w:fldChar w:fldCharType="end"/>
        </w:r>
      </w:ins>
    </w:p>
    <w:p w14:paraId="2EFC64D9" w14:textId="77777777" w:rsidR="008F7B0C" w:rsidRDefault="008F7B0C">
      <w:pPr>
        <w:pStyle w:val="TableofFigures"/>
        <w:tabs>
          <w:tab w:val="right" w:leader="dot" w:pos="9350"/>
        </w:tabs>
        <w:rPr>
          <w:ins w:id="6239" w:author="Mr Richard P Williams" w:date="2016-10-03T22:44:00Z"/>
          <w:rFonts w:asciiTheme="minorHAnsi" w:eastAsiaTheme="minorEastAsia" w:hAnsiTheme="minorHAnsi"/>
          <w:noProof/>
        </w:rPr>
      </w:pPr>
      <w:ins w:id="6240"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"_Toc463297996"</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4 Product Hierarchy</w:t>
        </w:r>
        <w:r>
          <w:rPr>
            <w:noProof/>
            <w:webHidden/>
          </w:rPr>
          <w:tab/>
        </w:r>
        <w:r>
          <w:rPr>
            <w:noProof/>
            <w:webHidden/>
          </w:rPr>
          <w:fldChar w:fldCharType="begin"/>
        </w:r>
        <w:r>
          <w:rPr>
            <w:noProof/>
            <w:webHidden/>
          </w:rPr>
          <w:instrText xml:space="preserve"> PAGEREF _Toc463297996 \h </w:instrText>
        </w:r>
      </w:ins>
      <w:r>
        <w:rPr>
          <w:noProof/>
          <w:webHidden/>
        </w:rPr>
      </w:r>
      <w:r>
        <w:rPr>
          <w:noProof/>
          <w:webHidden/>
        </w:rPr>
        <w:fldChar w:fldCharType="separate"/>
      </w:r>
      <w:ins w:id="6241" w:author="Mr Richard P Williams" w:date="2016-10-03T22:44:00Z">
        <w:r>
          <w:rPr>
            <w:noProof/>
            <w:webHidden/>
          </w:rPr>
          <w:t>21</w:t>
        </w:r>
        <w:r>
          <w:rPr>
            <w:noProof/>
            <w:webHidden/>
          </w:rPr>
          <w:fldChar w:fldCharType="end"/>
        </w:r>
        <w:r w:rsidRPr="00541608">
          <w:rPr>
            <w:rStyle w:val="Hyperlink"/>
            <w:noProof/>
          </w:rPr>
          <w:fldChar w:fldCharType="end"/>
        </w:r>
      </w:ins>
    </w:p>
    <w:p w14:paraId="23B5B49F" w14:textId="77777777" w:rsidR="008F7B0C" w:rsidRDefault="008F7B0C">
      <w:pPr>
        <w:pStyle w:val="TableofFigures"/>
        <w:tabs>
          <w:tab w:val="right" w:leader="dot" w:pos="9350"/>
        </w:tabs>
        <w:rPr>
          <w:ins w:id="6242" w:author="Mr Richard P Williams" w:date="2016-10-03T22:44:00Z"/>
          <w:rFonts w:asciiTheme="minorHAnsi" w:eastAsiaTheme="minorEastAsia" w:hAnsiTheme="minorHAnsi"/>
          <w:noProof/>
        </w:rPr>
      </w:pPr>
      <w:ins w:id="6243"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"_Toc463297997"</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5 Orderable Hierarchy</w:t>
        </w:r>
        <w:r>
          <w:rPr>
            <w:noProof/>
            <w:webHidden/>
          </w:rPr>
          <w:tab/>
        </w:r>
        <w:r>
          <w:rPr>
            <w:noProof/>
            <w:webHidden/>
          </w:rPr>
          <w:fldChar w:fldCharType="begin"/>
        </w:r>
        <w:r>
          <w:rPr>
            <w:noProof/>
            <w:webHidden/>
          </w:rPr>
          <w:instrText xml:space="preserve"> PAGEREF _Toc463297997 \h </w:instrText>
        </w:r>
      </w:ins>
      <w:r>
        <w:rPr>
          <w:noProof/>
          <w:webHidden/>
        </w:rPr>
      </w:r>
      <w:r>
        <w:rPr>
          <w:noProof/>
          <w:webHidden/>
        </w:rPr>
        <w:fldChar w:fldCharType="separate"/>
      </w:r>
      <w:ins w:id="6244" w:author="Mr Richard P Williams" w:date="2016-10-03T22:44:00Z">
        <w:r>
          <w:rPr>
            <w:noProof/>
            <w:webHidden/>
          </w:rPr>
          <w:t>22</w:t>
        </w:r>
        <w:r>
          <w:rPr>
            <w:noProof/>
            <w:webHidden/>
          </w:rPr>
          <w:fldChar w:fldCharType="end"/>
        </w:r>
        <w:r w:rsidRPr="00541608">
          <w:rPr>
            <w:rStyle w:val="Hyperlink"/>
            <w:noProof/>
          </w:rPr>
          <w:fldChar w:fldCharType="end"/>
        </w:r>
      </w:ins>
    </w:p>
    <w:p w14:paraId="0CDEFECC" w14:textId="77777777" w:rsidR="008F7B0C" w:rsidRDefault="008F7B0C">
      <w:pPr>
        <w:pStyle w:val="TableofFigures"/>
        <w:tabs>
          <w:tab w:val="right" w:leader="dot" w:pos="9350"/>
        </w:tabs>
        <w:rPr>
          <w:ins w:id="6245" w:author="Mr Richard P Williams" w:date="2016-10-03T22:44:00Z"/>
          <w:rFonts w:asciiTheme="minorHAnsi" w:eastAsiaTheme="minorEastAsia" w:hAnsiTheme="minorHAnsi"/>
          <w:noProof/>
        </w:rPr>
      </w:pPr>
      <w:ins w:id="6246"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"_Toc463297998"</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6 Vendor Orderable Item</w:t>
        </w:r>
        <w:r>
          <w:rPr>
            <w:noProof/>
            <w:webHidden/>
          </w:rPr>
          <w:tab/>
        </w:r>
        <w:r>
          <w:rPr>
            <w:noProof/>
            <w:webHidden/>
          </w:rPr>
          <w:fldChar w:fldCharType="begin"/>
        </w:r>
        <w:r>
          <w:rPr>
            <w:noProof/>
            <w:webHidden/>
          </w:rPr>
          <w:instrText xml:space="preserve"> PAGEREF _Toc463297998 \h </w:instrText>
        </w:r>
      </w:ins>
      <w:r>
        <w:rPr>
          <w:noProof/>
          <w:webHidden/>
        </w:rPr>
      </w:r>
      <w:r>
        <w:rPr>
          <w:noProof/>
          <w:webHidden/>
        </w:rPr>
        <w:fldChar w:fldCharType="separate"/>
      </w:r>
      <w:ins w:id="6247" w:author="Mr Richard P Williams" w:date="2016-10-03T22:44:00Z">
        <w:r>
          <w:rPr>
            <w:noProof/>
            <w:webHidden/>
          </w:rPr>
          <w:t>22</w:t>
        </w:r>
        <w:r>
          <w:rPr>
            <w:noProof/>
            <w:webHidden/>
          </w:rPr>
          <w:fldChar w:fldCharType="end"/>
        </w:r>
        <w:r w:rsidRPr="00541608">
          <w:rPr>
            <w:rStyle w:val="Hyperlink"/>
            <w:noProof/>
          </w:rPr>
          <w:fldChar w:fldCharType="end"/>
        </w:r>
      </w:ins>
    </w:p>
    <w:p w14:paraId="61E19314" w14:textId="77777777" w:rsidR="008F7B0C" w:rsidRDefault="008F7B0C">
      <w:pPr>
        <w:pStyle w:val="TableofFigures"/>
        <w:tabs>
          <w:tab w:val="right" w:leader="dot" w:pos="9350"/>
        </w:tabs>
        <w:rPr>
          <w:ins w:id="6248" w:author="Mr Richard P Williams" w:date="2016-10-03T22:44:00Z"/>
          <w:rFonts w:asciiTheme="minorHAnsi" w:eastAsiaTheme="minorEastAsia" w:hAnsiTheme="minorHAnsi"/>
          <w:noProof/>
        </w:rPr>
      </w:pPr>
      <w:ins w:id="6249"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"_Toc463297999"</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7 - Breakout</w:t>
        </w:r>
        <w:r>
          <w:rPr>
            <w:noProof/>
            <w:webHidden/>
          </w:rPr>
          <w:tab/>
        </w:r>
        <w:r>
          <w:rPr>
            <w:noProof/>
            <w:webHidden/>
          </w:rPr>
          <w:fldChar w:fldCharType="begin"/>
        </w:r>
        <w:r>
          <w:rPr>
            <w:noProof/>
            <w:webHidden/>
          </w:rPr>
          <w:instrText xml:space="preserve"> PAGEREF _Toc463297999 \h </w:instrText>
        </w:r>
      </w:ins>
      <w:r>
        <w:rPr>
          <w:noProof/>
          <w:webHidden/>
        </w:rPr>
      </w:r>
      <w:r>
        <w:rPr>
          <w:noProof/>
          <w:webHidden/>
        </w:rPr>
        <w:fldChar w:fldCharType="separate"/>
      </w:r>
      <w:ins w:id="6250" w:author="Mr Richard P Williams" w:date="2016-10-03T22:44:00Z">
        <w:r>
          <w:rPr>
            <w:noProof/>
            <w:webHidden/>
          </w:rPr>
          <w:t>23</w:t>
        </w:r>
        <w:r>
          <w:rPr>
            <w:noProof/>
            <w:webHidden/>
          </w:rPr>
          <w:fldChar w:fldCharType="end"/>
        </w:r>
        <w:r w:rsidRPr="00541608">
          <w:rPr>
            <w:rStyle w:val="Hyperlink"/>
            <w:noProof/>
          </w:rPr>
          <w:fldChar w:fldCharType="end"/>
        </w:r>
      </w:ins>
    </w:p>
    <w:p w14:paraId="25D43E3C" w14:textId="77777777" w:rsidR="008F7B0C" w:rsidRDefault="008F7B0C">
      <w:pPr>
        <w:pStyle w:val="TableofFigures"/>
        <w:tabs>
          <w:tab w:val="right" w:leader="dot" w:pos="9350"/>
        </w:tabs>
        <w:rPr>
          <w:ins w:id="6251" w:author="Mr Richard P Williams" w:date="2016-10-03T22:44:00Z"/>
          <w:rFonts w:asciiTheme="minorHAnsi" w:eastAsiaTheme="minorEastAsia" w:hAnsiTheme="minorHAnsi"/>
          <w:noProof/>
        </w:rPr>
      </w:pPr>
      <w:ins w:id="6252"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"_Toc463298000"</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8 - Range</w:t>
        </w:r>
        <w:r>
          <w:rPr>
            <w:noProof/>
            <w:webHidden/>
          </w:rPr>
          <w:tab/>
        </w:r>
        <w:r>
          <w:rPr>
            <w:noProof/>
            <w:webHidden/>
          </w:rPr>
          <w:fldChar w:fldCharType="begin"/>
        </w:r>
        <w:r>
          <w:rPr>
            <w:noProof/>
            <w:webHidden/>
          </w:rPr>
          <w:instrText xml:space="preserve"> PAGEREF _Toc463298000 \h </w:instrText>
        </w:r>
      </w:ins>
      <w:r>
        <w:rPr>
          <w:noProof/>
          <w:webHidden/>
        </w:rPr>
      </w:r>
      <w:r>
        <w:rPr>
          <w:noProof/>
          <w:webHidden/>
        </w:rPr>
        <w:fldChar w:fldCharType="separate"/>
      </w:r>
      <w:ins w:id="6253" w:author="Mr Richard P Williams" w:date="2016-10-03T22:44:00Z">
        <w:r>
          <w:rPr>
            <w:noProof/>
            <w:webHidden/>
          </w:rPr>
          <w:t>23</w:t>
        </w:r>
        <w:r>
          <w:rPr>
            <w:noProof/>
            <w:webHidden/>
          </w:rPr>
          <w:fldChar w:fldCharType="end"/>
        </w:r>
        <w:r w:rsidRPr="00541608">
          <w:rPr>
            <w:rStyle w:val="Hyperlink"/>
            <w:noProof/>
          </w:rPr>
          <w:fldChar w:fldCharType="end"/>
        </w:r>
      </w:ins>
    </w:p>
    <w:p w14:paraId="5A6440B6" w14:textId="77777777" w:rsidR="008F7B0C" w:rsidRDefault="008F7B0C">
      <w:pPr>
        <w:pStyle w:val="TableofFigures"/>
        <w:tabs>
          <w:tab w:val="right" w:leader="dot" w:pos="9350"/>
        </w:tabs>
        <w:rPr>
          <w:ins w:id="6254" w:author="Mr Richard P Williams" w:date="2016-10-03T22:44:00Z"/>
          <w:rFonts w:asciiTheme="minorHAnsi" w:eastAsiaTheme="minorEastAsia" w:hAnsiTheme="minorHAnsi"/>
          <w:noProof/>
        </w:rPr>
      </w:pPr>
      <w:ins w:id="6255"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"_Toc463298001"</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9 - Vendor</w:t>
        </w:r>
        <w:r>
          <w:rPr>
            <w:noProof/>
            <w:webHidden/>
          </w:rPr>
          <w:tab/>
        </w:r>
        <w:r>
          <w:rPr>
            <w:noProof/>
            <w:webHidden/>
          </w:rPr>
          <w:fldChar w:fldCharType="begin"/>
        </w:r>
        <w:r>
          <w:rPr>
            <w:noProof/>
            <w:webHidden/>
          </w:rPr>
          <w:instrText xml:space="preserve"> PAGEREF _Toc463298001 \h </w:instrText>
        </w:r>
      </w:ins>
      <w:r>
        <w:rPr>
          <w:noProof/>
          <w:webHidden/>
        </w:rPr>
      </w:r>
      <w:r>
        <w:rPr>
          <w:noProof/>
          <w:webHidden/>
        </w:rPr>
        <w:fldChar w:fldCharType="separate"/>
      </w:r>
      <w:ins w:id="6256" w:author="Mr Richard P Williams" w:date="2016-10-03T22:44:00Z">
        <w:r>
          <w:rPr>
            <w:noProof/>
            <w:webHidden/>
          </w:rPr>
          <w:t>24</w:t>
        </w:r>
        <w:r>
          <w:rPr>
            <w:noProof/>
            <w:webHidden/>
          </w:rPr>
          <w:fldChar w:fldCharType="end"/>
        </w:r>
        <w:r w:rsidRPr="00541608">
          <w:rPr>
            <w:rStyle w:val="Hyperlink"/>
            <w:noProof/>
          </w:rPr>
          <w:fldChar w:fldCharType="end"/>
        </w:r>
      </w:ins>
    </w:p>
    <w:p w14:paraId="531379CE" w14:textId="77777777" w:rsidR="008F7B0C" w:rsidRDefault="008F7B0C">
      <w:pPr>
        <w:pStyle w:val="TableofFigures"/>
        <w:tabs>
          <w:tab w:val="right" w:leader="dot" w:pos="9350"/>
        </w:tabs>
        <w:rPr>
          <w:ins w:id="6257" w:author="Mr Richard P Williams" w:date="2016-10-03T22:44:00Z"/>
          <w:rFonts w:asciiTheme="minorHAnsi" w:eastAsiaTheme="minorEastAsia" w:hAnsiTheme="minorHAnsi"/>
          <w:noProof/>
        </w:rPr>
      </w:pPr>
      <w:ins w:id="6258"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"_Toc463298002"</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10 -  Adjustments</w:t>
        </w:r>
        <w:r>
          <w:rPr>
            <w:noProof/>
            <w:webHidden/>
          </w:rPr>
          <w:tab/>
        </w:r>
        <w:r>
          <w:rPr>
            <w:noProof/>
            <w:webHidden/>
          </w:rPr>
          <w:fldChar w:fldCharType="begin"/>
        </w:r>
        <w:r>
          <w:rPr>
            <w:noProof/>
            <w:webHidden/>
          </w:rPr>
          <w:instrText xml:space="preserve"> PAGEREF _Toc463298002 \h </w:instrText>
        </w:r>
      </w:ins>
      <w:r>
        <w:rPr>
          <w:noProof/>
          <w:webHidden/>
        </w:rPr>
      </w:r>
      <w:r>
        <w:rPr>
          <w:noProof/>
          <w:webHidden/>
        </w:rPr>
        <w:fldChar w:fldCharType="separate"/>
      </w:r>
      <w:ins w:id="6259" w:author="Mr Richard P Williams" w:date="2016-10-03T22:44:00Z">
        <w:r>
          <w:rPr>
            <w:noProof/>
            <w:webHidden/>
          </w:rPr>
          <w:t>25</w:t>
        </w:r>
        <w:r>
          <w:rPr>
            <w:noProof/>
            <w:webHidden/>
          </w:rPr>
          <w:fldChar w:fldCharType="end"/>
        </w:r>
        <w:r w:rsidRPr="00541608">
          <w:rPr>
            <w:rStyle w:val="Hyperlink"/>
            <w:noProof/>
          </w:rPr>
          <w:fldChar w:fldCharType="end"/>
        </w:r>
      </w:ins>
    </w:p>
    <w:p w14:paraId="2D34BF0F" w14:textId="77777777" w:rsidR="008F7B0C" w:rsidRDefault="008F7B0C">
      <w:pPr>
        <w:pStyle w:val="TableofFigures"/>
        <w:tabs>
          <w:tab w:val="right" w:leader="dot" w:pos="9350"/>
        </w:tabs>
        <w:rPr>
          <w:ins w:id="6260" w:author="Mr Richard P Williams" w:date="2016-10-03T22:44:00Z"/>
          <w:rFonts w:asciiTheme="minorHAnsi" w:eastAsiaTheme="minorEastAsia" w:hAnsiTheme="minorHAnsi"/>
          <w:noProof/>
        </w:rPr>
      </w:pPr>
      <w:ins w:id="6261"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"_Toc463298003"</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11 - Counts</w:t>
        </w:r>
        <w:r>
          <w:rPr>
            <w:noProof/>
            <w:webHidden/>
          </w:rPr>
          <w:tab/>
        </w:r>
        <w:r>
          <w:rPr>
            <w:noProof/>
            <w:webHidden/>
          </w:rPr>
          <w:fldChar w:fldCharType="begin"/>
        </w:r>
        <w:r>
          <w:rPr>
            <w:noProof/>
            <w:webHidden/>
          </w:rPr>
          <w:instrText xml:space="preserve"> PAGEREF _Toc463298003 \h </w:instrText>
        </w:r>
      </w:ins>
      <w:r>
        <w:rPr>
          <w:noProof/>
          <w:webHidden/>
        </w:rPr>
      </w:r>
      <w:r>
        <w:rPr>
          <w:noProof/>
          <w:webHidden/>
        </w:rPr>
        <w:fldChar w:fldCharType="separate"/>
      </w:r>
      <w:ins w:id="6262" w:author="Mr Richard P Williams" w:date="2016-10-03T22:44:00Z">
        <w:r>
          <w:rPr>
            <w:noProof/>
            <w:webHidden/>
          </w:rPr>
          <w:t>26</w:t>
        </w:r>
        <w:r>
          <w:rPr>
            <w:noProof/>
            <w:webHidden/>
          </w:rPr>
          <w:fldChar w:fldCharType="end"/>
        </w:r>
        <w:r w:rsidRPr="00541608">
          <w:rPr>
            <w:rStyle w:val="Hyperlink"/>
            <w:noProof/>
          </w:rPr>
          <w:fldChar w:fldCharType="end"/>
        </w:r>
      </w:ins>
    </w:p>
    <w:p w14:paraId="5B927984" w14:textId="77777777" w:rsidR="008F7B0C" w:rsidRDefault="008F7B0C">
      <w:pPr>
        <w:pStyle w:val="TableofFigures"/>
        <w:tabs>
          <w:tab w:val="right" w:leader="dot" w:pos="9350"/>
        </w:tabs>
        <w:rPr>
          <w:ins w:id="6263" w:author="Mr Richard P Williams" w:date="2016-10-03T22:44:00Z"/>
          <w:rFonts w:asciiTheme="minorHAnsi" w:eastAsiaTheme="minorEastAsia" w:hAnsiTheme="minorHAnsi"/>
          <w:noProof/>
        </w:rPr>
      </w:pPr>
      <w:ins w:id="6264"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"_Toc463298004"</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12 - Invoice</w:t>
        </w:r>
        <w:r>
          <w:rPr>
            <w:noProof/>
            <w:webHidden/>
          </w:rPr>
          <w:tab/>
        </w:r>
        <w:r>
          <w:rPr>
            <w:noProof/>
            <w:webHidden/>
          </w:rPr>
          <w:fldChar w:fldCharType="begin"/>
        </w:r>
        <w:r>
          <w:rPr>
            <w:noProof/>
            <w:webHidden/>
          </w:rPr>
          <w:instrText xml:space="preserve"> PAGEREF _Toc463298004 \h </w:instrText>
        </w:r>
      </w:ins>
      <w:r>
        <w:rPr>
          <w:noProof/>
          <w:webHidden/>
        </w:rPr>
      </w:r>
      <w:r>
        <w:rPr>
          <w:noProof/>
          <w:webHidden/>
        </w:rPr>
        <w:fldChar w:fldCharType="separate"/>
      </w:r>
      <w:ins w:id="6265" w:author="Mr Richard P Williams" w:date="2016-10-03T22:44:00Z">
        <w:r>
          <w:rPr>
            <w:noProof/>
            <w:webHidden/>
          </w:rPr>
          <w:t>26</w:t>
        </w:r>
        <w:r>
          <w:rPr>
            <w:noProof/>
            <w:webHidden/>
          </w:rPr>
          <w:fldChar w:fldCharType="end"/>
        </w:r>
        <w:r w:rsidRPr="00541608">
          <w:rPr>
            <w:rStyle w:val="Hyperlink"/>
            <w:noProof/>
          </w:rPr>
          <w:fldChar w:fldCharType="end"/>
        </w:r>
      </w:ins>
    </w:p>
    <w:p w14:paraId="1D4C9958" w14:textId="77777777" w:rsidR="008F7B0C" w:rsidRDefault="008F7B0C">
      <w:pPr>
        <w:pStyle w:val="TableofFigures"/>
        <w:tabs>
          <w:tab w:val="right" w:leader="dot" w:pos="9350"/>
        </w:tabs>
        <w:rPr>
          <w:ins w:id="6266" w:author="Mr Richard P Williams" w:date="2016-10-03T22:44:00Z"/>
          <w:rFonts w:asciiTheme="minorHAnsi" w:eastAsiaTheme="minorEastAsia" w:hAnsiTheme="minorHAnsi"/>
          <w:noProof/>
        </w:rPr>
      </w:pPr>
      <w:ins w:id="6267"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"_Toc463298005"</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13 - orders</w:t>
        </w:r>
        <w:r>
          <w:rPr>
            <w:noProof/>
            <w:webHidden/>
          </w:rPr>
          <w:tab/>
        </w:r>
        <w:r>
          <w:rPr>
            <w:noProof/>
            <w:webHidden/>
          </w:rPr>
          <w:fldChar w:fldCharType="begin"/>
        </w:r>
        <w:r>
          <w:rPr>
            <w:noProof/>
            <w:webHidden/>
          </w:rPr>
          <w:instrText xml:space="preserve"> PAGEREF _Toc463298005 \h </w:instrText>
        </w:r>
      </w:ins>
      <w:r>
        <w:rPr>
          <w:noProof/>
          <w:webHidden/>
        </w:rPr>
      </w:r>
      <w:r>
        <w:rPr>
          <w:noProof/>
          <w:webHidden/>
        </w:rPr>
        <w:fldChar w:fldCharType="separate"/>
      </w:r>
      <w:ins w:id="6268" w:author="Mr Richard P Williams" w:date="2016-10-03T22:44:00Z">
        <w:r>
          <w:rPr>
            <w:noProof/>
            <w:webHidden/>
          </w:rPr>
          <w:t>27</w:t>
        </w:r>
        <w:r>
          <w:rPr>
            <w:noProof/>
            <w:webHidden/>
          </w:rPr>
          <w:fldChar w:fldCharType="end"/>
        </w:r>
        <w:r w:rsidRPr="00541608">
          <w:rPr>
            <w:rStyle w:val="Hyperlink"/>
            <w:noProof/>
          </w:rPr>
          <w:fldChar w:fldCharType="end"/>
        </w:r>
      </w:ins>
    </w:p>
    <w:p w14:paraId="1EA37706" w14:textId="77777777" w:rsidR="008F7B0C" w:rsidRDefault="008F7B0C">
      <w:pPr>
        <w:pStyle w:val="TableofFigures"/>
        <w:tabs>
          <w:tab w:val="right" w:leader="dot" w:pos="9350"/>
        </w:tabs>
        <w:rPr>
          <w:ins w:id="6269" w:author="Mr Richard P Williams" w:date="2016-10-03T22:44:00Z"/>
          <w:rFonts w:asciiTheme="minorHAnsi" w:eastAsiaTheme="minorEastAsia" w:hAnsiTheme="minorHAnsi"/>
          <w:noProof/>
        </w:rPr>
      </w:pPr>
      <w:ins w:id="6270"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"_Toc463298006"</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14 - On hand Ledger</w:t>
        </w:r>
        <w:r>
          <w:rPr>
            <w:noProof/>
            <w:webHidden/>
          </w:rPr>
          <w:tab/>
        </w:r>
        <w:r>
          <w:rPr>
            <w:noProof/>
            <w:webHidden/>
          </w:rPr>
          <w:fldChar w:fldCharType="begin"/>
        </w:r>
        <w:r>
          <w:rPr>
            <w:noProof/>
            <w:webHidden/>
          </w:rPr>
          <w:instrText xml:space="preserve"> PAGEREF _Toc463298006 \h </w:instrText>
        </w:r>
      </w:ins>
      <w:r>
        <w:rPr>
          <w:noProof/>
          <w:webHidden/>
        </w:rPr>
      </w:r>
      <w:r>
        <w:rPr>
          <w:noProof/>
          <w:webHidden/>
        </w:rPr>
        <w:fldChar w:fldCharType="separate"/>
      </w:r>
      <w:ins w:id="6271" w:author="Mr Richard P Williams" w:date="2016-10-03T22:44:00Z">
        <w:r>
          <w:rPr>
            <w:noProof/>
            <w:webHidden/>
          </w:rPr>
          <w:t>28</w:t>
        </w:r>
        <w:r>
          <w:rPr>
            <w:noProof/>
            <w:webHidden/>
          </w:rPr>
          <w:fldChar w:fldCharType="end"/>
        </w:r>
        <w:r w:rsidRPr="00541608">
          <w:rPr>
            <w:rStyle w:val="Hyperlink"/>
            <w:noProof/>
          </w:rPr>
          <w:fldChar w:fldCharType="end"/>
        </w:r>
      </w:ins>
    </w:p>
    <w:p w14:paraId="0019E18C" w14:textId="77777777" w:rsidR="008F7B0C" w:rsidRDefault="008F7B0C">
      <w:pPr>
        <w:pStyle w:val="TableofFigures"/>
        <w:tabs>
          <w:tab w:val="right" w:leader="dot" w:pos="9350"/>
        </w:tabs>
        <w:rPr>
          <w:ins w:id="6272" w:author="Mr Richard P Williams" w:date="2016-10-03T22:44:00Z"/>
          <w:rFonts w:asciiTheme="minorHAnsi" w:eastAsiaTheme="minorEastAsia" w:hAnsiTheme="minorHAnsi"/>
          <w:noProof/>
        </w:rPr>
      </w:pPr>
      <w:ins w:id="6273"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"_Toc463298007"</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15 - Receiving</w:t>
        </w:r>
        <w:r>
          <w:rPr>
            <w:noProof/>
            <w:webHidden/>
          </w:rPr>
          <w:tab/>
        </w:r>
        <w:r>
          <w:rPr>
            <w:noProof/>
            <w:webHidden/>
          </w:rPr>
          <w:fldChar w:fldCharType="begin"/>
        </w:r>
        <w:r>
          <w:rPr>
            <w:noProof/>
            <w:webHidden/>
          </w:rPr>
          <w:instrText xml:space="preserve"> PAGEREF _Toc463298007 \h </w:instrText>
        </w:r>
      </w:ins>
      <w:r>
        <w:rPr>
          <w:noProof/>
          <w:webHidden/>
        </w:rPr>
      </w:r>
      <w:r>
        <w:rPr>
          <w:noProof/>
          <w:webHidden/>
        </w:rPr>
        <w:fldChar w:fldCharType="separate"/>
      </w:r>
      <w:ins w:id="6274" w:author="Mr Richard P Williams" w:date="2016-10-03T22:44:00Z">
        <w:r>
          <w:rPr>
            <w:noProof/>
            <w:webHidden/>
          </w:rPr>
          <w:t>28</w:t>
        </w:r>
        <w:r>
          <w:rPr>
            <w:noProof/>
            <w:webHidden/>
          </w:rPr>
          <w:fldChar w:fldCharType="end"/>
        </w:r>
        <w:r w:rsidRPr="00541608">
          <w:rPr>
            <w:rStyle w:val="Hyperlink"/>
            <w:noProof/>
          </w:rPr>
          <w:fldChar w:fldCharType="end"/>
        </w:r>
      </w:ins>
    </w:p>
    <w:p w14:paraId="7BEE6C75" w14:textId="77777777" w:rsidR="008F7B0C" w:rsidRDefault="008F7B0C">
      <w:pPr>
        <w:pStyle w:val="TableofFigures"/>
        <w:tabs>
          <w:tab w:val="right" w:leader="dot" w:pos="9350"/>
        </w:tabs>
        <w:rPr>
          <w:ins w:id="6275" w:author="Mr Richard P Williams" w:date="2016-10-03T22:44:00Z"/>
          <w:rFonts w:asciiTheme="minorHAnsi" w:eastAsiaTheme="minorEastAsia" w:hAnsiTheme="minorHAnsi"/>
          <w:noProof/>
        </w:rPr>
      </w:pPr>
      <w:ins w:id="6276"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"_Toc463298008"</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16 - Shipments</w:t>
        </w:r>
        <w:r>
          <w:rPr>
            <w:noProof/>
            <w:webHidden/>
          </w:rPr>
          <w:tab/>
        </w:r>
        <w:r>
          <w:rPr>
            <w:noProof/>
            <w:webHidden/>
          </w:rPr>
          <w:fldChar w:fldCharType="begin"/>
        </w:r>
        <w:r>
          <w:rPr>
            <w:noProof/>
            <w:webHidden/>
          </w:rPr>
          <w:instrText xml:space="preserve"> PAGEREF _Toc463298008 \h </w:instrText>
        </w:r>
      </w:ins>
      <w:r>
        <w:rPr>
          <w:noProof/>
          <w:webHidden/>
        </w:rPr>
      </w:r>
      <w:r>
        <w:rPr>
          <w:noProof/>
          <w:webHidden/>
        </w:rPr>
        <w:fldChar w:fldCharType="separate"/>
      </w:r>
      <w:ins w:id="6277" w:author="Mr Richard P Williams" w:date="2016-10-03T22:44:00Z">
        <w:r>
          <w:rPr>
            <w:noProof/>
            <w:webHidden/>
          </w:rPr>
          <w:t>30</w:t>
        </w:r>
        <w:r>
          <w:rPr>
            <w:noProof/>
            <w:webHidden/>
          </w:rPr>
          <w:fldChar w:fldCharType="end"/>
        </w:r>
        <w:r w:rsidRPr="00541608">
          <w:rPr>
            <w:rStyle w:val="Hyperlink"/>
            <w:noProof/>
          </w:rPr>
          <w:fldChar w:fldCharType="end"/>
        </w:r>
      </w:ins>
    </w:p>
    <w:p w14:paraId="04C3B1FB" w14:textId="77777777" w:rsidR="008F7B0C" w:rsidRDefault="008F7B0C">
      <w:pPr>
        <w:pStyle w:val="TableofFigures"/>
        <w:tabs>
          <w:tab w:val="right" w:leader="dot" w:pos="9350"/>
        </w:tabs>
        <w:rPr>
          <w:ins w:id="6278" w:author="Mr Richard P Williams" w:date="2016-10-03T22:44:00Z"/>
          <w:rFonts w:asciiTheme="minorHAnsi" w:eastAsiaTheme="minorEastAsia" w:hAnsiTheme="minorHAnsi"/>
          <w:noProof/>
        </w:rPr>
      </w:pPr>
      <w:ins w:id="6279"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"_Toc463298009"</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17 - Transfers</w:t>
        </w:r>
        <w:r>
          <w:rPr>
            <w:noProof/>
            <w:webHidden/>
          </w:rPr>
          <w:tab/>
        </w:r>
        <w:r>
          <w:rPr>
            <w:noProof/>
            <w:webHidden/>
          </w:rPr>
          <w:fldChar w:fldCharType="begin"/>
        </w:r>
        <w:r>
          <w:rPr>
            <w:noProof/>
            <w:webHidden/>
          </w:rPr>
          <w:instrText xml:space="preserve"> PAGEREF _Toc463298009 \h </w:instrText>
        </w:r>
      </w:ins>
      <w:r>
        <w:rPr>
          <w:noProof/>
          <w:webHidden/>
        </w:rPr>
      </w:r>
      <w:r>
        <w:rPr>
          <w:noProof/>
          <w:webHidden/>
        </w:rPr>
        <w:fldChar w:fldCharType="separate"/>
      </w:r>
      <w:ins w:id="6280" w:author="Mr Richard P Williams" w:date="2016-10-03T22:44:00Z">
        <w:r>
          <w:rPr>
            <w:noProof/>
            <w:webHidden/>
          </w:rPr>
          <w:t>31</w:t>
        </w:r>
        <w:r>
          <w:rPr>
            <w:noProof/>
            <w:webHidden/>
          </w:rPr>
          <w:fldChar w:fldCharType="end"/>
        </w:r>
        <w:r w:rsidRPr="00541608">
          <w:rPr>
            <w:rStyle w:val="Hyperlink"/>
            <w:noProof/>
          </w:rPr>
          <w:fldChar w:fldCharType="end"/>
        </w:r>
      </w:ins>
    </w:p>
    <w:p w14:paraId="628F9378" w14:textId="77777777" w:rsidR="008F7B0C" w:rsidRDefault="008F7B0C">
      <w:pPr>
        <w:pStyle w:val="TableofFigures"/>
        <w:tabs>
          <w:tab w:val="right" w:leader="dot" w:pos="9350"/>
        </w:tabs>
        <w:rPr>
          <w:ins w:id="6281" w:author="Mr Richard P Williams" w:date="2016-10-03T22:44:00Z"/>
          <w:rFonts w:asciiTheme="minorHAnsi" w:eastAsiaTheme="minorEastAsia" w:hAnsiTheme="minorHAnsi"/>
          <w:noProof/>
        </w:rPr>
      </w:pPr>
      <w:ins w:id="6282" w:author="Mr Richard P Williams" w:date="2016-10-03T22:44:00Z">
        <w:r w:rsidRPr="00541608">
          <w:rPr>
            <w:rStyle w:val="Hyperlink"/>
            <w:noProof/>
          </w:rPr>
          <w:fldChar w:fldCharType="begin"/>
        </w:r>
        <w:r w:rsidRPr="00541608">
          <w:rPr>
            <w:rStyle w:val="Hyperlink"/>
            <w:noProof/>
          </w:rPr>
          <w:instrText xml:space="preserve"> </w:instrText>
        </w:r>
        <w:r>
          <w:rPr>
            <w:noProof/>
          </w:rPr>
          <w:instrText>HYPERLINK \l "_Toc463298010"</w:instrText>
        </w:r>
        <w:r w:rsidRPr="00541608">
          <w:rPr>
            <w:rStyle w:val="Hyperlink"/>
            <w:noProof/>
          </w:rPr>
          <w:instrText xml:space="preserve"> </w:instrText>
        </w:r>
        <w:r w:rsidRPr="00541608">
          <w:rPr>
            <w:rStyle w:val="Hyperlink"/>
            <w:noProof/>
          </w:rPr>
          <w:fldChar w:fldCharType="separate"/>
        </w:r>
        <w:r w:rsidRPr="00541608">
          <w:rPr>
            <w:rStyle w:val="Hyperlink"/>
            <w:noProof/>
          </w:rPr>
          <w:t>Table 18 -  Shrink</w:t>
        </w:r>
        <w:r>
          <w:rPr>
            <w:noProof/>
            <w:webHidden/>
          </w:rPr>
          <w:tab/>
        </w:r>
        <w:r>
          <w:rPr>
            <w:noProof/>
            <w:webHidden/>
          </w:rPr>
          <w:fldChar w:fldCharType="begin"/>
        </w:r>
        <w:r>
          <w:rPr>
            <w:noProof/>
            <w:webHidden/>
          </w:rPr>
          <w:instrText xml:space="preserve"> PAGEREF _Toc463298010 \h </w:instrText>
        </w:r>
      </w:ins>
      <w:r>
        <w:rPr>
          <w:noProof/>
          <w:webHidden/>
        </w:rPr>
      </w:r>
      <w:r>
        <w:rPr>
          <w:noProof/>
          <w:webHidden/>
        </w:rPr>
        <w:fldChar w:fldCharType="separate"/>
      </w:r>
      <w:ins w:id="6283" w:author="Mr Richard P Williams" w:date="2016-10-03T22:44:00Z">
        <w:r>
          <w:rPr>
            <w:noProof/>
            <w:webHidden/>
          </w:rPr>
          <w:t>31</w:t>
        </w:r>
        <w:r>
          <w:rPr>
            <w:noProof/>
            <w:webHidden/>
          </w:rPr>
          <w:fldChar w:fldCharType="end"/>
        </w:r>
        <w:r w:rsidRPr="00541608">
          <w:rPr>
            <w:rStyle w:val="Hyperlink"/>
            <w:noProof/>
          </w:rPr>
          <w:fldChar w:fldCharType="end"/>
        </w:r>
      </w:ins>
    </w:p>
    <w:p w14:paraId="39193FA8" w14:textId="77777777" w:rsidR="00BA12B6" w:rsidDel="008F7B0C" w:rsidRDefault="00BA12B6">
      <w:pPr>
        <w:pStyle w:val="TableofFigures"/>
        <w:tabs>
          <w:tab w:val="right" w:leader="dot" w:pos="9350"/>
        </w:tabs>
        <w:rPr>
          <w:del w:id="6284" w:author="Mr Richard P Williams" w:date="2016-10-03T22:44:00Z"/>
          <w:noProof/>
        </w:rPr>
      </w:pPr>
      <w:del w:id="6285" w:author="Mr Richard P Williams" w:date="2016-10-03T22:44:00Z">
        <w:r w:rsidRPr="008F7B0C" w:rsidDel="008F7B0C">
          <w:rPr>
            <w:rPrChange w:id="6286" w:author="Mr Richard P Williams" w:date="2016-10-03T22:44:00Z">
              <w:rPr>
                <w:rStyle w:val="Hyperlink"/>
                <w:noProof/>
              </w:rPr>
            </w:rPrChange>
          </w:rPr>
          <w:delText>Table 1 Adjustment Reason Example</w:delText>
        </w:r>
        <w:r w:rsidDel="008F7B0C">
          <w:rPr>
            <w:noProof/>
            <w:webHidden/>
          </w:rPr>
          <w:tab/>
        </w:r>
        <w:r w:rsidR="00CF122B" w:rsidDel="008F7B0C">
          <w:rPr>
            <w:noProof/>
            <w:webHidden/>
          </w:rPr>
          <w:delText>7</w:delText>
        </w:r>
      </w:del>
    </w:p>
    <w:p w14:paraId="18ABDA70" w14:textId="77777777" w:rsidR="00BA12B6" w:rsidDel="008F7B0C" w:rsidRDefault="00BA12B6">
      <w:pPr>
        <w:pStyle w:val="TableofFigures"/>
        <w:tabs>
          <w:tab w:val="right" w:leader="dot" w:pos="9350"/>
        </w:tabs>
        <w:rPr>
          <w:del w:id="6287" w:author="Mr Richard P Williams" w:date="2016-10-03T22:44:00Z"/>
          <w:noProof/>
        </w:rPr>
      </w:pPr>
      <w:del w:id="6288" w:author="Mr Richard P Williams" w:date="2016-10-03T22:44:00Z">
        <w:r w:rsidRPr="008F7B0C" w:rsidDel="008F7B0C">
          <w:rPr>
            <w:rPrChange w:id="6289" w:author="Mr Richard P Williams" w:date="2016-10-03T22:44:00Z">
              <w:rPr>
                <w:rStyle w:val="Hyperlink"/>
                <w:noProof/>
              </w:rPr>
            </w:rPrChange>
          </w:rPr>
          <w:delText>Table 2 Data Entity Requirements</w:delText>
        </w:r>
        <w:r w:rsidDel="008F7B0C">
          <w:rPr>
            <w:noProof/>
            <w:webHidden/>
          </w:rPr>
          <w:tab/>
        </w:r>
        <w:r w:rsidR="00CF122B" w:rsidDel="008F7B0C">
          <w:rPr>
            <w:noProof/>
            <w:webHidden/>
          </w:rPr>
          <w:delText>8</w:delText>
        </w:r>
      </w:del>
    </w:p>
    <w:p w14:paraId="13E7BC54" w14:textId="77777777" w:rsidR="00BA12B6" w:rsidDel="008F7B0C" w:rsidRDefault="00BA12B6">
      <w:pPr>
        <w:pStyle w:val="TableofFigures"/>
        <w:tabs>
          <w:tab w:val="right" w:leader="dot" w:pos="9350"/>
        </w:tabs>
        <w:rPr>
          <w:del w:id="6290" w:author="Mr Richard P Williams" w:date="2016-10-03T22:44:00Z"/>
          <w:noProof/>
        </w:rPr>
      </w:pPr>
      <w:del w:id="6291" w:author="Mr Richard P Williams" w:date="2016-10-03T22:44:00Z">
        <w:r w:rsidRPr="008F7B0C" w:rsidDel="008F7B0C">
          <w:rPr>
            <w:rPrChange w:id="6292" w:author="Mr Richard P Williams" w:date="2016-10-03T22:44:00Z">
              <w:rPr>
                <w:rStyle w:val="Hyperlink"/>
                <w:noProof/>
              </w:rPr>
            </w:rPrChange>
          </w:rPr>
          <w:delText>Table 3</w:delText>
        </w:r>
        <w:r w:rsidDel="008F7B0C">
          <w:rPr>
            <w:noProof/>
            <w:webHidden/>
          </w:rPr>
          <w:tab/>
        </w:r>
      </w:del>
      <w:ins w:id="6293" w:author="Renee DeWolf" w:date="2016-09-30T12:00:00Z">
        <w:del w:id="6294" w:author="Mr Richard P Williams" w:date="2016-10-03T22:44:00Z">
          <w:r w:rsidR="00CF122B" w:rsidDel="008F7B0C">
            <w:rPr>
              <w:noProof/>
              <w:webHidden/>
            </w:rPr>
            <w:delText>20</w:delText>
          </w:r>
        </w:del>
      </w:ins>
      <w:del w:id="6295" w:author="Mr Richard P Williams" w:date="2016-10-03T22:44:00Z">
        <w:r w:rsidDel="008F7B0C">
          <w:rPr>
            <w:noProof/>
            <w:webHidden/>
          </w:rPr>
          <w:delText>19</w:delText>
        </w:r>
      </w:del>
    </w:p>
    <w:p w14:paraId="3C309A7D" w14:textId="77777777" w:rsidR="009660C9" w:rsidRDefault="00BA12B6">
      <w:pPr>
        <w:rPr>
          <w:rFonts w:cs="Open Sans"/>
          <w:sz w:val="20"/>
          <w:szCs w:val="20"/>
        </w:rPr>
      </w:pPr>
      <w:r>
        <w:rPr>
          <w:rFonts w:cs="Open Sans"/>
          <w:sz w:val="20"/>
          <w:szCs w:val="20"/>
        </w:rPr>
        <w:fldChar w:fldCharType="end"/>
      </w:r>
    </w:p>
    <w:p w14:paraId="2FA37B30" w14:textId="77777777" w:rsidR="008F7B0C" w:rsidRDefault="00BA12B6">
      <w:pPr>
        <w:pStyle w:val="TableofFigures"/>
        <w:tabs>
          <w:tab w:val="right" w:leader="dot" w:pos="9350"/>
        </w:tabs>
        <w:rPr>
          <w:ins w:id="6296" w:author="Mr Richard P Williams" w:date="2016-10-03T22:44:00Z"/>
          <w:rFonts w:asciiTheme="minorHAnsi" w:eastAsiaTheme="minorEastAsia" w:hAnsiTheme="minorHAnsi"/>
          <w:noProof/>
        </w:rPr>
      </w:pPr>
      <w:r>
        <w:rPr>
          <w:rFonts w:cs="Open Sans"/>
          <w:sz w:val="20"/>
          <w:szCs w:val="20"/>
        </w:rPr>
        <w:fldChar w:fldCharType="begin"/>
      </w:r>
      <w:r>
        <w:rPr>
          <w:rFonts w:cs="Open Sans"/>
          <w:sz w:val="20"/>
          <w:szCs w:val="20"/>
        </w:rPr>
        <w:instrText xml:space="preserve"> TOC \h \z \c "Figure" </w:instrText>
      </w:r>
      <w:r>
        <w:rPr>
          <w:rFonts w:cs="Open Sans"/>
          <w:sz w:val="20"/>
          <w:szCs w:val="20"/>
        </w:rPr>
        <w:fldChar w:fldCharType="separate"/>
      </w:r>
      <w:ins w:id="6297" w:author="Mr Richard P Williams" w:date="2016-10-03T22:44:00Z">
        <w:r w:rsidR="008F7B0C" w:rsidRPr="006676DA">
          <w:rPr>
            <w:rStyle w:val="Hyperlink"/>
            <w:noProof/>
          </w:rPr>
          <w:fldChar w:fldCharType="begin"/>
        </w:r>
        <w:r w:rsidR="008F7B0C" w:rsidRPr="006676DA">
          <w:rPr>
            <w:rStyle w:val="Hyperlink"/>
            <w:noProof/>
          </w:rPr>
          <w:instrText xml:space="preserve"> </w:instrText>
        </w:r>
        <w:r w:rsidR="008F7B0C">
          <w:rPr>
            <w:noProof/>
          </w:rPr>
          <w:instrText>HYPERLINK \l "_Toc463298011"</w:instrText>
        </w:r>
        <w:r w:rsidR="008F7B0C" w:rsidRPr="006676DA">
          <w:rPr>
            <w:rStyle w:val="Hyperlink"/>
            <w:noProof/>
          </w:rPr>
          <w:instrText xml:space="preserve"> </w:instrText>
        </w:r>
        <w:r w:rsidR="008F7B0C" w:rsidRPr="006676DA">
          <w:rPr>
            <w:rStyle w:val="Hyperlink"/>
            <w:noProof/>
          </w:rPr>
          <w:fldChar w:fldCharType="separate"/>
        </w:r>
        <w:r w:rsidR="008F7B0C" w:rsidRPr="006676DA">
          <w:rPr>
            <w:rStyle w:val="Hyperlink"/>
            <w:noProof/>
          </w:rPr>
          <w:t>Figure 1</w:t>
        </w:r>
        <w:r w:rsidR="008F7B0C">
          <w:rPr>
            <w:noProof/>
            <w:webHidden/>
          </w:rPr>
          <w:tab/>
        </w:r>
        <w:r w:rsidR="008F7B0C">
          <w:rPr>
            <w:noProof/>
            <w:webHidden/>
          </w:rPr>
          <w:fldChar w:fldCharType="begin"/>
        </w:r>
        <w:r w:rsidR="008F7B0C">
          <w:rPr>
            <w:noProof/>
            <w:webHidden/>
          </w:rPr>
          <w:instrText xml:space="preserve"> PAGEREF _Toc463298011 \h </w:instrText>
        </w:r>
      </w:ins>
      <w:r w:rsidR="008F7B0C">
        <w:rPr>
          <w:noProof/>
          <w:webHidden/>
        </w:rPr>
      </w:r>
      <w:r w:rsidR="008F7B0C">
        <w:rPr>
          <w:noProof/>
          <w:webHidden/>
        </w:rPr>
        <w:fldChar w:fldCharType="separate"/>
      </w:r>
      <w:ins w:id="6298" w:author="Mr Richard P Williams" w:date="2016-10-03T22:44:00Z">
        <w:r w:rsidR="008F7B0C">
          <w:rPr>
            <w:noProof/>
            <w:webHidden/>
          </w:rPr>
          <w:t>5</w:t>
        </w:r>
        <w:r w:rsidR="008F7B0C">
          <w:rPr>
            <w:noProof/>
            <w:webHidden/>
          </w:rPr>
          <w:fldChar w:fldCharType="end"/>
        </w:r>
        <w:r w:rsidR="008F7B0C" w:rsidRPr="006676DA">
          <w:rPr>
            <w:rStyle w:val="Hyperlink"/>
            <w:noProof/>
          </w:rPr>
          <w:fldChar w:fldCharType="end"/>
        </w:r>
      </w:ins>
    </w:p>
    <w:p w14:paraId="2DB9A8BF" w14:textId="77777777" w:rsidR="008F7B0C" w:rsidRDefault="008F7B0C">
      <w:pPr>
        <w:pStyle w:val="TableofFigures"/>
        <w:tabs>
          <w:tab w:val="right" w:leader="dot" w:pos="9350"/>
        </w:tabs>
        <w:rPr>
          <w:ins w:id="6299" w:author="Mr Richard P Williams" w:date="2016-10-03T22:44:00Z"/>
          <w:rFonts w:asciiTheme="minorHAnsi" w:eastAsiaTheme="minorEastAsia" w:hAnsiTheme="minorHAnsi"/>
          <w:noProof/>
        </w:rPr>
      </w:pPr>
      <w:ins w:id="6300" w:author="Mr Richard P Williams" w:date="2016-10-03T22:44:00Z">
        <w:r w:rsidRPr="006676DA">
          <w:rPr>
            <w:rStyle w:val="Hyperlink"/>
            <w:noProof/>
          </w:rPr>
          <w:fldChar w:fldCharType="begin"/>
        </w:r>
        <w:r w:rsidRPr="006676DA">
          <w:rPr>
            <w:rStyle w:val="Hyperlink"/>
            <w:noProof/>
          </w:rPr>
          <w:instrText xml:space="preserve"> </w:instrText>
        </w:r>
        <w:r>
          <w:rPr>
            <w:noProof/>
          </w:rPr>
          <w:instrText>HYPERLINK \l "_Toc463298012"</w:instrText>
        </w:r>
        <w:r w:rsidRPr="006676DA">
          <w:rPr>
            <w:rStyle w:val="Hyperlink"/>
            <w:noProof/>
          </w:rPr>
          <w:instrText xml:space="preserve"> </w:instrText>
        </w:r>
        <w:r w:rsidRPr="006676DA">
          <w:rPr>
            <w:rStyle w:val="Hyperlink"/>
            <w:noProof/>
          </w:rPr>
          <w:fldChar w:fldCharType="separate"/>
        </w:r>
        <w:r w:rsidRPr="006676DA">
          <w:rPr>
            <w:rStyle w:val="Hyperlink"/>
            <w:noProof/>
          </w:rPr>
          <w:t>Figure 2 Example Item Setup</w:t>
        </w:r>
        <w:r>
          <w:rPr>
            <w:noProof/>
            <w:webHidden/>
          </w:rPr>
          <w:tab/>
        </w:r>
        <w:r>
          <w:rPr>
            <w:noProof/>
            <w:webHidden/>
          </w:rPr>
          <w:fldChar w:fldCharType="begin"/>
        </w:r>
        <w:r>
          <w:rPr>
            <w:noProof/>
            <w:webHidden/>
          </w:rPr>
          <w:instrText xml:space="preserve"> PAGEREF _Toc463298012 \h </w:instrText>
        </w:r>
      </w:ins>
      <w:r>
        <w:rPr>
          <w:noProof/>
          <w:webHidden/>
        </w:rPr>
      </w:r>
      <w:r>
        <w:rPr>
          <w:noProof/>
          <w:webHidden/>
        </w:rPr>
        <w:fldChar w:fldCharType="separate"/>
      </w:r>
      <w:ins w:id="6301" w:author="Mr Richard P Williams" w:date="2016-10-03T22:44:00Z">
        <w:r>
          <w:rPr>
            <w:noProof/>
            <w:webHidden/>
          </w:rPr>
          <w:t>6</w:t>
        </w:r>
        <w:r>
          <w:rPr>
            <w:noProof/>
            <w:webHidden/>
          </w:rPr>
          <w:fldChar w:fldCharType="end"/>
        </w:r>
        <w:r w:rsidRPr="006676DA">
          <w:rPr>
            <w:rStyle w:val="Hyperlink"/>
            <w:noProof/>
          </w:rPr>
          <w:fldChar w:fldCharType="end"/>
        </w:r>
      </w:ins>
    </w:p>
    <w:p w14:paraId="468B65BA" w14:textId="77777777" w:rsidR="008F7B0C" w:rsidRDefault="008F7B0C">
      <w:pPr>
        <w:pStyle w:val="TableofFigures"/>
        <w:tabs>
          <w:tab w:val="right" w:leader="dot" w:pos="9350"/>
        </w:tabs>
        <w:rPr>
          <w:ins w:id="6302" w:author="Mr Richard P Williams" w:date="2016-10-03T22:44:00Z"/>
          <w:rFonts w:asciiTheme="minorHAnsi" w:eastAsiaTheme="minorEastAsia" w:hAnsiTheme="minorHAnsi"/>
          <w:noProof/>
        </w:rPr>
      </w:pPr>
      <w:ins w:id="6303" w:author="Mr Richard P Williams" w:date="2016-10-03T22:44:00Z">
        <w:r w:rsidRPr="006676DA">
          <w:rPr>
            <w:rStyle w:val="Hyperlink"/>
            <w:noProof/>
          </w:rPr>
          <w:fldChar w:fldCharType="begin"/>
        </w:r>
        <w:r w:rsidRPr="006676DA">
          <w:rPr>
            <w:rStyle w:val="Hyperlink"/>
            <w:noProof/>
          </w:rPr>
          <w:instrText xml:space="preserve"> </w:instrText>
        </w:r>
        <w:r>
          <w:rPr>
            <w:noProof/>
          </w:rPr>
          <w:instrText>HYPERLINK \l "_Toc463298013"</w:instrText>
        </w:r>
        <w:r w:rsidRPr="006676DA">
          <w:rPr>
            <w:rStyle w:val="Hyperlink"/>
            <w:noProof/>
          </w:rPr>
          <w:instrText xml:space="preserve"> </w:instrText>
        </w:r>
        <w:r w:rsidRPr="006676DA">
          <w:rPr>
            <w:rStyle w:val="Hyperlink"/>
            <w:noProof/>
          </w:rPr>
          <w:fldChar w:fldCharType="separate"/>
        </w:r>
        <w:r w:rsidRPr="006676DA">
          <w:rPr>
            <w:rStyle w:val="Hyperlink"/>
            <w:noProof/>
          </w:rPr>
          <w:t>Figure 3</w:t>
        </w:r>
        <w:r>
          <w:rPr>
            <w:noProof/>
            <w:webHidden/>
          </w:rPr>
          <w:tab/>
        </w:r>
        <w:r>
          <w:rPr>
            <w:noProof/>
            <w:webHidden/>
          </w:rPr>
          <w:fldChar w:fldCharType="begin"/>
        </w:r>
        <w:r>
          <w:rPr>
            <w:noProof/>
            <w:webHidden/>
          </w:rPr>
          <w:instrText xml:space="preserve"> PAGEREF _Toc463298013 \h </w:instrText>
        </w:r>
      </w:ins>
      <w:r>
        <w:rPr>
          <w:noProof/>
          <w:webHidden/>
        </w:rPr>
      </w:r>
      <w:r>
        <w:rPr>
          <w:noProof/>
          <w:webHidden/>
        </w:rPr>
        <w:fldChar w:fldCharType="separate"/>
      </w:r>
      <w:ins w:id="6304" w:author="Mr Richard P Williams" w:date="2016-10-03T22:44:00Z">
        <w:r>
          <w:rPr>
            <w:noProof/>
            <w:webHidden/>
          </w:rPr>
          <w:t>7</w:t>
        </w:r>
        <w:r>
          <w:rPr>
            <w:noProof/>
            <w:webHidden/>
          </w:rPr>
          <w:fldChar w:fldCharType="end"/>
        </w:r>
        <w:r w:rsidRPr="006676DA">
          <w:rPr>
            <w:rStyle w:val="Hyperlink"/>
            <w:noProof/>
          </w:rPr>
          <w:fldChar w:fldCharType="end"/>
        </w:r>
      </w:ins>
    </w:p>
    <w:p w14:paraId="6CCA6F34" w14:textId="77777777" w:rsidR="008F7B0C" w:rsidRDefault="008F7B0C">
      <w:pPr>
        <w:pStyle w:val="TableofFigures"/>
        <w:tabs>
          <w:tab w:val="right" w:leader="dot" w:pos="9350"/>
        </w:tabs>
        <w:rPr>
          <w:ins w:id="6305" w:author="Mr Richard P Williams" w:date="2016-10-03T22:44:00Z"/>
          <w:rFonts w:asciiTheme="minorHAnsi" w:eastAsiaTheme="minorEastAsia" w:hAnsiTheme="minorHAnsi"/>
          <w:noProof/>
        </w:rPr>
      </w:pPr>
      <w:ins w:id="6306" w:author="Mr Richard P Williams" w:date="2016-10-03T22:44:00Z">
        <w:r w:rsidRPr="006676DA">
          <w:rPr>
            <w:rStyle w:val="Hyperlink"/>
            <w:noProof/>
          </w:rPr>
          <w:fldChar w:fldCharType="begin"/>
        </w:r>
        <w:r w:rsidRPr="006676DA">
          <w:rPr>
            <w:rStyle w:val="Hyperlink"/>
            <w:noProof/>
          </w:rPr>
          <w:instrText xml:space="preserve"> </w:instrText>
        </w:r>
        <w:r>
          <w:rPr>
            <w:noProof/>
          </w:rPr>
          <w:instrText>HYPERLINK \l "_Toc463298014"</w:instrText>
        </w:r>
        <w:r w:rsidRPr="006676DA">
          <w:rPr>
            <w:rStyle w:val="Hyperlink"/>
            <w:noProof/>
          </w:rPr>
          <w:instrText xml:space="preserve"> </w:instrText>
        </w:r>
        <w:r w:rsidRPr="006676DA">
          <w:rPr>
            <w:rStyle w:val="Hyperlink"/>
            <w:noProof/>
          </w:rPr>
          <w:fldChar w:fldCharType="separate"/>
        </w:r>
        <w:r w:rsidRPr="006676DA">
          <w:rPr>
            <w:rStyle w:val="Hyperlink"/>
            <w:noProof/>
          </w:rPr>
          <w:t>Figure 4</w:t>
        </w:r>
        <w:r>
          <w:rPr>
            <w:noProof/>
            <w:webHidden/>
          </w:rPr>
          <w:tab/>
        </w:r>
        <w:r>
          <w:rPr>
            <w:noProof/>
            <w:webHidden/>
          </w:rPr>
          <w:fldChar w:fldCharType="begin"/>
        </w:r>
        <w:r>
          <w:rPr>
            <w:noProof/>
            <w:webHidden/>
          </w:rPr>
          <w:instrText xml:space="preserve"> PAGEREF _Toc463298014 \h </w:instrText>
        </w:r>
      </w:ins>
      <w:r>
        <w:rPr>
          <w:noProof/>
          <w:webHidden/>
        </w:rPr>
      </w:r>
      <w:r>
        <w:rPr>
          <w:noProof/>
          <w:webHidden/>
        </w:rPr>
        <w:fldChar w:fldCharType="separate"/>
      </w:r>
      <w:ins w:id="6307" w:author="Mr Richard P Williams" w:date="2016-10-03T22:44:00Z">
        <w:r>
          <w:rPr>
            <w:noProof/>
            <w:webHidden/>
          </w:rPr>
          <w:t>9</w:t>
        </w:r>
        <w:r>
          <w:rPr>
            <w:noProof/>
            <w:webHidden/>
          </w:rPr>
          <w:fldChar w:fldCharType="end"/>
        </w:r>
        <w:r w:rsidRPr="006676DA">
          <w:rPr>
            <w:rStyle w:val="Hyperlink"/>
            <w:noProof/>
          </w:rPr>
          <w:fldChar w:fldCharType="end"/>
        </w:r>
      </w:ins>
    </w:p>
    <w:p w14:paraId="2D19078A" w14:textId="77777777" w:rsidR="008F7B0C" w:rsidRDefault="008F7B0C">
      <w:pPr>
        <w:pStyle w:val="TableofFigures"/>
        <w:tabs>
          <w:tab w:val="right" w:leader="dot" w:pos="9350"/>
        </w:tabs>
        <w:rPr>
          <w:ins w:id="6308" w:author="Mr Richard P Williams" w:date="2016-10-03T22:44:00Z"/>
          <w:rFonts w:asciiTheme="minorHAnsi" w:eastAsiaTheme="minorEastAsia" w:hAnsiTheme="minorHAnsi"/>
          <w:noProof/>
        </w:rPr>
      </w:pPr>
      <w:ins w:id="6309" w:author="Mr Richard P Williams" w:date="2016-10-03T22:44:00Z">
        <w:r w:rsidRPr="006676DA">
          <w:rPr>
            <w:rStyle w:val="Hyperlink"/>
            <w:noProof/>
          </w:rPr>
          <w:fldChar w:fldCharType="begin"/>
        </w:r>
        <w:r w:rsidRPr="006676DA">
          <w:rPr>
            <w:rStyle w:val="Hyperlink"/>
            <w:noProof/>
          </w:rPr>
          <w:instrText xml:space="preserve"> </w:instrText>
        </w:r>
        <w:r>
          <w:rPr>
            <w:noProof/>
          </w:rPr>
          <w:instrText>HYPERLINK \l "_Toc463298015"</w:instrText>
        </w:r>
        <w:r w:rsidRPr="006676DA">
          <w:rPr>
            <w:rStyle w:val="Hyperlink"/>
            <w:noProof/>
          </w:rPr>
          <w:instrText xml:space="preserve"> </w:instrText>
        </w:r>
        <w:r w:rsidRPr="006676DA">
          <w:rPr>
            <w:rStyle w:val="Hyperlink"/>
            <w:noProof/>
          </w:rPr>
          <w:fldChar w:fldCharType="separate"/>
        </w:r>
        <w:r w:rsidRPr="006676DA">
          <w:rPr>
            <w:rStyle w:val="Hyperlink"/>
            <w:noProof/>
          </w:rPr>
          <w:t xml:space="preserve">Figure 5 </w:t>
        </w:r>
        <w:del w:id="6310" w:author="Richard Willaims" w:date="2016-10-10T23:47:00Z">
          <w:r w:rsidRPr="006676DA" w:rsidDel="002E038B">
            <w:rPr>
              <w:rStyle w:val="Hyperlink"/>
              <w:noProof/>
            </w:rPr>
            <w:delText>Int</w:delText>
          </w:r>
        </w:del>
      </w:ins>
      <w:ins w:id="6311" w:author="Richard Willaims" w:date="2016-10-10T23:47:00Z">
        <w:r w:rsidR="002E038B">
          <w:rPr>
            <w:rStyle w:val="Hyperlink"/>
            <w:noProof/>
          </w:rPr>
          <w:t>Numeric</w:t>
        </w:r>
      </w:ins>
      <w:ins w:id="6312" w:author="Mr Richard P Williams" w:date="2016-10-03T22:44:00Z">
        <w:r w:rsidRPr="006676DA">
          <w:rPr>
            <w:rStyle w:val="Hyperlink"/>
            <w:noProof/>
          </w:rPr>
          <w:t>egration Collection Bus</w:t>
        </w:r>
        <w:r>
          <w:rPr>
            <w:noProof/>
            <w:webHidden/>
          </w:rPr>
          <w:tab/>
        </w:r>
        <w:r>
          <w:rPr>
            <w:noProof/>
            <w:webHidden/>
          </w:rPr>
          <w:fldChar w:fldCharType="begin"/>
        </w:r>
        <w:r>
          <w:rPr>
            <w:noProof/>
            <w:webHidden/>
          </w:rPr>
          <w:instrText xml:space="preserve"> PAGEREF _Toc463298015 \h </w:instrText>
        </w:r>
      </w:ins>
      <w:r>
        <w:rPr>
          <w:noProof/>
          <w:webHidden/>
        </w:rPr>
      </w:r>
      <w:r>
        <w:rPr>
          <w:noProof/>
          <w:webHidden/>
        </w:rPr>
        <w:fldChar w:fldCharType="separate"/>
      </w:r>
      <w:ins w:id="6313" w:author="Mr Richard P Williams" w:date="2016-10-03T22:44:00Z">
        <w:r>
          <w:rPr>
            <w:noProof/>
            <w:webHidden/>
          </w:rPr>
          <w:t>19</w:t>
        </w:r>
        <w:r>
          <w:rPr>
            <w:noProof/>
            <w:webHidden/>
          </w:rPr>
          <w:fldChar w:fldCharType="end"/>
        </w:r>
        <w:r w:rsidRPr="006676DA">
          <w:rPr>
            <w:rStyle w:val="Hyperlink"/>
            <w:noProof/>
          </w:rPr>
          <w:fldChar w:fldCharType="end"/>
        </w:r>
      </w:ins>
    </w:p>
    <w:p w14:paraId="34431778" w14:textId="77777777" w:rsidR="00BA12B6" w:rsidDel="008F7B0C" w:rsidRDefault="00BA12B6">
      <w:pPr>
        <w:pStyle w:val="TableofFigures"/>
        <w:tabs>
          <w:tab w:val="right" w:leader="dot" w:pos="9350"/>
        </w:tabs>
        <w:rPr>
          <w:del w:id="6314" w:author="Mr Richard P Williams" w:date="2016-10-03T22:44:00Z"/>
          <w:rFonts w:eastAsiaTheme="minorEastAsia"/>
          <w:noProof/>
        </w:rPr>
      </w:pPr>
      <w:del w:id="6315" w:author="Mr Richard P Williams" w:date="2016-10-03T22:44:00Z">
        <w:r w:rsidRPr="008F7B0C" w:rsidDel="008F7B0C">
          <w:rPr>
            <w:rPrChange w:id="6316" w:author="Mr Richard P Williams" w:date="2016-10-03T22:44:00Z">
              <w:rPr>
                <w:rStyle w:val="Hyperlink"/>
                <w:noProof/>
              </w:rPr>
            </w:rPrChange>
          </w:rPr>
          <w:delText>Figure 1</w:delText>
        </w:r>
        <w:r w:rsidDel="008F7B0C">
          <w:rPr>
            <w:noProof/>
            <w:webHidden/>
          </w:rPr>
          <w:tab/>
        </w:r>
        <w:r w:rsidR="00CF122B" w:rsidDel="008F7B0C">
          <w:rPr>
            <w:noProof/>
            <w:webHidden/>
          </w:rPr>
          <w:delText>5</w:delText>
        </w:r>
      </w:del>
    </w:p>
    <w:p w14:paraId="0CE8245F" w14:textId="77777777" w:rsidR="00BA12B6" w:rsidDel="008F7B0C" w:rsidRDefault="00BA12B6">
      <w:pPr>
        <w:pStyle w:val="TableofFigures"/>
        <w:tabs>
          <w:tab w:val="right" w:leader="dot" w:pos="9350"/>
        </w:tabs>
        <w:rPr>
          <w:del w:id="6317" w:author="Mr Richard P Williams" w:date="2016-10-03T22:44:00Z"/>
          <w:rFonts w:eastAsiaTheme="minorEastAsia"/>
          <w:noProof/>
        </w:rPr>
      </w:pPr>
      <w:del w:id="6318" w:author="Mr Richard P Williams" w:date="2016-10-03T22:44:00Z">
        <w:r w:rsidRPr="008F7B0C" w:rsidDel="008F7B0C">
          <w:rPr>
            <w:rPrChange w:id="6319" w:author="Mr Richard P Williams" w:date="2016-10-03T22:44:00Z">
              <w:rPr>
                <w:rStyle w:val="Hyperlink"/>
                <w:noProof/>
              </w:rPr>
            </w:rPrChange>
          </w:rPr>
          <w:delText>Figure 2</w:delText>
        </w:r>
        <w:r w:rsidDel="008F7B0C">
          <w:rPr>
            <w:noProof/>
            <w:webHidden/>
          </w:rPr>
          <w:tab/>
        </w:r>
        <w:r w:rsidR="00CF122B" w:rsidDel="008F7B0C">
          <w:rPr>
            <w:noProof/>
            <w:webHidden/>
          </w:rPr>
          <w:delText>6</w:delText>
        </w:r>
      </w:del>
    </w:p>
    <w:p w14:paraId="40C818D1" w14:textId="77777777" w:rsidR="00BA12B6" w:rsidDel="008F7B0C" w:rsidRDefault="00BA12B6">
      <w:pPr>
        <w:pStyle w:val="TableofFigures"/>
        <w:tabs>
          <w:tab w:val="right" w:leader="dot" w:pos="9350"/>
        </w:tabs>
        <w:rPr>
          <w:del w:id="6320" w:author="Mr Richard P Williams" w:date="2016-10-03T22:44:00Z"/>
          <w:rFonts w:eastAsiaTheme="minorEastAsia"/>
          <w:noProof/>
        </w:rPr>
      </w:pPr>
      <w:del w:id="6321" w:author="Mr Richard P Williams" w:date="2016-10-03T22:44:00Z">
        <w:r w:rsidRPr="008F7B0C" w:rsidDel="008F7B0C">
          <w:rPr>
            <w:rPrChange w:id="6322" w:author="Mr Richard P Williams" w:date="2016-10-03T22:44:00Z">
              <w:rPr>
                <w:rStyle w:val="Hyperlink"/>
                <w:noProof/>
              </w:rPr>
            </w:rPrChange>
          </w:rPr>
          <w:delText>Figure 3</w:delText>
        </w:r>
        <w:r w:rsidDel="008F7B0C">
          <w:rPr>
            <w:noProof/>
            <w:webHidden/>
          </w:rPr>
          <w:tab/>
        </w:r>
        <w:r w:rsidR="00CF122B" w:rsidDel="008F7B0C">
          <w:rPr>
            <w:noProof/>
            <w:webHidden/>
          </w:rPr>
          <w:delText>7</w:delText>
        </w:r>
      </w:del>
    </w:p>
    <w:p w14:paraId="576CEEA1" w14:textId="77777777" w:rsidR="00BA12B6" w:rsidDel="008F7B0C" w:rsidRDefault="00BA12B6">
      <w:pPr>
        <w:pStyle w:val="TableofFigures"/>
        <w:tabs>
          <w:tab w:val="right" w:leader="dot" w:pos="9350"/>
        </w:tabs>
        <w:rPr>
          <w:del w:id="6323" w:author="Mr Richard P Williams" w:date="2016-10-03T22:44:00Z"/>
          <w:rFonts w:eastAsiaTheme="minorEastAsia"/>
          <w:noProof/>
        </w:rPr>
      </w:pPr>
      <w:del w:id="6324" w:author="Mr Richard P Williams" w:date="2016-10-03T22:44:00Z">
        <w:r w:rsidRPr="008F7B0C" w:rsidDel="008F7B0C">
          <w:rPr>
            <w:rPrChange w:id="6325" w:author="Mr Richard P Williams" w:date="2016-10-03T22:44:00Z">
              <w:rPr>
                <w:rStyle w:val="Hyperlink"/>
                <w:noProof/>
              </w:rPr>
            </w:rPrChange>
          </w:rPr>
          <w:delText>Figure 4</w:delText>
        </w:r>
        <w:r w:rsidDel="008F7B0C">
          <w:rPr>
            <w:noProof/>
            <w:webHidden/>
          </w:rPr>
          <w:tab/>
        </w:r>
        <w:r w:rsidR="00CF122B" w:rsidDel="008F7B0C">
          <w:rPr>
            <w:noProof/>
            <w:webHidden/>
          </w:rPr>
          <w:delText>9</w:delText>
        </w:r>
      </w:del>
    </w:p>
    <w:p w14:paraId="090B7520" w14:textId="77777777" w:rsidR="00BA12B6" w:rsidDel="008F7B0C" w:rsidRDefault="00BA12B6">
      <w:pPr>
        <w:pStyle w:val="TableofFigures"/>
        <w:tabs>
          <w:tab w:val="right" w:leader="dot" w:pos="9350"/>
        </w:tabs>
        <w:rPr>
          <w:del w:id="6326" w:author="Mr Richard P Williams" w:date="2016-10-03T22:44:00Z"/>
          <w:rFonts w:eastAsiaTheme="minorEastAsia"/>
          <w:noProof/>
        </w:rPr>
      </w:pPr>
      <w:del w:id="6327" w:author="Mr Richard P Williams" w:date="2016-10-03T22:44:00Z">
        <w:r w:rsidRPr="008F7B0C" w:rsidDel="008F7B0C">
          <w:rPr>
            <w:rPrChange w:id="6328" w:author="Mr Richard P Williams" w:date="2016-10-03T22:44:00Z">
              <w:rPr>
                <w:rStyle w:val="Hyperlink"/>
                <w:noProof/>
              </w:rPr>
            </w:rPrChange>
          </w:rPr>
          <w:delText>Figure 6 Integration Collection Bus</w:delText>
        </w:r>
        <w:r w:rsidDel="008F7B0C">
          <w:rPr>
            <w:noProof/>
            <w:webHidden/>
          </w:rPr>
          <w:tab/>
        </w:r>
      </w:del>
      <w:ins w:id="6329" w:author="Renee DeWolf" w:date="2016-09-30T12:00:00Z">
        <w:del w:id="6330" w:author="Mr Richard P Williams" w:date="2016-10-03T22:44:00Z">
          <w:r w:rsidR="00CF122B" w:rsidDel="008F7B0C">
            <w:rPr>
              <w:noProof/>
              <w:webHidden/>
            </w:rPr>
            <w:delText>19</w:delText>
          </w:r>
        </w:del>
      </w:ins>
      <w:del w:id="6331" w:author="Mr Richard P Williams" w:date="2016-10-03T22:44:00Z">
        <w:r w:rsidDel="008F7B0C">
          <w:rPr>
            <w:noProof/>
            <w:webHidden/>
          </w:rPr>
          <w:delText>18</w:delText>
        </w:r>
      </w:del>
    </w:p>
    <w:p w14:paraId="17990FEA" w14:textId="77777777" w:rsidR="00BA12B6" w:rsidRDefault="00BA12B6">
      <w:pPr>
        <w:rPr>
          <w:rFonts w:cs="Open Sans"/>
          <w:sz w:val="20"/>
          <w:szCs w:val="20"/>
        </w:rPr>
      </w:pPr>
      <w:r>
        <w:rPr>
          <w:rFonts w:cs="Open Sans"/>
          <w:sz w:val="20"/>
          <w:szCs w:val="20"/>
        </w:rPr>
        <w:fldChar w:fldCharType="end"/>
      </w:r>
    </w:p>
    <w:sectPr w:rsidR="00BA12B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1" w:author="Shannon Stilwell" w:date="2016-09-29T17:33:00Z" w:initials="SS">
    <w:p w14:paraId="30FECA59" w14:textId="77777777" w:rsidR="002C4135" w:rsidRDefault="002C4135">
      <w:pPr>
        <w:pStyle w:val="CommentText"/>
      </w:pPr>
      <w:r>
        <w:rPr>
          <w:rStyle w:val="CommentReference"/>
        </w:rPr>
        <w:annotationRef/>
      </w:r>
      <w:r>
        <w:rPr>
          <w:noProof/>
        </w:rPr>
        <w:t>We are using the term Inventory and inventory data and now are using supply chain - perhaps it would behoove us to define what we mean by Inventory and what we mean by supply chain or if we want to lump it all together then provide it one name - define it for the client at the start of this document and be consistent throughout the requirements.</w:t>
      </w:r>
    </w:p>
  </w:comment>
  <w:comment w:id="74" w:author="Renee DeWolf" w:date="2016-09-30T11:34:00Z" w:initials="RD">
    <w:p w14:paraId="39A58AAE" w14:textId="77777777" w:rsidR="002C4135" w:rsidRDefault="002C4135">
      <w:pPr>
        <w:pStyle w:val="CommentText"/>
      </w:pPr>
      <w:r>
        <w:rPr>
          <w:rStyle w:val="CommentReference"/>
        </w:rPr>
        <w:annotationRef/>
      </w:r>
      <w:r>
        <w:t xml:space="preserve">Not necessarily.  For magazines and cards in a grocery retailer SBT shrink is sometimes shared and the normal contract for smaller SBT/consigner is increasingly that the vendor owns the shrink with a small margin reduction.  I think Old Navy for example sells some jewelry that is SBT that they incur no shrink on because the vendor absorbs it contractually.  Where would be ignoring them?  At POS for aggregations? If so then make sure both sales AND refunds are bypassed.   </w:t>
      </w:r>
    </w:p>
  </w:comment>
  <w:comment w:id="186" w:author="Renee DeWolf" w:date="2016-09-30T13:03:00Z" w:initials="RD">
    <w:p w14:paraId="1EC60097" w14:textId="77777777" w:rsidR="002C4135" w:rsidRDefault="002C4135">
      <w:pPr>
        <w:pStyle w:val="CommentText"/>
      </w:pPr>
      <w:r>
        <w:rPr>
          <w:rStyle w:val="CommentReference"/>
        </w:rPr>
        <w:annotationRef/>
      </w:r>
      <w:r>
        <w:t>For shrink I’d also want to be able to do vendor comparisons based on vendor types across multiple geographies i.e. what does a typical ‘milk vendor’ look like in terms of certain key performance metrics vs. other milk vendors or what do drivers for vendor A typically look like because it will help identify bad vendors or bad drivers at a vendor who might be stealing from or fluffing sales on their route - so same thing as far potential adds to components required.</w:t>
      </w:r>
    </w:p>
  </w:comment>
  <w:comment w:id="187" w:author="Shannon Stilwell" w:date="2016-09-29T18:08:00Z" w:initials="SS">
    <w:p w14:paraId="2D11705B" w14:textId="77777777" w:rsidR="002C4135" w:rsidRDefault="002C4135">
      <w:pPr>
        <w:pStyle w:val="CommentText"/>
      </w:pPr>
      <w:r>
        <w:rPr>
          <w:rStyle w:val="CommentReference"/>
        </w:rPr>
        <w:annotationRef/>
      </w:r>
      <w:r>
        <w:rPr>
          <w:noProof/>
        </w:rPr>
        <w:t>Just an added comment on some of these exceptions - I'd want to see the employee who has a high frequency of these exceptions as well as at the store level of several incidents occurring. So drillable - don't know if we need to add to the components Required sections for this.</w:t>
      </w:r>
    </w:p>
  </w:comment>
  <w:comment w:id="200" w:author="Renee DeWolf" w:date="2016-09-30T13:08:00Z" w:initials="RD">
    <w:p w14:paraId="10F27519" w14:textId="77777777" w:rsidR="002C4135" w:rsidRDefault="002C4135">
      <w:pPr>
        <w:pStyle w:val="CommentText"/>
      </w:pPr>
      <w:r>
        <w:rPr>
          <w:rStyle w:val="CommentReference"/>
        </w:rPr>
        <w:annotationRef/>
      </w:r>
    </w:p>
  </w:comment>
  <w:comment w:id="201" w:author="Renee DeWolf" w:date="2016-09-30T13:08:00Z" w:initials="RD">
    <w:p w14:paraId="4082FF19" w14:textId="77777777" w:rsidR="002C4135" w:rsidRDefault="002C4135">
      <w:pPr>
        <w:pStyle w:val="CommentText"/>
      </w:pPr>
      <w:r>
        <w:rPr>
          <w:rStyle w:val="CommentReference"/>
        </w:rPr>
        <w:annotationRef/>
      </w:r>
      <w:r>
        <w:t>Vendor Management System?  (Guessing SEG is capturing DSD data elsewhere?)</w:t>
      </w:r>
    </w:p>
  </w:comment>
  <w:comment w:id="4194" w:author="Renee DeWolf" w:date="2016-09-30T13:19:00Z" w:initials="RD">
    <w:p w14:paraId="7C8132B4" w14:textId="77777777" w:rsidR="002C4135" w:rsidRDefault="002C4135">
      <w:pPr>
        <w:pStyle w:val="CommentText"/>
      </w:pPr>
      <w:r>
        <w:rPr>
          <w:rStyle w:val="CommentReference"/>
        </w:rPr>
        <w:annotationRef/>
      </w:r>
      <w:r>
        <w:t>Is this placeholder for count data from a service i.e. RGIS, WIS etc?  The count type also indicates cycle counts?  Are we just specifically segregating out count adjustments types from the adjustment feed? Or are they feeding them to us separately to drive this split?  (The reason I ask is that with CVS for example RGIS count data would be coming from one source and cycle counts from a completely different adjustment file.  But with Walmart they would all be coming over on adjustment table)</w:t>
      </w:r>
    </w:p>
  </w:comment>
  <w:comment w:id="4299" w:author="Shannon Stilwell" w:date="2016-09-29T18:29:00Z" w:initials="SS">
    <w:p w14:paraId="03830E51" w14:textId="77777777" w:rsidR="002C4135" w:rsidRDefault="002C4135">
      <w:pPr>
        <w:pStyle w:val="CommentText"/>
      </w:pPr>
      <w:r>
        <w:rPr>
          <w:rStyle w:val="CommentReference"/>
        </w:rPr>
        <w:annotationRef/>
      </w:r>
      <w:r>
        <w:rPr>
          <w:noProof/>
        </w:rPr>
        <w:t>Needs to have the description completed.</w:t>
      </w:r>
    </w:p>
  </w:comment>
  <w:comment w:id="4340" w:author="Shannon Stilwell" w:date="2016-09-29T18:31:00Z" w:initials="SS">
    <w:p w14:paraId="55C8F4B1" w14:textId="77777777" w:rsidR="002C4135" w:rsidRDefault="002C4135">
      <w:pPr>
        <w:pStyle w:val="CommentText"/>
      </w:pPr>
      <w:r>
        <w:rPr>
          <w:rStyle w:val="CommentReference"/>
        </w:rPr>
        <w:annotationRef/>
      </w:r>
      <w:r>
        <w:rPr>
          <w:noProof/>
        </w:rPr>
        <w:t>Table formatting should be consistent with tables above in the Document.</w:t>
      </w:r>
    </w:p>
  </w:comment>
  <w:comment w:id="5326" w:author="Shannon Stilwell" w:date="2016-09-29T18:35:00Z" w:initials="SS">
    <w:p w14:paraId="19601E25" w14:textId="77777777" w:rsidR="002C4135" w:rsidRDefault="002C4135">
      <w:pPr>
        <w:pStyle w:val="CommentText"/>
      </w:pPr>
      <w:r>
        <w:rPr>
          <w:rStyle w:val="CommentReference"/>
        </w:rPr>
        <w:annotationRef/>
      </w:r>
      <w:r>
        <w:rPr>
          <w:noProof/>
        </w:rPr>
        <w:t>The second part of the table has no fomatting</w:t>
      </w:r>
    </w:p>
  </w:comment>
  <w:comment w:id="5847" w:author="Renee DeWolf" w:date="2016-09-30T12:19:00Z" w:initials="RD">
    <w:p w14:paraId="17711DE0" w14:textId="77777777" w:rsidR="002C4135" w:rsidRDefault="002C4135">
      <w:pPr>
        <w:pStyle w:val="CommentText"/>
      </w:pPr>
      <w:r>
        <w:rPr>
          <w:rStyle w:val="CommentReference"/>
        </w:rPr>
        <w:annotationRef/>
      </w:r>
      <w:r>
        <w:t xml:space="preserve">Transfer Type?  Days Between?  Are we planning to match or update these records?  In some </w:t>
      </w:r>
      <w:proofErr w:type="gramStart"/>
      <w:r>
        <w:t>cases</w:t>
      </w:r>
      <w:proofErr w:type="gramEnd"/>
      <w:r>
        <w:t xml:space="preserve"> after a set number of days the transfer is forced to the target location even if they don’t do anything to acknowledge receipt.  In other </w:t>
      </w:r>
      <w:proofErr w:type="gramStart"/>
      <w:r>
        <w:t>cases</w:t>
      </w:r>
      <w:proofErr w:type="gramEnd"/>
      <w:r>
        <w:t xml:space="preserve"> if the target doesn’t acknowledge receipt the system calls it back to the source location.  We’ll need to be able to manage both scenarios.  If something is forced or called back it could be reflected in a status or transfer type.   </w:t>
      </w:r>
    </w:p>
  </w:comment>
  <w:comment w:id="6009" w:author="Renee DeWolf" w:date="2016-09-30T12:06:00Z" w:initials="RD">
    <w:p w14:paraId="6993E933" w14:textId="77777777" w:rsidR="002C4135" w:rsidRDefault="002C4135">
      <w:pPr>
        <w:pStyle w:val="CommentText"/>
      </w:pPr>
      <w:r>
        <w:rPr>
          <w:rStyle w:val="CommentReference"/>
        </w:rPr>
        <w:annotationRef/>
      </w:r>
      <w:r>
        <w:t xml:space="preserve">Is it safe to assume that this is shrink layout that SEG has provided? (because I could see there being some differential in the shrink file from other </w:t>
      </w:r>
      <w:proofErr w:type="gramStart"/>
      <w:r>
        <w:t>retailers)  i.e.</w:t>
      </w:r>
      <w:proofErr w:type="gramEnd"/>
      <w:r>
        <w:t xml:space="preserve"> Their ‘sold’ may be net of refunds but in other cases refunds may be a distinct column.  Reclaim, discount and what appears to be unknown shrink are the only fields that they are breaking out but others using retail accounting may also reduce the shrink balance through known markdowns and want to show a markdown bucket</w:t>
      </w:r>
    </w:p>
    <w:p w14:paraId="6A6626A9" w14:textId="77777777" w:rsidR="002C4135" w:rsidRDefault="002C4135">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0FECA59" w15:done="1"/>
  <w15:commentEx w15:paraId="39A58AAE" w15:done="0"/>
  <w15:commentEx w15:paraId="1EC60097" w15:done="0"/>
  <w15:commentEx w15:paraId="2D11705B" w15:done="0"/>
  <w15:commentEx w15:paraId="10F27519" w15:done="0"/>
  <w15:commentEx w15:paraId="4082FF19" w15:done="0"/>
  <w15:commentEx w15:paraId="7C8132B4" w15:done="0"/>
  <w15:commentEx w15:paraId="03830E51" w15:done="0"/>
  <w15:commentEx w15:paraId="55C8F4B1" w15:done="0"/>
  <w15:commentEx w15:paraId="19601E25" w15:done="0"/>
  <w15:commentEx w15:paraId="17711DE0" w15:done="0"/>
  <w15:commentEx w15:paraId="6A6626A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B0732"/>
    <w:multiLevelType w:val="hybridMultilevel"/>
    <w:tmpl w:val="5C2EB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27027"/>
    <w:multiLevelType w:val="hybridMultilevel"/>
    <w:tmpl w:val="9EF49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DA40690"/>
    <w:multiLevelType w:val="hybridMultilevel"/>
    <w:tmpl w:val="CCDA5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40AF3"/>
    <w:multiLevelType w:val="hybridMultilevel"/>
    <w:tmpl w:val="90C689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nee DeWolf">
    <w15:presenceInfo w15:providerId="None" w15:userId="Renee DeWolf"/>
  </w15:person>
  <w15:person w15:author="Shannon Stilwell">
    <w15:presenceInfo w15:providerId="None" w15:userId="Shannon Stilwell"/>
  </w15:person>
  <w15:person w15:author="Richard Willaims">
    <w15:presenceInfo w15:providerId="Windows Live" w15:userId="547b0f630dc894ec"/>
  </w15:person>
  <w15:person w15:author="Mr Richard P Williams">
    <w15:presenceInfo w15:providerId="Windows Live" w15:userId="547b0f630dc894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6FD"/>
    <w:rsid w:val="00000D2A"/>
    <w:rsid w:val="00013DBA"/>
    <w:rsid w:val="00023071"/>
    <w:rsid w:val="00031D06"/>
    <w:rsid w:val="00032732"/>
    <w:rsid w:val="00033A4C"/>
    <w:rsid w:val="000341B9"/>
    <w:rsid w:val="00064DFF"/>
    <w:rsid w:val="000A089A"/>
    <w:rsid w:val="000A7CB9"/>
    <w:rsid w:val="000C2C5C"/>
    <w:rsid w:val="000C7C61"/>
    <w:rsid w:val="000D0A01"/>
    <w:rsid w:val="000F26EE"/>
    <w:rsid w:val="000F75A1"/>
    <w:rsid w:val="00110540"/>
    <w:rsid w:val="00112FCB"/>
    <w:rsid w:val="00124C9B"/>
    <w:rsid w:val="00125AAF"/>
    <w:rsid w:val="00150190"/>
    <w:rsid w:val="00162BF1"/>
    <w:rsid w:val="00174D2A"/>
    <w:rsid w:val="0018067A"/>
    <w:rsid w:val="00184FB5"/>
    <w:rsid w:val="001854CF"/>
    <w:rsid w:val="00187A88"/>
    <w:rsid w:val="00190894"/>
    <w:rsid w:val="001A669F"/>
    <w:rsid w:val="001A68C1"/>
    <w:rsid w:val="001B0EBF"/>
    <w:rsid w:val="001D5157"/>
    <w:rsid w:val="0020558E"/>
    <w:rsid w:val="00214BD3"/>
    <w:rsid w:val="002209E6"/>
    <w:rsid w:val="00251FB9"/>
    <w:rsid w:val="0026158F"/>
    <w:rsid w:val="00264B7B"/>
    <w:rsid w:val="002663C7"/>
    <w:rsid w:val="00277F3E"/>
    <w:rsid w:val="0028048D"/>
    <w:rsid w:val="00282B57"/>
    <w:rsid w:val="002855E3"/>
    <w:rsid w:val="00294109"/>
    <w:rsid w:val="00297D43"/>
    <w:rsid w:val="002B7EA6"/>
    <w:rsid w:val="002C36BC"/>
    <w:rsid w:val="002C4135"/>
    <w:rsid w:val="002D0F3B"/>
    <w:rsid w:val="002E038B"/>
    <w:rsid w:val="002E0787"/>
    <w:rsid w:val="002F0F57"/>
    <w:rsid w:val="00307A4C"/>
    <w:rsid w:val="003129F2"/>
    <w:rsid w:val="0032026A"/>
    <w:rsid w:val="00324287"/>
    <w:rsid w:val="003636BE"/>
    <w:rsid w:val="00363B7D"/>
    <w:rsid w:val="00366B76"/>
    <w:rsid w:val="003A7E9B"/>
    <w:rsid w:val="003C5D34"/>
    <w:rsid w:val="003E72BD"/>
    <w:rsid w:val="003F3A3E"/>
    <w:rsid w:val="00403EBE"/>
    <w:rsid w:val="0040553A"/>
    <w:rsid w:val="0043556A"/>
    <w:rsid w:val="0044305A"/>
    <w:rsid w:val="0044593F"/>
    <w:rsid w:val="0045345A"/>
    <w:rsid w:val="00456841"/>
    <w:rsid w:val="0047420E"/>
    <w:rsid w:val="00474FB6"/>
    <w:rsid w:val="004B58B2"/>
    <w:rsid w:val="004B76FE"/>
    <w:rsid w:val="004C4AAA"/>
    <w:rsid w:val="004D10F6"/>
    <w:rsid w:val="004D6DA6"/>
    <w:rsid w:val="004E2D67"/>
    <w:rsid w:val="004E3EC0"/>
    <w:rsid w:val="004F2720"/>
    <w:rsid w:val="004F4C0B"/>
    <w:rsid w:val="00500C98"/>
    <w:rsid w:val="00506680"/>
    <w:rsid w:val="0052556A"/>
    <w:rsid w:val="00554DE6"/>
    <w:rsid w:val="0057271A"/>
    <w:rsid w:val="00580BF5"/>
    <w:rsid w:val="00596746"/>
    <w:rsid w:val="005A5DA9"/>
    <w:rsid w:val="005A6120"/>
    <w:rsid w:val="005B0E94"/>
    <w:rsid w:val="005C17A0"/>
    <w:rsid w:val="005C55B2"/>
    <w:rsid w:val="005E1F87"/>
    <w:rsid w:val="005F0D65"/>
    <w:rsid w:val="005F66FD"/>
    <w:rsid w:val="00610F4C"/>
    <w:rsid w:val="006151D3"/>
    <w:rsid w:val="0061629C"/>
    <w:rsid w:val="0062623A"/>
    <w:rsid w:val="0063653D"/>
    <w:rsid w:val="006538E3"/>
    <w:rsid w:val="00654445"/>
    <w:rsid w:val="0066017E"/>
    <w:rsid w:val="0066704B"/>
    <w:rsid w:val="0069535D"/>
    <w:rsid w:val="006A2286"/>
    <w:rsid w:val="006B1A6D"/>
    <w:rsid w:val="006C2269"/>
    <w:rsid w:val="006C3923"/>
    <w:rsid w:val="006C5984"/>
    <w:rsid w:val="006D50AA"/>
    <w:rsid w:val="006D5F48"/>
    <w:rsid w:val="006E25C2"/>
    <w:rsid w:val="006E56D7"/>
    <w:rsid w:val="0070411B"/>
    <w:rsid w:val="00712604"/>
    <w:rsid w:val="007142D6"/>
    <w:rsid w:val="007210F9"/>
    <w:rsid w:val="0073444A"/>
    <w:rsid w:val="0077574E"/>
    <w:rsid w:val="00792C0C"/>
    <w:rsid w:val="007A57CC"/>
    <w:rsid w:val="007B3E7D"/>
    <w:rsid w:val="007B6279"/>
    <w:rsid w:val="007C0BA1"/>
    <w:rsid w:val="007D0360"/>
    <w:rsid w:val="007D4B83"/>
    <w:rsid w:val="007D7ECD"/>
    <w:rsid w:val="007E053D"/>
    <w:rsid w:val="007E2A99"/>
    <w:rsid w:val="00820DE0"/>
    <w:rsid w:val="00827000"/>
    <w:rsid w:val="0083552E"/>
    <w:rsid w:val="00840072"/>
    <w:rsid w:val="00843A7A"/>
    <w:rsid w:val="00860258"/>
    <w:rsid w:val="00861071"/>
    <w:rsid w:val="0087235B"/>
    <w:rsid w:val="00893D37"/>
    <w:rsid w:val="008976E3"/>
    <w:rsid w:val="00897CB7"/>
    <w:rsid w:val="008A615A"/>
    <w:rsid w:val="008B6792"/>
    <w:rsid w:val="008C5CDF"/>
    <w:rsid w:val="008D7FED"/>
    <w:rsid w:val="008F7B0C"/>
    <w:rsid w:val="00910F2B"/>
    <w:rsid w:val="00923ECC"/>
    <w:rsid w:val="00955346"/>
    <w:rsid w:val="009555A1"/>
    <w:rsid w:val="009626C3"/>
    <w:rsid w:val="009660C9"/>
    <w:rsid w:val="00977D7E"/>
    <w:rsid w:val="009859CD"/>
    <w:rsid w:val="00985EC4"/>
    <w:rsid w:val="00987F65"/>
    <w:rsid w:val="009910D0"/>
    <w:rsid w:val="00993F09"/>
    <w:rsid w:val="009D037A"/>
    <w:rsid w:val="009D6263"/>
    <w:rsid w:val="00A02DE9"/>
    <w:rsid w:val="00A03253"/>
    <w:rsid w:val="00A10B39"/>
    <w:rsid w:val="00A14663"/>
    <w:rsid w:val="00A17E2B"/>
    <w:rsid w:val="00A274AC"/>
    <w:rsid w:val="00A27EC0"/>
    <w:rsid w:val="00A36612"/>
    <w:rsid w:val="00A5132B"/>
    <w:rsid w:val="00A654C7"/>
    <w:rsid w:val="00A75873"/>
    <w:rsid w:val="00AB1BE3"/>
    <w:rsid w:val="00AB5ACA"/>
    <w:rsid w:val="00AC7868"/>
    <w:rsid w:val="00AE1CF9"/>
    <w:rsid w:val="00AE20AD"/>
    <w:rsid w:val="00AE3E32"/>
    <w:rsid w:val="00AF7C5D"/>
    <w:rsid w:val="00B254FB"/>
    <w:rsid w:val="00B25D76"/>
    <w:rsid w:val="00B320F6"/>
    <w:rsid w:val="00B5079A"/>
    <w:rsid w:val="00B57374"/>
    <w:rsid w:val="00B57839"/>
    <w:rsid w:val="00B61FAC"/>
    <w:rsid w:val="00B70C47"/>
    <w:rsid w:val="00B80CD7"/>
    <w:rsid w:val="00B82449"/>
    <w:rsid w:val="00B917FE"/>
    <w:rsid w:val="00BA12B6"/>
    <w:rsid w:val="00BA7975"/>
    <w:rsid w:val="00BC4B91"/>
    <w:rsid w:val="00BC6C92"/>
    <w:rsid w:val="00BD764D"/>
    <w:rsid w:val="00BE503F"/>
    <w:rsid w:val="00BE6963"/>
    <w:rsid w:val="00C147DA"/>
    <w:rsid w:val="00C16EE0"/>
    <w:rsid w:val="00C248A9"/>
    <w:rsid w:val="00C24A4C"/>
    <w:rsid w:val="00C3060A"/>
    <w:rsid w:val="00C40CA5"/>
    <w:rsid w:val="00C6047B"/>
    <w:rsid w:val="00C63B6E"/>
    <w:rsid w:val="00C72EC5"/>
    <w:rsid w:val="00C75BD6"/>
    <w:rsid w:val="00C83B35"/>
    <w:rsid w:val="00C938E2"/>
    <w:rsid w:val="00C95F51"/>
    <w:rsid w:val="00CA04B3"/>
    <w:rsid w:val="00CA62BC"/>
    <w:rsid w:val="00CC3A19"/>
    <w:rsid w:val="00CD0922"/>
    <w:rsid w:val="00CD51D0"/>
    <w:rsid w:val="00CF122B"/>
    <w:rsid w:val="00CF346B"/>
    <w:rsid w:val="00CF4A03"/>
    <w:rsid w:val="00D15AA8"/>
    <w:rsid w:val="00D564AE"/>
    <w:rsid w:val="00D62D31"/>
    <w:rsid w:val="00D63491"/>
    <w:rsid w:val="00D65AE3"/>
    <w:rsid w:val="00D82836"/>
    <w:rsid w:val="00DA4E14"/>
    <w:rsid w:val="00DA502F"/>
    <w:rsid w:val="00DD3CD6"/>
    <w:rsid w:val="00DD4F05"/>
    <w:rsid w:val="00DE2803"/>
    <w:rsid w:val="00DF6070"/>
    <w:rsid w:val="00E06A72"/>
    <w:rsid w:val="00E247D3"/>
    <w:rsid w:val="00E66355"/>
    <w:rsid w:val="00E8028A"/>
    <w:rsid w:val="00E82D5A"/>
    <w:rsid w:val="00E97D05"/>
    <w:rsid w:val="00EB2522"/>
    <w:rsid w:val="00EC7405"/>
    <w:rsid w:val="00EE2834"/>
    <w:rsid w:val="00F0262E"/>
    <w:rsid w:val="00F148D9"/>
    <w:rsid w:val="00F154F9"/>
    <w:rsid w:val="00F277E0"/>
    <w:rsid w:val="00F355D2"/>
    <w:rsid w:val="00F410D8"/>
    <w:rsid w:val="00F52F95"/>
    <w:rsid w:val="00F66A3D"/>
    <w:rsid w:val="00F85230"/>
    <w:rsid w:val="00FA1712"/>
    <w:rsid w:val="00FB5517"/>
    <w:rsid w:val="00FC16E4"/>
    <w:rsid w:val="00FC3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1B59F"/>
  <w15:docId w15:val="{94ADC650-D740-44CA-84EC-158612CF9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0BA1"/>
    <w:rPr>
      <w:rFonts w:asciiTheme="majorHAnsi" w:hAnsiTheme="majorHAnsi"/>
    </w:rPr>
  </w:style>
  <w:style w:type="paragraph" w:styleId="Heading1">
    <w:name w:val="heading 1"/>
    <w:basedOn w:val="Normal"/>
    <w:next w:val="Normal"/>
    <w:link w:val="Heading1Char"/>
    <w:uiPriority w:val="9"/>
    <w:qFormat/>
    <w:rsid w:val="00F66A3D"/>
    <w:pPr>
      <w:keepNext/>
      <w:keepLines/>
      <w:spacing w:before="240" w:after="0"/>
      <w:outlineLvl w:val="0"/>
    </w:pPr>
    <w:rPr>
      <w:rFonts w:ascii="Open Sans" w:eastAsiaTheme="majorEastAsia" w:hAnsi="Open Sans" w:cstheme="majorBidi"/>
      <w:color w:val="000000" w:themeColor="text1"/>
      <w:sz w:val="36"/>
      <w:szCs w:val="32"/>
    </w:rPr>
  </w:style>
  <w:style w:type="paragraph" w:styleId="Heading2">
    <w:name w:val="heading 2"/>
    <w:basedOn w:val="Normal"/>
    <w:next w:val="Normal"/>
    <w:link w:val="Heading2Char"/>
    <w:uiPriority w:val="9"/>
    <w:unhideWhenUsed/>
    <w:qFormat/>
    <w:rsid w:val="00F66A3D"/>
    <w:pPr>
      <w:keepNext/>
      <w:keepLines/>
      <w:spacing w:before="40" w:after="0"/>
      <w:outlineLvl w:val="1"/>
    </w:pPr>
    <w:rPr>
      <w:rFonts w:ascii="Open Sans" w:eastAsiaTheme="majorEastAsia" w:hAnsi="Open Sans" w:cstheme="majorBidi"/>
      <w:color w:val="000000" w:themeColor="text1"/>
      <w:sz w:val="26"/>
      <w:szCs w:val="26"/>
    </w:rPr>
  </w:style>
  <w:style w:type="paragraph" w:styleId="Heading3">
    <w:name w:val="heading 3"/>
    <w:basedOn w:val="Normal"/>
    <w:next w:val="Normal"/>
    <w:link w:val="Heading3Char"/>
    <w:uiPriority w:val="9"/>
    <w:unhideWhenUsed/>
    <w:qFormat/>
    <w:rsid w:val="000C7C61"/>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A3D"/>
    <w:rPr>
      <w:rFonts w:ascii="Open Sans" w:eastAsiaTheme="majorEastAsia" w:hAnsi="Open Sans" w:cstheme="majorBidi"/>
      <w:color w:val="000000" w:themeColor="text1"/>
      <w:sz w:val="36"/>
      <w:szCs w:val="32"/>
    </w:rPr>
  </w:style>
  <w:style w:type="character" w:customStyle="1" w:styleId="Heading2Char">
    <w:name w:val="Heading 2 Char"/>
    <w:basedOn w:val="DefaultParagraphFont"/>
    <w:link w:val="Heading2"/>
    <w:uiPriority w:val="9"/>
    <w:rsid w:val="00F66A3D"/>
    <w:rPr>
      <w:rFonts w:ascii="Open Sans" w:eastAsiaTheme="majorEastAsia" w:hAnsi="Open Sans" w:cstheme="majorBidi"/>
      <w:color w:val="000000" w:themeColor="text1"/>
      <w:sz w:val="26"/>
      <w:szCs w:val="26"/>
    </w:rPr>
  </w:style>
  <w:style w:type="table" w:styleId="TableGrid">
    <w:name w:val="Table Grid"/>
    <w:basedOn w:val="TableNormal"/>
    <w:uiPriority w:val="39"/>
    <w:rsid w:val="00872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41">
    <w:name w:val="Grid Table 5 Dark - Accent 41"/>
    <w:basedOn w:val="TableNormal"/>
    <w:uiPriority w:val="50"/>
    <w:rsid w:val="00CA62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4-Accent31">
    <w:name w:val="Grid Table 4 - Accent 31"/>
    <w:basedOn w:val="TableNormal"/>
    <w:uiPriority w:val="49"/>
    <w:rsid w:val="00CA62B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61">
    <w:name w:val="List Table 2 - Accent 61"/>
    <w:basedOn w:val="TableNormal"/>
    <w:uiPriority w:val="47"/>
    <w:rsid w:val="00CA62BC"/>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41">
    <w:name w:val="List Table 41"/>
    <w:basedOn w:val="TableNormal"/>
    <w:uiPriority w:val="49"/>
    <w:rsid w:val="00CA62B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1">
    <w:name w:val="Grid Table 4 - Accent 41"/>
    <w:basedOn w:val="TableNormal"/>
    <w:uiPriority w:val="49"/>
    <w:rsid w:val="00F52F9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ListParagraph">
    <w:name w:val="List Paragraph"/>
    <w:basedOn w:val="Normal"/>
    <w:uiPriority w:val="34"/>
    <w:qFormat/>
    <w:rsid w:val="00C95F51"/>
    <w:pPr>
      <w:ind w:left="720"/>
      <w:contextualSpacing/>
    </w:pPr>
  </w:style>
  <w:style w:type="table" w:styleId="TableGridLight">
    <w:name w:val="Grid Table Light"/>
    <w:basedOn w:val="TableNormal"/>
    <w:uiPriority w:val="40"/>
    <w:rsid w:val="00B80C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2">
    <w:name w:val="Grid Table 4 Accent 2"/>
    <w:basedOn w:val="TableNormal"/>
    <w:uiPriority w:val="49"/>
    <w:rsid w:val="0045684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CD51D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Caption">
    <w:name w:val="caption"/>
    <w:basedOn w:val="Normal"/>
    <w:next w:val="Normal"/>
    <w:uiPriority w:val="35"/>
    <w:unhideWhenUsed/>
    <w:qFormat/>
    <w:rsid w:val="00C24A4C"/>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0C7C61"/>
    <w:rPr>
      <w:rFonts w:asciiTheme="majorHAnsi" w:eastAsiaTheme="majorEastAsia" w:hAnsiTheme="majorHAnsi" w:cstheme="majorBidi"/>
      <w:sz w:val="24"/>
      <w:szCs w:val="24"/>
    </w:rPr>
  </w:style>
  <w:style w:type="table" w:styleId="GridTable4-Accent5">
    <w:name w:val="Grid Table 4 Accent 5"/>
    <w:basedOn w:val="TableNormal"/>
    <w:uiPriority w:val="49"/>
    <w:rsid w:val="00CF4A0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Heading">
    <w:name w:val="TOC Heading"/>
    <w:basedOn w:val="Heading1"/>
    <w:next w:val="Normal"/>
    <w:uiPriority w:val="39"/>
    <w:unhideWhenUsed/>
    <w:qFormat/>
    <w:rsid w:val="00D62D31"/>
    <w:pPr>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D62D31"/>
    <w:pPr>
      <w:spacing w:after="100"/>
    </w:pPr>
  </w:style>
  <w:style w:type="paragraph" w:styleId="TOC3">
    <w:name w:val="toc 3"/>
    <w:basedOn w:val="Normal"/>
    <w:next w:val="Normal"/>
    <w:autoRedefine/>
    <w:uiPriority w:val="39"/>
    <w:unhideWhenUsed/>
    <w:rsid w:val="00D62D31"/>
    <w:pPr>
      <w:spacing w:after="100"/>
      <w:ind w:left="440"/>
    </w:pPr>
  </w:style>
  <w:style w:type="paragraph" w:styleId="TOC2">
    <w:name w:val="toc 2"/>
    <w:basedOn w:val="Normal"/>
    <w:next w:val="Normal"/>
    <w:autoRedefine/>
    <w:uiPriority w:val="39"/>
    <w:unhideWhenUsed/>
    <w:rsid w:val="00D62D31"/>
    <w:pPr>
      <w:spacing w:after="100"/>
      <w:ind w:left="220"/>
    </w:pPr>
  </w:style>
  <w:style w:type="character" w:styleId="Hyperlink">
    <w:name w:val="Hyperlink"/>
    <w:basedOn w:val="DefaultParagraphFont"/>
    <w:uiPriority w:val="99"/>
    <w:unhideWhenUsed/>
    <w:rsid w:val="00D62D31"/>
    <w:rPr>
      <w:color w:val="0563C1" w:themeColor="hyperlink"/>
      <w:u w:val="single"/>
    </w:rPr>
  </w:style>
  <w:style w:type="paragraph" w:styleId="TableofFigures">
    <w:name w:val="table of figures"/>
    <w:basedOn w:val="Normal"/>
    <w:next w:val="Normal"/>
    <w:uiPriority w:val="99"/>
    <w:unhideWhenUsed/>
    <w:rsid w:val="00BA12B6"/>
    <w:pPr>
      <w:spacing w:after="0"/>
    </w:pPr>
  </w:style>
  <w:style w:type="paragraph" w:styleId="NoSpacing">
    <w:name w:val="No Spacing"/>
    <w:uiPriority w:val="1"/>
    <w:qFormat/>
    <w:rsid w:val="007C0BA1"/>
    <w:pPr>
      <w:spacing w:after="0" w:line="240" w:lineRule="auto"/>
    </w:pPr>
  </w:style>
  <w:style w:type="character" w:styleId="CommentReference">
    <w:name w:val="annotation reference"/>
    <w:basedOn w:val="DefaultParagraphFont"/>
    <w:uiPriority w:val="99"/>
    <w:semiHidden/>
    <w:unhideWhenUsed/>
    <w:rsid w:val="00E66355"/>
    <w:rPr>
      <w:sz w:val="16"/>
      <w:szCs w:val="16"/>
    </w:rPr>
  </w:style>
  <w:style w:type="paragraph" w:styleId="CommentText">
    <w:name w:val="annotation text"/>
    <w:basedOn w:val="Normal"/>
    <w:link w:val="CommentTextChar"/>
    <w:uiPriority w:val="99"/>
    <w:semiHidden/>
    <w:unhideWhenUsed/>
    <w:rsid w:val="00E66355"/>
    <w:pPr>
      <w:spacing w:line="240" w:lineRule="auto"/>
    </w:pPr>
    <w:rPr>
      <w:sz w:val="20"/>
      <w:szCs w:val="20"/>
    </w:rPr>
  </w:style>
  <w:style w:type="character" w:customStyle="1" w:styleId="CommentTextChar">
    <w:name w:val="Comment Text Char"/>
    <w:basedOn w:val="DefaultParagraphFont"/>
    <w:link w:val="CommentText"/>
    <w:uiPriority w:val="99"/>
    <w:semiHidden/>
    <w:rsid w:val="00E66355"/>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E66355"/>
    <w:rPr>
      <w:b/>
      <w:bCs/>
    </w:rPr>
  </w:style>
  <w:style w:type="character" w:customStyle="1" w:styleId="CommentSubjectChar">
    <w:name w:val="Comment Subject Char"/>
    <w:basedOn w:val="CommentTextChar"/>
    <w:link w:val="CommentSubject"/>
    <w:uiPriority w:val="99"/>
    <w:semiHidden/>
    <w:rsid w:val="00E66355"/>
    <w:rPr>
      <w:rFonts w:asciiTheme="majorHAnsi" w:hAnsiTheme="majorHAnsi"/>
      <w:b/>
      <w:bCs/>
      <w:sz w:val="20"/>
      <w:szCs w:val="20"/>
    </w:rPr>
  </w:style>
  <w:style w:type="paragraph" w:styleId="Revision">
    <w:name w:val="Revision"/>
    <w:hidden/>
    <w:uiPriority w:val="99"/>
    <w:semiHidden/>
    <w:rsid w:val="00E66355"/>
    <w:pPr>
      <w:spacing w:after="0" w:line="240" w:lineRule="auto"/>
    </w:pPr>
    <w:rPr>
      <w:rFonts w:asciiTheme="majorHAnsi" w:hAnsiTheme="majorHAnsi"/>
    </w:rPr>
  </w:style>
  <w:style w:type="paragraph" w:styleId="BalloonText">
    <w:name w:val="Balloon Text"/>
    <w:basedOn w:val="Normal"/>
    <w:link w:val="BalloonTextChar"/>
    <w:uiPriority w:val="99"/>
    <w:semiHidden/>
    <w:unhideWhenUsed/>
    <w:rsid w:val="00E663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63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661082">
      <w:bodyDiv w:val="1"/>
      <w:marLeft w:val="0"/>
      <w:marRight w:val="0"/>
      <w:marTop w:val="0"/>
      <w:marBottom w:val="0"/>
      <w:divBdr>
        <w:top w:val="none" w:sz="0" w:space="0" w:color="auto"/>
        <w:left w:val="none" w:sz="0" w:space="0" w:color="auto"/>
        <w:bottom w:val="none" w:sz="0" w:space="0" w:color="auto"/>
        <w:right w:val="none" w:sz="0" w:space="0" w:color="auto"/>
      </w:divBdr>
    </w:div>
    <w:div w:id="194002456">
      <w:bodyDiv w:val="1"/>
      <w:marLeft w:val="0"/>
      <w:marRight w:val="0"/>
      <w:marTop w:val="0"/>
      <w:marBottom w:val="0"/>
      <w:divBdr>
        <w:top w:val="none" w:sz="0" w:space="0" w:color="auto"/>
        <w:left w:val="none" w:sz="0" w:space="0" w:color="auto"/>
        <w:bottom w:val="none" w:sz="0" w:space="0" w:color="auto"/>
        <w:right w:val="none" w:sz="0" w:space="0" w:color="auto"/>
      </w:divBdr>
    </w:div>
    <w:div w:id="315190563">
      <w:bodyDiv w:val="1"/>
      <w:marLeft w:val="0"/>
      <w:marRight w:val="0"/>
      <w:marTop w:val="0"/>
      <w:marBottom w:val="0"/>
      <w:divBdr>
        <w:top w:val="none" w:sz="0" w:space="0" w:color="auto"/>
        <w:left w:val="none" w:sz="0" w:space="0" w:color="auto"/>
        <w:bottom w:val="none" w:sz="0" w:space="0" w:color="auto"/>
        <w:right w:val="none" w:sz="0" w:space="0" w:color="auto"/>
      </w:divBdr>
    </w:div>
    <w:div w:id="490829380">
      <w:bodyDiv w:val="1"/>
      <w:marLeft w:val="0"/>
      <w:marRight w:val="0"/>
      <w:marTop w:val="0"/>
      <w:marBottom w:val="0"/>
      <w:divBdr>
        <w:top w:val="none" w:sz="0" w:space="0" w:color="auto"/>
        <w:left w:val="none" w:sz="0" w:space="0" w:color="auto"/>
        <w:bottom w:val="none" w:sz="0" w:space="0" w:color="auto"/>
        <w:right w:val="none" w:sz="0" w:space="0" w:color="auto"/>
      </w:divBdr>
    </w:div>
    <w:div w:id="735206945">
      <w:bodyDiv w:val="1"/>
      <w:marLeft w:val="0"/>
      <w:marRight w:val="0"/>
      <w:marTop w:val="0"/>
      <w:marBottom w:val="0"/>
      <w:divBdr>
        <w:top w:val="none" w:sz="0" w:space="0" w:color="auto"/>
        <w:left w:val="none" w:sz="0" w:space="0" w:color="auto"/>
        <w:bottom w:val="none" w:sz="0" w:space="0" w:color="auto"/>
        <w:right w:val="none" w:sz="0" w:space="0" w:color="auto"/>
      </w:divBdr>
    </w:div>
    <w:div w:id="812017210">
      <w:bodyDiv w:val="1"/>
      <w:marLeft w:val="0"/>
      <w:marRight w:val="0"/>
      <w:marTop w:val="0"/>
      <w:marBottom w:val="0"/>
      <w:divBdr>
        <w:top w:val="none" w:sz="0" w:space="0" w:color="auto"/>
        <w:left w:val="none" w:sz="0" w:space="0" w:color="auto"/>
        <w:bottom w:val="none" w:sz="0" w:space="0" w:color="auto"/>
        <w:right w:val="none" w:sz="0" w:space="0" w:color="auto"/>
      </w:divBdr>
    </w:div>
    <w:div w:id="856846624">
      <w:bodyDiv w:val="1"/>
      <w:marLeft w:val="0"/>
      <w:marRight w:val="0"/>
      <w:marTop w:val="0"/>
      <w:marBottom w:val="0"/>
      <w:divBdr>
        <w:top w:val="none" w:sz="0" w:space="0" w:color="auto"/>
        <w:left w:val="none" w:sz="0" w:space="0" w:color="auto"/>
        <w:bottom w:val="none" w:sz="0" w:space="0" w:color="auto"/>
        <w:right w:val="none" w:sz="0" w:space="0" w:color="auto"/>
      </w:divBdr>
    </w:div>
    <w:div w:id="922375797">
      <w:bodyDiv w:val="1"/>
      <w:marLeft w:val="0"/>
      <w:marRight w:val="0"/>
      <w:marTop w:val="0"/>
      <w:marBottom w:val="0"/>
      <w:divBdr>
        <w:top w:val="none" w:sz="0" w:space="0" w:color="auto"/>
        <w:left w:val="none" w:sz="0" w:space="0" w:color="auto"/>
        <w:bottom w:val="none" w:sz="0" w:space="0" w:color="auto"/>
        <w:right w:val="none" w:sz="0" w:space="0" w:color="auto"/>
      </w:divBdr>
    </w:div>
    <w:div w:id="1035693685">
      <w:bodyDiv w:val="1"/>
      <w:marLeft w:val="0"/>
      <w:marRight w:val="0"/>
      <w:marTop w:val="0"/>
      <w:marBottom w:val="0"/>
      <w:divBdr>
        <w:top w:val="none" w:sz="0" w:space="0" w:color="auto"/>
        <w:left w:val="none" w:sz="0" w:space="0" w:color="auto"/>
        <w:bottom w:val="none" w:sz="0" w:space="0" w:color="auto"/>
        <w:right w:val="none" w:sz="0" w:space="0" w:color="auto"/>
      </w:divBdr>
      <w:divsChild>
        <w:div w:id="13504716">
          <w:marLeft w:val="0"/>
          <w:marRight w:val="0"/>
          <w:marTop w:val="0"/>
          <w:marBottom w:val="0"/>
          <w:divBdr>
            <w:top w:val="none" w:sz="0" w:space="0" w:color="auto"/>
            <w:left w:val="none" w:sz="0" w:space="0" w:color="auto"/>
            <w:bottom w:val="none" w:sz="0" w:space="0" w:color="auto"/>
            <w:right w:val="none" w:sz="0" w:space="0" w:color="auto"/>
          </w:divBdr>
          <w:divsChild>
            <w:div w:id="1566335026">
              <w:marLeft w:val="0"/>
              <w:marRight w:val="0"/>
              <w:marTop w:val="0"/>
              <w:marBottom w:val="0"/>
              <w:divBdr>
                <w:top w:val="none" w:sz="0" w:space="0" w:color="auto"/>
                <w:left w:val="none" w:sz="0" w:space="0" w:color="auto"/>
                <w:bottom w:val="none" w:sz="0" w:space="0" w:color="auto"/>
                <w:right w:val="none" w:sz="0" w:space="0" w:color="auto"/>
              </w:divBdr>
            </w:div>
          </w:divsChild>
        </w:div>
        <w:div w:id="595331167">
          <w:marLeft w:val="0"/>
          <w:marRight w:val="0"/>
          <w:marTop w:val="0"/>
          <w:marBottom w:val="0"/>
          <w:divBdr>
            <w:top w:val="none" w:sz="0" w:space="0" w:color="auto"/>
            <w:left w:val="none" w:sz="0" w:space="0" w:color="auto"/>
            <w:bottom w:val="none" w:sz="0" w:space="0" w:color="auto"/>
            <w:right w:val="none" w:sz="0" w:space="0" w:color="auto"/>
          </w:divBdr>
          <w:divsChild>
            <w:div w:id="1760759283">
              <w:marLeft w:val="0"/>
              <w:marRight w:val="0"/>
              <w:marTop w:val="0"/>
              <w:marBottom w:val="0"/>
              <w:divBdr>
                <w:top w:val="none" w:sz="0" w:space="0" w:color="auto"/>
                <w:left w:val="none" w:sz="0" w:space="0" w:color="auto"/>
                <w:bottom w:val="none" w:sz="0" w:space="0" w:color="auto"/>
                <w:right w:val="none" w:sz="0" w:space="0" w:color="auto"/>
              </w:divBdr>
            </w:div>
          </w:divsChild>
        </w:div>
        <w:div w:id="1697152028">
          <w:marLeft w:val="0"/>
          <w:marRight w:val="0"/>
          <w:marTop w:val="0"/>
          <w:marBottom w:val="0"/>
          <w:divBdr>
            <w:top w:val="none" w:sz="0" w:space="0" w:color="auto"/>
            <w:left w:val="none" w:sz="0" w:space="0" w:color="auto"/>
            <w:bottom w:val="none" w:sz="0" w:space="0" w:color="auto"/>
            <w:right w:val="none" w:sz="0" w:space="0" w:color="auto"/>
          </w:divBdr>
          <w:divsChild>
            <w:div w:id="925262647">
              <w:marLeft w:val="0"/>
              <w:marRight w:val="0"/>
              <w:marTop w:val="0"/>
              <w:marBottom w:val="0"/>
              <w:divBdr>
                <w:top w:val="none" w:sz="0" w:space="0" w:color="auto"/>
                <w:left w:val="none" w:sz="0" w:space="0" w:color="auto"/>
                <w:bottom w:val="none" w:sz="0" w:space="0" w:color="auto"/>
                <w:right w:val="none" w:sz="0" w:space="0" w:color="auto"/>
              </w:divBdr>
            </w:div>
          </w:divsChild>
        </w:div>
        <w:div w:id="1755395111">
          <w:marLeft w:val="0"/>
          <w:marRight w:val="0"/>
          <w:marTop w:val="0"/>
          <w:marBottom w:val="0"/>
          <w:divBdr>
            <w:top w:val="none" w:sz="0" w:space="0" w:color="auto"/>
            <w:left w:val="none" w:sz="0" w:space="0" w:color="auto"/>
            <w:bottom w:val="none" w:sz="0" w:space="0" w:color="auto"/>
            <w:right w:val="none" w:sz="0" w:space="0" w:color="auto"/>
          </w:divBdr>
          <w:divsChild>
            <w:div w:id="1707218021">
              <w:marLeft w:val="0"/>
              <w:marRight w:val="0"/>
              <w:marTop w:val="0"/>
              <w:marBottom w:val="0"/>
              <w:divBdr>
                <w:top w:val="none" w:sz="0" w:space="0" w:color="auto"/>
                <w:left w:val="none" w:sz="0" w:space="0" w:color="auto"/>
                <w:bottom w:val="none" w:sz="0" w:space="0" w:color="auto"/>
                <w:right w:val="none" w:sz="0" w:space="0" w:color="auto"/>
              </w:divBdr>
            </w:div>
          </w:divsChild>
        </w:div>
        <w:div w:id="2250951">
          <w:marLeft w:val="0"/>
          <w:marRight w:val="0"/>
          <w:marTop w:val="0"/>
          <w:marBottom w:val="0"/>
          <w:divBdr>
            <w:top w:val="none" w:sz="0" w:space="0" w:color="auto"/>
            <w:left w:val="none" w:sz="0" w:space="0" w:color="auto"/>
            <w:bottom w:val="none" w:sz="0" w:space="0" w:color="auto"/>
            <w:right w:val="none" w:sz="0" w:space="0" w:color="auto"/>
          </w:divBdr>
          <w:divsChild>
            <w:div w:id="1125124126">
              <w:marLeft w:val="0"/>
              <w:marRight w:val="0"/>
              <w:marTop w:val="0"/>
              <w:marBottom w:val="0"/>
              <w:divBdr>
                <w:top w:val="none" w:sz="0" w:space="0" w:color="auto"/>
                <w:left w:val="none" w:sz="0" w:space="0" w:color="auto"/>
                <w:bottom w:val="none" w:sz="0" w:space="0" w:color="auto"/>
                <w:right w:val="none" w:sz="0" w:space="0" w:color="auto"/>
              </w:divBdr>
            </w:div>
          </w:divsChild>
        </w:div>
        <w:div w:id="1758138642">
          <w:marLeft w:val="0"/>
          <w:marRight w:val="0"/>
          <w:marTop w:val="0"/>
          <w:marBottom w:val="0"/>
          <w:divBdr>
            <w:top w:val="none" w:sz="0" w:space="0" w:color="auto"/>
            <w:left w:val="none" w:sz="0" w:space="0" w:color="auto"/>
            <w:bottom w:val="none" w:sz="0" w:space="0" w:color="auto"/>
            <w:right w:val="none" w:sz="0" w:space="0" w:color="auto"/>
          </w:divBdr>
          <w:divsChild>
            <w:div w:id="2114741298">
              <w:marLeft w:val="0"/>
              <w:marRight w:val="0"/>
              <w:marTop w:val="0"/>
              <w:marBottom w:val="0"/>
              <w:divBdr>
                <w:top w:val="none" w:sz="0" w:space="0" w:color="auto"/>
                <w:left w:val="none" w:sz="0" w:space="0" w:color="auto"/>
                <w:bottom w:val="none" w:sz="0" w:space="0" w:color="auto"/>
                <w:right w:val="none" w:sz="0" w:space="0" w:color="auto"/>
              </w:divBdr>
            </w:div>
          </w:divsChild>
        </w:div>
        <w:div w:id="2076121964">
          <w:marLeft w:val="0"/>
          <w:marRight w:val="0"/>
          <w:marTop w:val="0"/>
          <w:marBottom w:val="0"/>
          <w:divBdr>
            <w:top w:val="none" w:sz="0" w:space="0" w:color="auto"/>
            <w:left w:val="none" w:sz="0" w:space="0" w:color="auto"/>
            <w:bottom w:val="none" w:sz="0" w:space="0" w:color="auto"/>
            <w:right w:val="none" w:sz="0" w:space="0" w:color="auto"/>
          </w:divBdr>
          <w:divsChild>
            <w:div w:id="2029525384">
              <w:marLeft w:val="0"/>
              <w:marRight w:val="0"/>
              <w:marTop w:val="0"/>
              <w:marBottom w:val="0"/>
              <w:divBdr>
                <w:top w:val="none" w:sz="0" w:space="0" w:color="auto"/>
                <w:left w:val="none" w:sz="0" w:space="0" w:color="auto"/>
                <w:bottom w:val="none" w:sz="0" w:space="0" w:color="auto"/>
                <w:right w:val="none" w:sz="0" w:space="0" w:color="auto"/>
              </w:divBdr>
            </w:div>
          </w:divsChild>
        </w:div>
        <w:div w:id="672605296">
          <w:marLeft w:val="0"/>
          <w:marRight w:val="0"/>
          <w:marTop w:val="0"/>
          <w:marBottom w:val="0"/>
          <w:divBdr>
            <w:top w:val="none" w:sz="0" w:space="0" w:color="auto"/>
            <w:left w:val="none" w:sz="0" w:space="0" w:color="auto"/>
            <w:bottom w:val="none" w:sz="0" w:space="0" w:color="auto"/>
            <w:right w:val="none" w:sz="0" w:space="0" w:color="auto"/>
          </w:divBdr>
          <w:divsChild>
            <w:div w:id="67728913">
              <w:marLeft w:val="0"/>
              <w:marRight w:val="0"/>
              <w:marTop w:val="0"/>
              <w:marBottom w:val="0"/>
              <w:divBdr>
                <w:top w:val="none" w:sz="0" w:space="0" w:color="auto"/>
                <w:left w:val="none" w:sz="0" w:space="0" w:color="auto"/>
                <w:bottom w:val="none" w:sz="0" w:space="0" w:color="auto"/>
                <w:right w:val="none" w:sz="0" w:space="0" w:color="auto"/>
              </w:divBdr>
            </w:div>
          </w:divsChild>
        </w:div>
        <w:div w:id="1810126229">
          <w:marLeft w:val="0"/>
          <w:marRight w:val="0"/>
          <w:marTop w:val="0"/>
          <w:marBottom w:val="0"/>
          <w:divBdr>
            <w:top w:val="none" w:sz="0" w:space="0" w:color="auto"/>
            <w:left w:val="none" w:sz="0" w:space="0" w:color="auto"/>
            <w:bottom w:val="none" w:sz="0" w:space="0" w:color="auto"/>
            <w:right w:val="none" w:sz="0" w:space="0" w:color="auto"/>
          </w:divBdr>
          <w:divsChild>
            <w:div w:id="1802069909">
              <w:marLeft w:val="0"/>
              <w:marRight w:val="0"/>
              <w:marTop w:val="0"/>
              <w:marBottom w:val="0"/>
              <w:divBdr>
                <w:top w:val="none" w:sz="0" w:space="0" w:color="auto"/>
                <w:left w:val="none" w:sz="0" w:space="0" w:color="auto"/>
                <w:bottom w:val="none" w:sz="0" w:space="0" w:color="auto"/>
                <w:right w:val="none" w:sz="0" w:space="0" w:color="auto"/>
              </w:divBdr>
            </w:div>
            <w:div w:id="1517501520">
              <w:marLeft w:val="0"/>
              <w:marRight w:val="0"/>
              <w:marTop w:val="0"/>
              <w:marBottom w:val="0"/>
              <w:divBdr>
                <w:top w:val="none" w:sz="0" w:space="0" w:color="auto"/>
                <w:left w:val="none" w:sz="0" w:space="0" w:color="auto"/>
                <w:bottom w:val="none" w:sz="0" w:space="0" w:color="auto"/>
                <w:right w:val="none" w:sz="0" w:space="0" w:color="auto"/>
              </w:divBdr>
            </w:div>
          </w:divsChild>
        </w:div>
        <w:div w:id="365327263">
          <w:marLeft w:val="0"/>
          <w:marRight w:val="0"/>
          <w:marTop w:val="0"/>
          <w:marBottom w:val="0"/>
          <w:divBdr>
            <w:top w:val="none" w:sz="0" w:space="0" w:color="auto"/>
            <w:left w:val="none" w:sz="0" w:space="0" w:color="auto"/>
            <w:bottom w:val="none" w:sz="0" w:space="0" w:color="auto"/>
            <w:right w:val="none" w:sz="0" w:space="0" w:color="auto"/>
          </w:divBdr>
          <w:divsChild>
            <w:div w:id="1161771643">
              <w:marLeft w:val="0"/>
              <w:marRight w:val="0"/>
              <w:marTop w:val="0"/>
              <w:marBottom w:val="0"/>
              <w:divBdr>
                <w:top w:val="none" w:sz="0" w:space="0" w:color="auto"/>
                <w:left w:val="none" w:sz="0" w:space="0" w:color="auto"/>
                <w:bottom w:val="none" w:sz="0" w:space="0" w:color="auto"/>
                <w:right w:val="none" w:sz="0" w:space="0" w:color="auto"/>
              </w:divBdr>
            </w:div>
          </w:divsChild>
        </w:div>
        <w:div w:id="315768861">
          <w:marLeft w:val="0"/>
          <w:marRight w:val="0"/>
          <w:marTop w:val="0"/>
          <w:marBottom w:val="0"/>
          <w:divBdr>
            <w:top w:val="none" w:sz="0" w:space="0" w:color="auto"/>
            <w:left w:val="none" w:sz="0" w:space="0" w:color="auto"/>
            <w:bottom w:val="none" w:sz="0" w:space="0" w:color="auto"/>
            <w:right w:val="none" w:sz="0" w:space="0" w:color="auto"/>
          </w:divBdr>
          <w:divsChild>
            <w:div w:id="1036657373">
              <w:marLeft w:val="0"/>
              <w:marRight w:val="0"/>
              <w:marTop w:val="0"/>
              <w:marBottom w:val="0"/>
              <w:divBdr>
                <w:top w:val="none" w:sz="0" w:space="0" w:color="auto"/>
                <w:left w:val="none" w:sz="0" w:space="0" w:color="auto"/>
                <w:bottom w:val="none" w:sz="0" w:space="0" w:color="auto"/>
                <w:right w:val="none" w:sz="0" w:space="0" w:color="auto"/>
              </w:divBdr>
            </w:div>
          </w:divsChild>
        </w:div>
        <w:div w:id="781539135">
          <w:marLeft w:val="0"/>
          <w:marRight w:val="0"/>
          <w:marTop w:val="0"/>
          <w:marBottom w:val="0"/>
          <w:divBdr>
            <w:top w:val="none" w:sz="0" w:space="0" w:color="auto"/>
            <w:left w:val="none" w:sz="0" w:space="0" w:color="auto"/>
            <w:bottom w:val="none" w:sz="0" w:space="0" w:color="auto"/>
            <w:right w:val="none" w:sz="0" w:space="0" w:color="auto"/>
          </w:divBdr>
          <w:divsChild>
            <w:div w:id="868493649">
              <w:marLeft w:val="0"/>
              <w:marRight w:val="0"/>
              <w:marTop w:val="0"/>
              <w:marBottom w:val="0"/>
              <w:divBdr>
                <w:top w:val="none" w:sz="0" w:space="0" w:color="auto"/>
                <w:left w:val="none" w:sz="0" w:space="0" w:color="auto"/>
                <w:bottom w:val="none" w:sz="0" w:space="0" w:color="auto"/>
                <w:right w:val="none" w:sz="0" w:space="0" w:color="auto"/>
              </w:divBdr>
            </w:div>
          </w:divsChild>
        </w:div>
        <w:div w:id="1205752350">
          <w:marLeft w:val="0"/>
          <w:marRight w:val="0"/>
          <w:marTop w:val="0"/>
          <w:marBottom w:val="0"/>
          <w:divBdr>
            <w:top w:val="none" w:sz="0" w:space="0" w:color="auto"/>
            <w:left w:val="none" w:sz="0" w:space="0" w:color="auto"/>
            <w:bottom w:val="none" w:sz="0" w:space="0" w:color="auto"/>
            <w:right w:val="none" w:sz="0" w:space="0" w:color="auto"/>
          </w:divBdr>
          <w:divsChild>
            <w:div w:id="640840517">
              <w:marLeft w:val="0"/>
              <w:marRight w:val="0"/>
              <w:marTop w:val="0"/>
              <w:marBottom w:val="0"/>
              <w:divBdr>
                <w:top w:val="none" w:sz="0" w:space="0" w:color="auto"/>
                <w:left w:val="none" w:sz="0" w:space="0" w:color="auto"/>
                <w:bottom w:val="none" w:sz="0" w:space="0" w:color="auto"/>
                <w:right w:val="none" w:sz="0" w:space="0" w:color="auto"/>
              </w:divBdr>
            </w:div>
          </w:divsChild>
        </w:div>
        <w:div w:id="911737425">
          <w:marLeft w:val="0"/>
          <w:marRight w:val="0"/>
          <w:marTop w:val="0"/>
          <w:marBottom w:val="0"/>
          <w:divBdr>
            <w:top w:val="none" w:sz="0" w:space="0" w:color="auto"/>
            <w:left w:val="none" w:sz="0" w:space="0" w:color="auto"/>
            <w:bottom w:val="none" w:sz="0" w:space="0" w:color="auto"/>
            <w:right w:val="none" w:sz="0" w:space="0" w:color="auto"/>
          </w:divBdr>
          <w:divsChild>
            <w:div w:id="2067219299">
              <w:marLeft w:val="0"/>
              <w:marRight w:val="0"/>
              <w:marTop w:val="0"/>
              <w:marBottom w:val="0"/>
              <w:divBdr>
                <w:top w:val="none" w:sz="0" w:space="0" w:color="auto"/>
                <w:left w:val="none" w:sz="0" w:space="0" w:color="auto"/>
                <w:bottom w:val="none" w:sz="0" w:space="0" w:color="auto"/>
                <w:right w:val="none" w:sz="0" w:space="0" w:color="auto"/>
              </w:divBdr>
            </w:div>
          </w:divsChild>
        </w:div>
        <w:div w:id="1634558453">
          <w:marLeft w:val="0"/>
          <w:marRight w:val="0"/>
          <w:marTop w:val="0"/>
          <w:marBottom w:val="0"/>
          <w:divBdr>
            <w:top w:val="none" w:sz="0" w:space="0" w:color="auto"/>
            <w:left w:val="none" w:sz="0" w:space="0" w:color="auto"/>
            <w:bottom w:val="none" w:sz="0" w:space="0" w:color="auto"/>
            <w:right w:val="none" w:sz="0" w:space="0" w:color="auto"/>
          </w:divBdr>
          <w:divsChild>
            <w:div w:id="1459763793">
              <w:marLeft w:val="0"/>
              <w:marRight w:val="0"/>
              <w:marTop w:val="0"/>
              <w:marBottom w:val="0"/>
              <w:divBdr>
                <w:top w:val="none" w:sz="0" w:space="0" w:color="auto"/>
                <w:left w:val="none" w:sz="0" w:space="0" w:color="auto"/>
                <w:bottom w:val="none" w:sz="0" w:space="0" w:color="auto"/>
                <w:right w:val="none" w:sz="0" w:space="0" w:color="auto"/>
              </w:divBdr>
            </w:div>
          </w:divsChild>
        </w:div>
        <w:div w:id="1957369965">
          <w:marLeft w:val="0"/>
          <w:marRight w:val="0"/>
          <w:marTop w:val="0"/>
          <w:marBottom w:val="0"/>
          <w:divBdr>
            <w:top w:val="none" w:sz="0" w:space="0" w:color="auto"/>
            <w:left w:val="none" w:sz="0" w:space="0" w:color="auto"/>
            <w:bottom w:val="none" w:sz="0" w:space="0" w:color="auto"/>
            <w:right w:val="none" w:sz="0" w:space="0" w:color="auto"/>
          </w:divBdr>
          <w:divsChild>
            <w:div w:id="600601241">
              <w:marLeft w:val="0"/>
              <w:marRight w:val="0"/>
              <w:marTop w:val="0"/>
              <w:marBottom w:val="0"/>
              <w:divBdr>
                <w:top w:val="none" w:sz="0" w:space="0" w:color="auto"/>
                <w:left w:val="none" w:sz="0" w:space="0" w:color="auto"/>
                <w:bottom w:val="none" w:sz="0" w:space="0" w:color="auto"/>
                <w:right w:val="none" w:sz="0" w:space="0" w:color="auto"/>
              </w:divBdr>
            </w:div>
          </w:divsChild>
        </w:div>
        <w:div w:id="1468619600">
          <w:marLeft w:val="0"/>
          <w:marRight w:val="0"/>
          <w:marTop w:val="0"/>
          <w:marBottom w:val="0"/>
          <w:divBdr>
            <w:top w:val="none" w:sz="0" w:space="0" w:color="auto"/>
            <w:left w:val="none" w:sz="0" w:space="0" w:color="auto"/>
            <w:bottom w:val="none" w:sz="0" w:space="0" w:color="auto"/>
            <w:right w:val="none" w:sz="0" w:space="0" w:color="auto"/>
          </w:divBdr>
          <w:divsChild>
            <w:div w:id="468590323">
              <w:marLeft w:val="0"/>
              <w:marRight w:val="0"/>
              <w:marTop w:val="0"/>
              <w:marBottom w:val="0"/>
              <w:divBdr>
                <w:top w:val="none" w:sz="0" w:space="0" w:color="auto"/>
                <w:left w:val="none" w:sz="0" w:space="0" w:color="auto"/>
                <w:bottom w:val="none" w:sz="0" w:space="0" w:color="auto"/>
                <w:right w:val="none" w:sz="0" w:space="0" w:color="auto"/>
              </w:divBdr>
            </w:div>
          </w:divsChild>
        </w:div>
        <w:div w:id="1530678306">
          <w:marLeft w:val="0"/>
          <w:marRight w:val="0"/>
          <w:marTop w:val="0"/>
          <w:marBottom w:val="0"/>
          <w:divBdr>
            <w:top w:val="none" w:sz="0" w:space="0" w:color="auto"/>
            <w:left w:val="none" w:sz="0" w:space="0" w:color="auto"/>
            <w:bottom w:val="none" w:sz="0" w:space="0" w:color="auto"/>
            <w:right w:val="none" w:sz="0" w:space="0" w:color="auto"/>
          </w:divBdr>
          <w:divsChild>
            <w:div w:id="755443023">
              <w:marLeft w:val="0"/>
              <w:marRight w:val="0"/>
              <w:marTop w:val="0"/>
              <w:marBottom w:val="0"/>
              <w:divBdr>
                <w:top w:val="none" w:sz="0" w:space="0" w:color="auto"/>
                <w:left w:val="none" w:sz="0" w:space="0" w:color="auto"/>
                <w:bottom w:val="none" w:sz="0" w:space="0" w:color="auto"/>
                <w:right w:val="none" w:sz="0" w:space="0" w:color="auto"/>
              </w:divBdr>
            </w:div>
          </w:divsChild>
        </w:div>
        <w:div w:id="941112066">
          <w:marLeft w:val="0"/>
          <w:marRight w:val="0"/>
          <w:marTop w:val="0"/>
          <w:marBottom w:val="0"/>
          <w:divBdr>
            <w:top w:val="none" w:sz="0" w:space="0" w:color="auto"/>
            <w:left w:val="none" w:sz="0" w:space="0" w:color="auto"/>
            <w:bottom w:val="none" w:sz="0" w:space="0" w:color="auto"/>
            <w:right w:val="none" w:sz="0" w:space="0" w:color="auto"/>
          </w:divBdr>
          <w:divsChild>
            <w:div w:id="1683047280">
              <w:marLeft w:val="0"/>
              <w:marRight w:val="0"/>
              <w:marTop w:val="0"/>
              <w:marBottom w:val="0"/>
              <w:divBdr>
                <w:top w:val="none" w:sz="0" w:space="0" w:color="auto"/>
                <w:left w:val="none" w:sz="0" w:space="0" w:color="auto"/>
                <w:bottom w:val="none" w:sz="0" w:space="0" w:color="auto"/>
                <w:right w:val="none" w:sz="0" w:space="0" w:color="auto"/>
              </w:divBdr>
            </w:div>
          </w:divsChild>
        </w:div>
        <w:div w:id="1669408426">
          <w:marLeft w:val="0"/>
          <w:marRight w:val="0"/>
          <w:marTop w:val="0"/>
          <w:marBottom w:val="0"/>
          <w:divBdr>
            <w:top w:val="none" w:sz="0" w:space="0" w:color="auto"/>
            <w:left w:val="none" w:sz="0" w:space="0" w:color="auto"/>
            <w:bottom w:val="none" w:sz="0" w:space="0" w:color="auto"/>
            <w:right w:val="none" w:sz="0" w:space="0" w:color="auto"/>
          </w:divBdr>
          <w:divsChild>
            <w:div w:id="1607930944">
              <w:marLeft w:val="0"/>
              <w:marRight w:val="0"/>
              <w:marTop w:val="0"/>
              <w:marBottom w:val="0"/>
              <w:divBdr>
                <w:top w:val="none" w:sz="0" w:space="0" w:color="auto"/>
                <w:left w:val="none" w:sz="0" w:space="0" w:color="auto"/>
                <w:bottom w:val="none" w:sz="0" w:space="0" w:color="auto"/>
                <w:right w:val="none" w:sz="0" w:space="0" w:color="auto"/>
              </w:divBdr>
            </w:div>
          </w:divsChild>
        </w:div>
        <w:div w:id="1009215680">
          <w:marLeft w:val="0"/>
          <w:marRight w:val="0"/>
          <w:marTop w:val="0"/>
          <w:marBottom w:val="0"/>
          <w:divBdr>
            <w:top w:val="none" w:sz="0" w:space="0" w:color="auto"/>
            <w:left w:val="none" w:sz="0" w:space="0" w:color="auto"/>
            <w:bottom w:val="none" w:sz="0" w:space="0" w:color="auto"/>
            <w:right w:val="none" w:sz="0" w:space="0" w:color="auto"/>
          </w:divBdr>
          <w:divsChild>
            <w:div w:id="1647540014">
              <w:marLeft w:val="0"/>
              <w:marRight w:val="0"/>
              <w:marTop w:val="0"/>
              <w:marBottom w:val="0"/>
              <w:divBdr>
                <w:top w:val="none" w:sz="0" w:space="0" w:color="auto"/>
                <w:left w:val="none" w:sz="0" w:space="0" w:color="auto"/>
                <w:bottom w:val="none" w:sz="0" w:space="0" w:color="auto"/>
                <w:right w:val="none" w:sz="0" w:space="0" w:color="auto"/>
              </w:divBdr>
            </w:div>
          </w:divsChild>
        </w:div>
        <w:div w:id="661468075">
          <w:marLeft w:val="0"/>
          <w:marRight w:val="0"/>
          <w:marTop w:val="0"/>
          <w:marBottom w:val="0"/>
          <w:divBdr>
            <w:top w:val="none" w:sz="0" w:space="0" w:color="auto"/>
            <w:left w:val="none" w:sz="0" w:space="0" w:color="auto"/>
            <w:bottom w:val="none" w:sz="0" w:space="0" w:color="auto"/>
            <w:right w:val="none" w:sz="0" w:space="0" w:color="auto"/>
          </w:divBdr>
          <w:divsChild>
            <w:div w:id="1032221081">
              <w:marLeft w:val="0"/>
              <w:marRight w:val="0"/>
              <w:marTop w:val="0"/>
              <w:marBottom w:val="0"/>
              <w:divBdr>
                <w:top w:val="none" w:sz="0" w:space="0" w:color="auto"/>
                <w:left w:val="none" w:sz="0" w:space="0" w:color="auto"/>
                <w:bottom w:val="none" w:sz="0" w:space="0" w:color="auto"/>
                <w:right w:val="none" w:sz="0" w:space="0" w:color="auto"/>
              </w:divBdr>
            </w:div>
          </w:divsChild>
        </w:div>
        <w:div w:id="136148938">
          <w:marLeft w:val="0"/>
          <w:marRight w:val="0"/>
          <w:marTop w:val="0"/>
          <w:marBottom w:val="0"/>
          <w:divBdr>
            <w:top w:val="none" w:sz="0" w:space="0" w:color="auto"/>
            <w:left w:val="none" w:sz="0" w:space="0" w:color="auto"/>
            <w:bottom w:val="none" w:sz="0" w:space="0" w:color="auto"/>
            <w:right w:val="none" w:sz="0" w:space="0" w:color="auto"/>
          </w:divBdr>
          <w:divsChild>
            <w:div w:id="948703350">
              <w:marLeft w:val="0"/>
              <w:marRight w:val="0"/>
              <w:marTop w:val="0"/>
              <w:marBottom w:val="0"/>
              <w:divBdr>
                <w:top w:val="none" w:sz="0" w:space="0" w:color="auto"/>
                <w:left w:val="none" w:sz="0" w:space="0" w:color="auto"/>
                <w:bottom w:val="none" w:sz="0" w:space="0" w:color="auto"/>
                <w:right w:val="none" w:sz="0" w:space="0" w:color="auto"/>
              </w:divBdr>
            </w:div>
          </w:divsChild>
        </w:div>
        <w:div w:id="881135281">
          <w:marLeft w:val="0"/>
          <w:marRight w:val="0"/>
          <w:marTop w:val="0"/>
          <w:marBottom w:val="0"/>
          <w:divBdr>
            <w:top w:val="none" w:sz="0" w:space="0" w:color="auto"/>
            <w:left w:val="none" w:sz="0" w:space="0" w:color="auto"/>
            <w:bottom w:val="none" w:sz="0" w:space="0" w:color="auto"/>
            <w:right w:val="none" w:sz="0" w:space="0" w:color="auto"/>
          </w:divBdr>
          <w:divsChild>
            <w:div w:id="978653617">
              <w:marLeft w:val="0"/>
              <w:marRight w:val="0"/>
              <w:marTop w:val="0"/>
              <w:marBottom w:val="0"/>
              <w:divBdr>
                <w:top w:val="none" w:sz="0" w:space="0" w:color="auto"/>
                <w:left w:val="none" w:sz="0" w:space="0" w:color="auto"/>
                <w:bottom w:val="none" w:sz="0" w:space="0" w:color="auto"/>
                <w:right w:val="none" w:sz="0" w:space="0" w:color="auto"/>
              </w:divBdr>
            </w:div>
          </w:divsChild>
        </w:div>
        <w:div w:id="420955139">
          <w:marLeft w:val="0"/>
          <w:marRight w:val="0"/>
          <w:marTop w:val="0"/>
          <w:marBottom w:val="0"/>
          <w:divBdr>
            <w:top w:val="none" w:sz="0" w:space="0" w:color="auto"/>
            <w:left w:val="none" w:sz="0" w:space="0" w:color="auto"/>
            <w:bottom w:val="none" w:sz="0" w:space="0" w:color="auto"/>
            <w:right w:val="none" w:sz="0" w:space="0" w:color="auto"/>
          </w:divBdr>
          <w:divsChild>
            <w:div w:id="764889127">
              <w:marLeft w:val="0"/>
              <w:marRight w:val="0"/>
              <w:marTop w:val="0"/>
              <w:marBottom w:val="0"/>
              <w:divBdr>
                <w:top w:val="none" w:sz="0" w:space="0" w:color="auto"/>
                <w:left w:val="none" w:sz="0" w:space="0" w:color="auto"/>
                <w:bottom w:val="none" w:sz="0" w:space="0" w:color="auto"/>
                <w:right w:val="none" w:sz="0" w:space="0" w:color="auto"/>
              </w:divBdr>
            </w:div>
          </w:divsChild>
        </w:div>
        <w:div w:id="665085885">
          <w:marLeft w:val="0"/>
          <w:marRight w:val="0"/>
          <w:marTop w:val="0"/>
          <w:marBottom w:val="0"/>
          <w:divBdr>
            <w:top w:val="none" w:sz="0" w:space="0" w:color="auto"/>
            <w:left w:val="none" w:sz="0" w:space="0" w:color="auto"/>
            <w:bottom w:val="none" w:sz="0" w:space="0" w:color="auto"/>
            <w:right w:val="none" w:sz="0" w:space="0" w:color="auto"/>
          </w:divBdr>
          <w:divsChild>
            <w:div w:id="1040981922">
              <w:marLeft w:val="0"/>
              <w:marRight w:val="0"/>
              <w:marTop w:val="0"/>
              <w:marBottom w:val="0"/>
              <w:divBdr>
                <w:top w:val="none" w:sz="0" w:space="0" w:color="auto"/>
                <w:left w:val="none" w:sz="0" w:space="0" w:color="auto"/>
                <w:bottom w:val="none" w:sz="0" w:space="0" w:color="auto"/>
                <w:right w:val="none" w:sz="0" w:space="0" w:color="auto"/>
              </w:divBdr>
            </w:div>
          </w:divsChild>
        </w:div>
        <w:div w:id="488253125">
          <w:marLeft w:val="0"/>
          <w:marRight w:val="0"/>
          <w:marTop w:val="0"/>
          <w:marBottom w:val="0"/>
          <w:divBdr>
            <w:top w:val="none" w:sz="0" w:space="0" w:color="auto"/>
            <w:left w:val="none" w:sz="0" w:space="0" w:color="auto"/>
            <w:bottom w:val="none" w:sz="0" w:space="0" w:color="auto"/>
            <w:right w:val="none" w:sz="0" w:space="0" w:color="auto"/>
          </w:divBdr>
          <w:divsChild>
            <w:div w:id="1926039084">
              <w:marLeft w:val="0"/>
              <w:marRight w:val="0"/>
              <w:marTop w:val="0"/>
              <w:marBottom w:val="0"/>
              <w:divBdr>
                <w:top w:val="none" w:sz="0" w:space="0" w:color="auto"/>
                <w:left w:val="none" w:sz="0" w:space="0" w:color="auto"/>
                <w:bottom w:val="none" w:sz="0" w:space="0" w:color="auto"/>
                <w:right w:val="none" w:sz="0" w:space="0" w:color="auto"/>
              </w:divBdr>
            </w:div>
            <w:div w:id="1497070928">
              <w:marLeft w:val="0"/>
              <w:marRight w:val="0"/>
              <w:marTop w:val="0"/>
              <w:marBottom w:val="0"/>
              <w:divBdr>
                <w:top w:val="none" w:sz="0" w:space="0" w:color="auto"/>
                <w:left w:val="none" w:sz="0" w:space="0" w:color="auto"/>
                <w:bottom w:val="none" w:sz="0" w:space="0" w:color="auto"/>
                <w:right w:val="none" w:sz="0" w:space="0" w:color="auto"/>
              </w:divBdr>
            </w:div>
          </w:divsChild>
        </w:div>
        <w:div w:id="56905285">
          <w:marLeft w:val="0"/>
          <w:marRight w:val="0"/>
          <w:marTop w:val="0"/>
          <w:marBottom w:val="0"/>
          <w:divBdr>
            <w:top w:val="none" w:sz="0" w:space="0" w:color="auto"/>
            <w:left w:val="none" w:sz="0" w:space="0" w:color="auto"/>
            <w:bottom w:val="none" w:sz="0" w:space="0" w:color="auto"/>
            <w:right w:val="none" w:sz="0" w:space="0" w:color="auto"/>
          </w:divBdr>
          <w:divsChild>
            <w:div w:id="2042170509">
              <w:marLeft w:val="0"/>
              <w:marRight w:val="0"/>
              <w:marTop w:val="0"/>
              <w:marBottom w:val="0"/>
              <w:divBdr>
                <w:top w:val="none" w:sz="0" w:space="0" w:color="auto"/>
                <w:left w:val="none" w:sz="0" w:space="0" w:color="auto"/>
                <w:bottom w:val="none" w:sz="0" w:space="0" w:color="auto"/>
                <w:right w:val="none" w:sz="0" w:space="0" w:color="auto"/>
              </w:divBdr>
            </w:div>
          </w:divsChild>
        </w:div>
        <w:div w:id="514735390">
          <w:marLeft w:val="0"/>
          <w:marRight w:val="0"/>
          <w:marTop w:val="0"/>
          <w:marBottom w:val="0"/>
          <w:divBdr>
            <w:top w:val="none" w:sz="0" w:space="0" w:color="auto"/>
            <w:left w:val="none" w:sz="0" w:space="0" w:color="auto"/>
            <w:bottom w:val="none" w:sz="0" w:space="0" w:color="auto"/>
            <w:right w:val="none" w:sz="0" w:space="0" w:color="auto"/>
          </w:divBdr>
          <w:divsChild>
            <w:div w:id="1112746628">
              <w:marLeft w:val="0"/>
              <w:marRight w:val="0"/>
              <w:marTop w:val="0"/>
              <w:marBottom w:val="0"/>
              <w:divBdr>
                <w:top w:val="none" w:sz="0" w:space="0" w:color="auto"/>
                <w:left w:val="none" w:sz="0" w:space="0" w:color="auto"/>
                <w:bottom w:val="none" w:sz="0" w:space="0" w:color="auto"/>
                <w:right w:val="none" w:sz="0" w:space="0" w:color="auto"/>
              </w:divBdr>
            </w:div>
          </w:divsChild>
        </w:div>
        <w:div w:id="1405101208">
          <w:marLeft w:val="0"/>
          <w:marRight w:val="0"/>
          <w:marTop w:val="0"/>
          <w:marBottom w:val="0"/>
          <w:divBdr>
            <w:top w:val="none" w:sz="0" w:space="0" w:color="auto"/>
            <w:left w:val="none" w:sz="0" w:space="0" w:color="auto"/>
            <w:bottom w:val="none" w:sz="0" w:space="0" w:color="auto"/>
            <w:right w:val="none" w:sz="0" w:space="0" w:color="auto"/>
          </w:divBdr>
          <w:divsChild>
            <w:div w:id="1226911683">
              <w:marLeft w:val="0"/>
              <w:marRight w:val="0"/>
              <w:marTop w:val="0"/>
              <w:marBottom w:val="0"/>
              <w:divBdr>
                <w:top w:val="none" w:sz="0" w:space="0" w:color="auto"/>
                <w:left w:val="none" w:sz="0" w:space="0" w:color="auto"/>
                <w:bottom w:val="none" w:sz="0" w:space="0" w:color="auto"/>
                <w:right w:val="none" w:sz="0" w:space="0" w:color="auto"/>
              </w:divBdr>
            </w:div>
          </w:divsChild>
        </w:div>
        <w:div w:id="728110968">
          <w:marLeft w:val="0"/>
          <w:marRight w:val="0"/>
          <w:marTop w:val="0"/>
          <w:marBottom w:val="0"/>
          <w:divBdr>
            <w:top w:val="none" w:sz="0" w:space="0" w:color="auto"/>
            <w:left w:val="none" w:sz="0" w:space="0" w:color="auto"/>
            <w:bottom w:val="none" w:sz="0" w:space="0" w:color="auto"/>
            <w:right w:val="none" w:sz="0" w:space="0" w:color="auto"/>
          </w:divBdr>
          <w:divsChild>
            <w:div w:id="2109345143">
              <w:marLeft w:val="0"/>
              <w:marRight w:val="0"/>
              <w:marTop w:val="0"/>
              <w:marBottom w:val="0"/>
              <w:divBdr>
                <w:top w:val="none" w:sz="0" w:space="0" w:color="auto"/>
                <w:left w:val="none" w:sz="0" w:space="0" w:color="auto"/>
                <w:bottom w:val="none" w:sz="0" w:space="0" w:color="auto"/>
                <w:right w:val="none" w:sz="0" w:space="0" w:color="auto"/>
              </w:divBdr>
            </w:div>
          </w:divsChild>
        </w:div>
        <w:div w:id="1898275793">
          <w:marLeft w:val="0"/>
          <w:marRight w:val="0"/>
          <w:marTop w:val="0"/>
          <w:marBottom w:val="0"/>
          <w:divBdr>
            <w:top w:val="none" w:sz="0" w:space="0" w:color="auto"/>
            <w:left w:val="none" w:sz="0" w:space="0" w:color="auto"/>
            <w:bottom w:val="none" w:sz="0" w:space="0" w:color="auto"/>
            <w:right w:val="none" w:sz="0" w:space="0" w:color="auto"/>
          </w:divBdr>
          <w:divsChild>
            <w:div w:id="1396467178">
              <w:marLeft w:val="0"/>
              <w:marRight w:val="0"/>
              <w:marTop w:val="0"/>
              <w:marBottom w:val="0"/>
              <w:divBdr>
                <w:top w:val="none" w:sz="0" w:space="0" w:color="auto"/>
                <w:left w:val="none" w:sz="0" w:space="0" w:color="auto"/>
                <w:bottom w:val="none" w:sz="0" w:space="0" w:color="auto"/>
                <w:right w:val="none" w:sz="0" w:space="0" w:color="auto"/>
              </w:divBdr>
            </w:div>
          </w:divsChild>
        </w:div>
        <w:div w:id="521015626">
          <w:marLeft w:val="0"/>
          <w:marRight w:val="0"/>
          <w:marTop w:val="0"/>
          <w:marBottom w:val="0"/>
          <w:divBdr>
            <w:top w:val="none" w:sz="0" w:space="0" w:color="auto"/>
            <w:left w:val="none" w:sz="0" w:space="0" w:color="auto"/>
            <w:bottom w:val="none" w:sz="0" w:space="0" w:color="auto"/>
            <w:right w:val="none" w:sz="0" w:space="0" w:color="auto"/>
          </w:divBdr>
          <w:divsChild>
            <w:div w:id="1594128306">
              <w:marLeft w:val="0"/>
              <w:marRight w:val="0"/>
              <w:marTop w:val="0"/>
              <w:marBottom w:val="0"/>
              <w:divBdr>
                <w:top w:val="none" w:sz="0" w:space="0" w:color="auto"/>
                <w:left w:val="none" w:sz="0" w:space="0" w:color="auto"/>
                <w:bottom w:val="none" w:sz="0" w:space="0" w:color="auto"/>
                <w:right w:val="none" w:sz="0" w:space="0" w:color="auto"/>
              </w:divBdr>
            </w:div>
          </w:divsChild>
        </w:div>
        <w:div w:id="599146968">
          <w:marLeft w:val="0"/>
          <w:marRight w:val="0"/>
          <w:marTop w:val="0"/>
          <w:marBottom w:val="0"/>
          <w:divBdr>
            <w:top w:val="none" w:sz="0" w:space="0" w:color="auto"/>
            <w:left w:val="none" w:sz="0" w:space="0" w:color="auto"/>
            <w:bottom w:val="none" w:sz="0" w:space="0" w:color="auto"/>
            <w:right w:val="none" w:sz="0" w:space="0" w:color="auto"/>
          </w:divBdr>
          <w:divsChild>
            <w:div w:id="1650938183">
              <w:marLeft w:val="0"/>
              <w:marRight w:val="0"/>
              <w:marTop w:val="0"/>
              <w:marBottom w:val="0"/>
              <w:divBdr>
                <w:top w:val="none" w:sz="0" w:space="0" w:color="auto"/>
                <w:left w:val="none" w:sz="0" w:space="0" w:color="auto"/>
                <w:bottom w:val="none" w:sz="0" w:space="0" w:color="auto"/>
                <w:right w:val="none" w:sz="0" w:space="0" w:color="auto"/>
              </w:divBdr>
            </w:div>
          </w:divsChild>
        </w:div>
        <w:div w:id="82000161">
          <w:marLeft w:val="0"/>
          <w:marRight w:val="0"/>
          <w:marTop w:val="0"/>
          <w:marBottom w:val="0"/>
          <w:divBdr>
            <w:top w:val="none" w:sz="0" w:space="0" w:color="auto"/>
            <w:left w:val="none" w:sz="0" w:space="0" w:color="auto"/>
            <w:bottom w:val="none" w:sz="0" w:space="0" w:color="auto"/>
            <w:right w:val="none" w:sz="0" w:space="0" w:color="auto"/>
          </w:divBdr>
          <w:divsChild>
            <w:div w:id="303856232">
              <w:marLeft w:val="0"/>
              <w:marRight w:val="0"/>
              <w:marTop w:val="0"/>
              <w:marBottom w:val="0"/>
              <w:divBdr>
                <w:top w:val="none" w:sz="0" w:space="0" w:color="auto"/>
                <w:left w:val="none" w:sz="0" w:space="0" w:color="auto"/>
                <w:bottom w:val="none" w:sz="0" w:space="0" w:color="auto"/>
                <w:right w:val="none" w:sz="0" w:space="0" w:color="auto"/>
              </w:divBdr>
            </w:div>
          </w:divsChild>
        </w:div>
        <w:div w:id="883062216">
          <w:marLeft w:val="0"/>
          <w:marRight w:val="0"/>
          <w:marTop w:val="0"/>
          <w:marBottom w:val="0"/>
          <w:divBdr>
            <w:top w:val="none" w:sz="0" w:space="0" w:color="auto"/>
            <w:left w:val="none" w:sz="0" w:space="0" w:color="auto"/>
            <w:bottom w:val="none" w:sz="0" w:space="0" w:color="auto"/>
            <w:right w:val="none" w:sz="0" w:space="0" w:color="auto"/>
          </w:divBdr>
          <w:divsChild>
            <w:div w:id="1219047816">
              <w:marLeft w:val="0"/>
              <w:marRight w:val="0"/>
              <w:marTop w:val="0"/>
              <w:marBottom w:val="0"/>
              <w:divBdr>
                <w:top w:val="none" w:sz="0" w:space="0" w:color="auto"/>
                <w:left w:val="none" w:sz="0" w:space="0" w:color="auto"/>
                <w:bottom w:val="none" w:sz="0" w:space="0" w:color="auto"/>
                <w:right w:val="none" w:sz="0" w:space="0" w:color="auto"/>
              </w:divBdr>
            </w:div>
          </w:divsChild>
        </w:div>
        <w:div w:id="2060132059">
          <w:marLeft w:val="0"/>
          <w:marRight w:val="0"/>
          <w:marTop w:val="0"/>
          <w:marBottom w:val="0"/>
          <w:divBdr>
            <w:top w:val="none" w:sz="0" w:space="0" w:color="auto"/>
            <w:left w:val="none" w:sz="0" w:space="0" w:color="auto"/>
            <w:bottom w:val="none" w:sz="0" w:space="0" w:color="auto"/>
            <w:right w:val="none" w:sz="0" w:space="0" w:color="auto"/>
          </w:divBdr>
          <w:divsChild>
            <w:div w:id="421294384">
              <w:marLeft w:val="0"/>
              <w:marRight w:val="0"/>
              <w:marTop w:val="0"/>
              <w:marBottom w:val="0"/>
              <w:divBdr>
                <w:top w:val="none" w:sz="0" w:space="0" w:color="auto"/>
                <w:left w:val="none" w:sz="0" w:space="0" w:color="auto"/>
                <w:bottom w:val="none" w:sz="0" w:space="0" w:color="auto"/>
                <w:right w:val="none" w:sz="0" w:space="0" w:color="auto"/>
              </w:divBdr>
            </w:div>
          </w:divsChild>
        </w:div>
        <w:div w:id="839393974">
          <w:marLeft w:val="0"/>
          <w:marRight w:val="0"/>
          <w:marTop w:val="0"/>
          <w:marBottom w:val="0"/>
          <w:divBdr>
            <w:top w:val="none" w:sz="0" w:space="0" w:color="auto"/>
            <w:left w:val="none" w:sz="0" w:space="0" w:color="auto"/>
            <w:bottom w:val="none" w:sz="0" w:space="0" w:color="auto"/>
            <w:right w:val="none" w:sz="0" w:space="0" w:color="auto"/>
          </w:divBdr>
          <w:divsChild>
            <w:div w:id="903563193">
              <w:marLeft w:val="0"/>
              <w:marRight w:val="0"/>
              <w:marTop w:val="0"/>
              <w:marBottom w:val="0"/>
              <w:divBdr>
                <w:top w:val="none" w:sz="0" w:space="0" w:color="auto"/>
                <w:left w:val="none" w:sz="0" w:space="0" w:color="auto"/>
                <w:bottom w:val="none" w:sz="0" w:space="0" w:color="auto"/>
                <w:right w:val="none" w:sz="0" w:space="0" w:color="auto"/>
              </w:divBdr>
            </w:div>
          </w:divsChild>
        </w:div>
        <w:div w:id="1420978255">
          <w:marLeft w:val="0"/>
          <w:marRight w:val="0"/>
          <w:marTop w:val="0"/>
          <w:marBottom w:val="0"/>
          <w:divBdr>
            <w:top w:val="none" w:sz="0" w:space="0" w:color="auto"/>
            <w:left w:val="none" w:sz="0" w:space="0" w:color="auto"/>
            <w:bottom w:val="none" w:sz="0" w:space="0" w:color="auto"/>
            <w:right w:val="none" w:sz="0" w:space="0" w:color="auto"/>
          </w:divBdr>
          <w:divsChild>
            <w:div w:id="545920501">
              <w:marLeft w:val="0"/>
              <w:marRight w:val="0"/>
              <w:marTop w:val="0"/>
              <w:marBottom w:val="0"/>
              <w:divBdr>
                <w:top w:val="none" w:sz="0" w:space="0" w:color="auto"/>
                <w:left w:val="none" w:sz="0" w:space="0" w:color="auto"/>
                <w:bottom w:val="none" w:sz="0" w:space="0" w:color="auto"/>
                <w:right w:val="none" w:sz="0" w:space="0" w:color="auto"/>
              </w:divBdr>
            </w:div>
          </w:divsChild>
        </w:div>
        <w:div w:id="1819180821">
          <w:marLeft w:val="0"/>
          <w:marRight w:val="0"/>
          <w:marTop w:val="0"/>
          <w:marBottom w:val="0"/>
          <w:divBdr>
            <w:top w:val="none" w:sz="0" w:space="0" w:color="auto"/>
            <w:left w:val="none" w:sz="0" w:space="0" w:color="auto"/>
            <w:bottom w:val="none" w:sz="0" w:space="0" w:color="auto"/>
            <w:right w:val="none" w:sz="0" w:space="0" w:color="auto"/>
          </w:divBdr>
          <w:divsChild>
            <w:div w:id="976571297">
              <w:marLeft w:val="0"/>
              <w:marRight w:val="0"/>
              <w:marTop w:val="0"/>
              <w:marBottom w:val="0"/>
              <w:divBdr>
                <w:top w:val="none" w:sz="0" w:space="0" w:color="auto"/>
                <w:left w:val="none" w:sz="0" w:space="0" w:color="auto"/>
                <w:bottom w:val="none" w:sz="0" w:space="0" w:color="auto"/>
                <w:right w:val="none" w:sz="0" w:space="0" w:color="auto"/>
              </w:divBdr>
            </w:div>
          </w:divsChild>
        </w:div>
        <w:div w:id="1940260657">
          <w:marLeft w:val="0"/>
          <w:marRight w:val="0"/>
          <w:marTop w:val="0"/>
          <w:marBottom w:val="0"/>
          <w:divBdr>
            <w:top w:val="none" w:sz="0" w:space="0" w:color="auto"/>
            <w:left w:val="none" w:sz="0" w:space="0" w:color="auto"/>
            <w:bottom w:val="none" w:sz="0" w:space="0" w:color="auto"/>
            <w:right w:val="none" w:sz="0" w:space="0" w:color="auto"/>
          </w:divBdr>
          <w:divsChild>
            <w:div w:id="2106799955">
              <w:marLeft w:val="0"/>
              <w:marRight w:val="0"/>
              <w:marTop w:val="0"/>
              <w:marBottom w:val="0"/>
              <w:divBdr>
                <w:top w:val="none" w:sz="0" w:space="0" w:color="auto"/>
                <w:left w:val="none" w:sz="0" w:space="0" w:color="auto"/>
                <w:bottom w:val="none" w:sz="0" w:space="0" w:color="auto"/>
                <w:right w:val="none" w:sz="0" w:space="0" w:color="auto"/>
              </w:divBdr>
            </w:div>
          </w:divsChild>
        </w:div>
        <w:div w:id="1596480009">
          <w:marLeft w:val="0"/>
          <w:marRight w:val="0"/>
          <w:marTop w:val="0"/>
          <w:marBottom w:val="0"/>
          <w:divBdr>
            <w:top w:val="none" w:sz="0" w:space="0" w:color="auto"/>
            <w:left w:val="none" w:sz="0" w:space="0" w:color="auto"/>
            <w:bottom w:val="none" w:sz="0" w:space="0" w:color="auto"/>
            <w:right w:val="none" w:sz="0" w:space="0" w:color="auto"/>
          </w:divBdr>
          <w:divsChild>
            <w:div w:id="1785535929">
              <w:marLeft w:val="0"/>
              <w:marRight w:val="0"/>
              <w:marTop w:val="0"/>
              <w:marBottom w:val="0"/>
              <w:divBdr>
                <w:top w:val="none" w:sz="0" w:space="0" w:color="auto"/>
                <w:left w:val="none" w:sz="0" w:space="0" w:color="auto"/>
                <w:bottom w:val="none" w:sz="0" w:space="0" w:color="auto"/>
                <w:right w:val="none" w:sz="0" w:space="0" w:color="auto"/>
              </w:divBdr>
            </w:div>
          </w:divsChild>
        </w:div>
        <w:div w:id="1539511271">
          <w:marLeft w:val="0"/>
          <w:marRight w:val="0"/>
          <w:marTop w:val="0"/>
          <w:marBottom w:val="0"/>
          <w:divBdr>
            <w:top w:val="none" w:sz="0" w:space="0" w:color="auto"/>
            <w:left w:val="none" w:sz="0" w:space="0" w:color="auto"/>
            <w:bottom w:val="none" w:sz="0" w:space="0" w:color="auto"/>
            <w:right w:val="none" w:sz="0" w:space="0" w:color="auto"/>
          </w:divBdr>
          <w:divsChild>
            <w:div w:id="491220889">
              <w:marLeft w:val="0"/>
              <w:marRight w:val="0"/>
              <w:marTop w:val="0"/>
              <w:marBottom w:val="0"/>
              <w:divBdr>
                <w:top w:val="none" w:sz="0" w:space="0" w:color="auto"/>
                <w:left w:val="none" w:sz="0" w:space="0" w:color="auto"/>
                <w:bottom w:val="none" w:sz="0" w:space="0" w:color="auto"/>
                <w:right w:val="none" w:sz="0" w:space="0" w:color="auto"/>
              </w:divBdr>
            </w:div>
          </w:divsChild>
        </w:div>
        <w:div w:id="1343321352">
          <w:marLeft w:val="0"/>
          <w:marRight w:val="0"/>
          <w:marTop w:val="0"/>
          <w:marBottom w:val="0"/>
          <w:divBdr>
            <w:top w:val="none" w:sz="0" w:space="0" w:color="auto"/>
            <w:left w:val="none" w:sz="0" w:space="0" w:color="auto"/>
            <w:bottom w:val="none" w:sz="0" w:space="0" w:color="auto"/>
            <w:right w:val="none" w:sz="0" w:space="0" w:color="auto"/>
          </w:divBdr>
          <w:divsChild>
            <w:div w:id="343439867">
              <w:marLeft w:val="0"/>
              <w:marRight w:val="0"/>
              <w:marTop w:val="0"/>
              <w:marBottom w:val="0"/>
              <w:divBdr>
                <w:top w:val="none" w:sz="0" w:space="0" w:color="auto"/>
                <w:left w:val="none" w:sz="0" w:space="0" w:color="auto"/>
                <w:bottom w:val="none" w:sz="0" w:space="0" w:color="auto"/>
                <w:right w:val="none" w:sz="0" w:space="0" w:color="auto"/>
              </w:divBdr>
            </w:div>
          </w:divsChild>
        </w:div>
        <w:div w:id="2145731348">
          <w:marLeft w:val="0"/>
          <w:marRight w:val="0"/>
          <w:marTop w:val="0"/>
          <w:marBottom w:val="0"/>
          <w:divBdr>
            <w:top w:val="none" w:sz="0" w:space="0" w:color="auto"/>
            <w:left w:val="none" w:sz="0" w:space="0" w:color="auto"/>
            <w:bottom w:val="none" w:sz="0" w:space="0" w:color="auto"/>
            <w:right w:val="none" w:sz="0" w:space="0" w:color="auto"/>
          </w:divBdr>
          <w:divsChild>
            <w:div w:id="1490368215">
              <w:marLeft w:val="0"/>
              <w:marRight w:val="0"/>
              <w:marTop w:val="0"/>
              <w:marBottom w:val="0"/>
              <w:divBdr>
                <w:top w:val="none" w:sz="0" w:space="0" w:color="auto"/>
                <w:left w:val="none" w:sz="0" w:space="0" w:color="auto"/>
                <w:bottom w:val="none" w:sz="0" w:space="0" w:color="auto"/>
                <w:right w:val="none" w:sz="0" w:space="0" w:color="auto"/>
              </w:divBdr>
            </w:div>
          </w:divsChild>
        </w:div>
        <w:div w:id="589507828">
          <w:marLeft w:val="0"/>
          <w:marRight w:val="0"/>
          <w:marTop w:val="0"/>
          <w:marBottom w:val="0"/>
          <w:divBdr>
            <w:top w:val="none" w:sz="0" w:space="0" w:color="auto"/>
            <w:left w:val="none" w:sz="0" w:space="0" w:color="auto"/>
            <w:bottom w:val="none" w:sz="0" w:space="0" w:color="auto"/>
            <w:right w:val="none" w:sz="0" w:space="0" w:color="auto"/>
          </w:divBdr>
          <w:divsChild>
            <w:div w:id="2046099770">
              <w:marLeft w:val="0"/>
              <w:marRight w:val="0"/>
              <w:marTop w:val="0"/>
              <w:marBottom w:val="0"/>
              <w:divBdr>
                <w:top w:val="none" w:sz="0" w:space="0" w:color="auto"/>
                <w:left w:val="none" w:sz="0" w:space="0" w:color="auto"/>
                <w:bottom w:val="none" w:sz="0" w:space="0" w:color="auto"/>
                <w:right w:val="none" w:sz="0" w:space="0" w:color="auto"/>
              </w:divBdr>
            </w:div>
          </w:divsChild>
        </w:div>
        <w:div w:id="1460954279">
          <w:marLeft w:val="0"/>
          <w:marRight w:val="0"/>
          <w:marTop w:val="0"/>
          <w:marBottom w:val="0"/>
          <w:divBdr>
            <w:top w:val="none" w:sz="0" w:space="0" w:color="auto"/>
            <w:left w:val="none" w:sz="0" w:space="0" w:color="auto"/>
            <w:bottom w:val="none" w:sz="0" w:space="0" w:color="auto"/>
            <w:right w:val="none" w:sz="0" w:space="0" w:color="auto"/>
          </w:divBdr>
          <w:divsChild>
            <w:div w:id="710615525">
              <w:marLeft w:val="0"/>
              <w:marRight w:val="0"/>
              <w:marTop w:val="0"/>
              <w:marBottom w:val="0"/>
              <w:divBdr>
                <w:top w:val="none" w:sz="0" w:space="0" w:color="auto"/>
                <w:left w:val="none" w:sz="0" w:space="0" w:color="auto"/>
                <w:bottom w:val="none" w:sz="0" w:space="0" w:color="auto"/>
                <w:right w:val="none" w:sz="0" w:space="0" w:color="auto"/>
              </w:divBdr>
            </w:div>
          </w:divsChild>
        </w:div>
        <w:div w:id="1192306754">
          <w:marLeft w:val="0"/>
          <w:marRight w:val="0"/>
          <w:marTop w:val="0"/>
          <w:marBottom w:val="0"/>
          <w:divBdr>
            <w:top w:val="none" w:sz="0" w:space="0" w:color="auto"/>
            <w:left w:val="none" w:sz="0" w:space="0" w:color="auto"/>
            <w:bottom w:val="none" w:sz="0" w:space="0" w:color="auto"/>
            <w:right w:val="none" w:sz="0" w:space="0" w:color="auto"/>
          </w:divBdr>
          <w:divsChild>
            <w:div w:id="2086805278">
              <w:marLeft w:val="0"/>
              <w:marRight w:val="0"/>
              <w:marTop w:val="0"/>
              <w:marBottom w:val="0"/>
              <w:divBdr>
                <w:top w:val="none" w:sz="0" w:space="0" w:color="auto"/>
                <w:left w:val="none" w:sz="0" w:space="0" w:color="auto"/>
                <w:bottom w:val="none" w:sz="0" w:space="0" w:color="auto"/>
                <w:right w:val="none" w:sz="0" w:space="0" w:color="auto"/>
              </w:divBdr>
            </w:div>
          </w:divsChild>
        </w:div>
        <w:div w:id="592475835">
          <w:marLeft w:val="0"/>
          <w:marRight w:val="0"/>
          <w:marTop w:val="0"/>
          <w:marBottom w:val="0"/>
          <w:divBdr>
            <w:top w:val="none" w:sz="0" w:space="0" w:color="auto"/>
            <w:left w:val="none" w:sz="0" w:space="0" w:color="auto"/>
            <w:bottom w:val="none" w:sz="0" w:space="0" w:color="auto"/>
            <w:right w:val="none" w:sz="0" w:space="0" w:color="auto"/>
          </w:divBdr>
          <w:divsChild>
            <w:div w:id="1916356514">
              <w:marLeft w:val="0"/>
              <w:marRight w:val="0"/>
              <w:marTop w:val="0"/>
              <w:marBottom w:val="0"/>
              <w:divBdr>
                <w:top w:val="none" w:sz="0" w:space="0" w:color="auto"/>
                <w:left w:val="none" w:sz="0" w:space="0" w:color="auto"/>
                <w:bottom w:val="none" w:sz="0" w:space="0" w:color="auto"/>
                <w:right w:val="none" w:sz="0" w:space="0" w:color="auto"/>
              </w:divBdr>
            </w:div>
          </w:divsChild>
        </w:div>
        <w:div w:id="1932204695">
          <w:marLeft w:val="0"/>
          <w:marRight w:val="0"/>
          <w:marTop w:val="0"/>
          <w:marBottom w:val="0"/>
          <w:divBdr>
            <w:top w:val="none" w:sz="0" w:space="0" w:color="auto"/>
            <w:left w:val="none" w:sz="0" w:space="0" w:color="auto"/>
            <w:bottom w:val="none" w:sz="0" w:space="0" w:color="auto"/>
            <w:right w:val="none" w:sz="0" w:space="0" w:color="auto"/>
          </w:divBdr>
          <w:divsChild>
            <w:div w:id="400563565">
              <w:marLeft w:val="0"/>
              <w:marRight w:val="0"/>
              <w:marTop w:val="0"/>
              <w:marBottom w:val="0"/>
              <w:divBdr>
                <w:top w:val="none" w:sz="0" w:space="0" w:color="auto"/>
                <w:left w:val="none" w:sz="0" w:space="0" w:color="auto"/>
                <w:bottom w:val="none" w:sz="0" w:space="0" w:color="auto"/>
                <w:right w:val="none" w:sz="0" w:space="0" w:color="auto"/>
              </w:divBdr>
            </w:div>
          </w:divsChild>
        </w:div>
        <w:div w:id="394937962">
          <w:marLeft w:val="0"/>
          <w:marRight w:val="0"/>
          <w:marTop w:val="0"/>
          <w:marBottom w:val="0"/>
          <w:divBdr>
            <w:top w:val="none" w:sz="0" w:space="0" w:color="auto"/>
            <w:left w:val="none" w:sz="0" w:space="0" w:color="auto"/>
            <w:bottom w:val="none" w:sz="0" w:space="0" w:color="auto"/>
            <w:right w:val="none" w:sz="0" w:space="0" w:color="auto"/>
          </w:divBdr>
          <w:divsChild>
            <w:div w:id="270405794">
              <w:marLeft w:val="0"/>
              <w:marRight w:val="0"/>
              <w:marTop w:val="0"/>
              <w:marBottom w:val="0"/>
              <w:divBdr>
                <w:top w:val="none" w:sz="0" w:space="0" w:color="auto"/>
                <w:left w:val="none" w:sz="0" w:space="0" w:color="auto"/>
                <w:bottom w:val="none" w:sz="0" w:space="0" w:color="auto"/>
                <w:right w:val="none" w:sz="0" w:space="0" w:color="auto"/>
              </w:divBdr>
            </w:div>
          </w:divsChild>
        </w:div>
        <w:div w:id="1692026459">
          <w:marLeft w:val="0"/>
          <w:marRight w:val="0"/>
          <w:marTop w:val="0"/>
          <w:marBottom w:val="0"/>
          <w:divBdr>
            <w:top w:val="none" w:sz="0" w:space="0" w:color="auto"/>
            <w:left w:val="none" w:sz="0" w:space="0" w:color="auto"/>
            <w:bottom w:val="none" w:sz="0" w:space="0" w:color="auto"/>
            <w:right w:val="none" w:sz="0" w:space="0" w:color="auto"/>
          </w:divBdr>
          <w:divsChild>
            <w:div w:id="1524704528">
              <w:marLeft w:val="0"/>
              <w:marRight w:val="0"/>
              <w:marTop w:val="0"/>
              <w:marBottom w:val="0"/>
              <w:divBdr>
                <w:top w:val="none" w:sz="0" w:space="0" w:color="auto"/>
                <w:left w:val="none" w:sz="0" w:space="0" w:color="auto"/>
                <w:bottom w:val="none" w:sz="0" w:space="0" w:color="auto"/>
                <w:right w:val="none" w:sz="0" w:space="0" w:color="auto"/>
              </w:divBdr>
            </w:div>
          </w:divsChild>
        </w:div>
        <w:div w:id="418527227">
          <w:marLeft w:val="0"/>
          <w:marRight w:val="0"/>
          <w:marTop w:val="0"/>
          <w:marBottom w:val="0"/>
          <w:divBdr>
            <w:top w:val="none" w:sz="0" w:space="0" w:color="auto"/>
            <w:left w:val="none" w:sz="0" w:space="0" w:color="auto"/>
            <w:bottom w:val="none" w:sz="0" w:space="0" w:color="auto"/>
            <w:right w:val="none" w:sz="0" w:space="0" w:color="auto"/>
          </w:divBdr>
          <w:divsChild>
            <w:div w:id="848569103">
              <w:marLeft w:val="0"/>
              <w:marRight w:val="0"/>
              <w:marTop w:val="0"/>
              <w:marBottom w:val="0"/>
              <w:divBdr>
                <w:top w:val="none" w:sz="0" w:space="0" w:color="auto"/>
                <w:left w:val="none" w:sz="0" w:space="0" w:color="auto"/>
                <w:bottom w:val="none" w:sz="0" w:space="0" w:color="auto"/>
                <w:right w:val="none" w:sz="0" w:space="0" w:color="auto"/>
              </w:divBdr>
            </w:div>
          </w:divsChild>
        </w:div>
        <w:div w:id="228808477">
          <w:marLeft w:val="0"/>
          <w:marRight w:val="0"/>
          <w:marTop w:val="0"/>
          <w:marBottom w:val="0"/>
          <w:divBdr>
            <w:top w:val="none" w:sz="0" w:space="0" w:color="auto"/>
            <w:left w:val="none" w:sz="0" w:space="0" w:color="auto"/>
            <w:bottom w:val="none" w:sz="0" w:space="0" w:color="auto"/>
            <w:right w:val="none" w:sz="0" w:space="0" w:color="auto"/>
          </w:divBdr>
          <w:divsChild>
            <w:div w:id="943458765">
              <w:marLeft w:val="0"/>
              <w:marRight w:val="0"/>
              <w:marTop w:val="0"/>
              <w:marBottom w:val="0"/>
              <w:divBdr>
                <w:top w:val="none" w:sz="0" w:space="0" w:color="auto"/>
                <w:left w:val="none" w:sz="0" w:space="0" w:color="auto"/>
                <w:bottom w:val="none" w:sz="0" w:space="0" w:color="auto"/>
                <w:right w:val="none" w:sz="0" w:space="0" w:color="auto"/>
              </w:divBdr>
            </w:div>
          </w:divsChild>
        </w:div>
        <w:div w:id="39744537">
          <w:marLeft w:val="0"/>
          <w:marRight w:val="0"/>
          <w:marTop w:val="0"/>
          <w:marBottom w:val="0"/>
          <w:divBdr>
            <w:top w:val="none" w:sz="0" w:space="0" w:color="auto"/>
            <w:left w:val="none" w:sz="0" w:space="0" w:color="auto"/>
            <w:bottom w:val="none" w:sz="0" w:space="0" w:color="auto"/>
            <w:right w:val="none" w:sz="0" w:space="0" w:color="auto"/>
          </w:divBdr>
          <w:divsChild>
            <w:div w:id="392002789">
              <w:marLeft w:val="0"/>
              <w:marRight w:val="0"/>
              <w:marTop w:val="0"/>
              <w:marBottom w:val="0"/>
              <w:divBdr>
                <w:top w:val="none" w:sz="0" w:space="0" w:color="auto"/>
                <w:left w:val="none" w:sz="0" w:space="0" w:color="auto"/>
                <w:bottom w:val="none" w:sz="0" w:space="0" w:color="auto"/>
                <w:right w:val="none" w:sz="0" w:space="0" w:color="auto"/>
              </w:divBdr>
            </w:div>
          </w:divsChild>
        </w:div>
        <w:div w:id="197544999">
          <w:marLeft w:val="0"/>
          <w:marRight w:val="0"/>
          <w:marTop w:val="0"/>
          <w:marBottom w:val="0"/>
          <w:divBdr>
            <w:top w:val="none" w:sz="0" w:space="0" w:color="auto"/>
            <w:left w:val="none" w:sz="0" w:space="0" w:color="auto"/>
            <w:bottom w:val="none" w:sz="0" w:space="0" w:color="auto"/>
            <w:right w:val="none" w:sz="0" w:space="0" w:color="auto"/>
          </w:divBdr>
          <w:divsChild>
            <w:div w:id="86391258">
              <w:marLeft w:val="0"/>
              <w:marRight w:val="0"/>
              <w:marTop w:val="0"/>
              <w:marBottom w:val="0"/>
              <w:divBdr>
                <w:top w:val="none" w:sz="0" w:space="0" w:color="auto"/>
                <w:left w:val="none" w:sz="0" w:space="0" w:color="auto"/>
                <w:bottom w:val="none" w:sz="0" w:space="0" w:color="auto"/>
                <w:right w:val="none" w:sz="0" w:space="0" w:color="auto"/>
              </w:divBdr>
            </w:div>
          </w:divsChild>
        </w:div>
        <w:div w:id="1604533778">
          <w:marLeft w:val="0"/>
          <w:marRight w:val="0"/>
          <w:marTop w:val="0"/>
          <w:marBottom w:val="0"/>
          <w:divBdr>
            <w:top w:val="none" w:sz="0" w:space="0" w:color="auto"/>
            <w:left w:val="none" w:sz="0" w:space="0" w:color="auto"/>
            <w:bottom w:val="none" w:sz="0" w:space="0" w:color="auto"/>
            <w:right w:val="none" w:sz="0" w:space="0" w:color="auto"/>
          </w:divBdr>
          <w:divsChild>
            <w:div w:id="109932848">
              <w:marLeft w:val="0"/>
              <w:marRight w:val="0"/>
              <w:marTop w:val="0"/>
              <w:marBottom w:val="0"/>
              <w:divBdr>
                <w:top w:val="none" w:sz="0" w:space="0" w:color="auto"/>
                <w:left w:val="none" w:sz="0" w:space="0" w:color="auto"/>
                <w:bottom w:val="none" w:sz="0" w:space="0" w:color="auto"/>
                <w:right w:val="none" w:sz="0" w:space="0" w:color="auto"/>
              </w:divBdr>
            </w:div>
          </w:divsChild>
        </w:div>
        <w:div w:id="1576427588">
          <w:marLeft w:val="0"/>
          <w:marRight w:val="0"/>
          <w:marTop w:val="0"/>
          <w:marBottom w:val="0"/>
          <w:divBdr>
            <w:top w:val="none" w:sz="0" w:space="0" w:color="auto"/>
            <w:left w:val="none" w:sz="0" w:space="0" w:color="auto"/>
            <w:bottom w:val="none" w:sz="0" w:space="0" w:color="auto"/>
            <w:right w:val="none" w:sz="0" w:space="0" w:color="auto"/>
          </w:divBdr>
          <w:divsChild>
            <w:div w:id="1554272444">
              <w:marLeft w:val="0"/>
              <w:marRight w:val="0"/>
              <w:marTop w:val="0"/>
              <w:marBottom w:val="0"/>
              <w:divBdr>
                <w:top w:val="none" w:sz="0" w:space="0" w:color="auto"/>
                <w:left w:val="none" w:sz="0" w:space="0" w:color="auto"/>
                <w:bottom w:val="none" w:sz="0" w:space="0" w:color="auto"/>
                <w:right w:val="none" w:sz="0" w:space="0" w:color="auto"/>
              </w:divBdr>
            </w:div>
          </w:divsChild>
        </w:div>
        <w:div w:id="151026597">
          <w:marLeft w:val="0"/>
          <w:marRight w:val="0"/>
          <w:marTop w:val="0"/>
          <w:marBottom w:val="0"/>
          <w:divBdr>
            <w:top w:val="none" w:sz="0" w:space="0" w:color="auto"/>
            <w:left w:val="none" w:sz="0" w:space="0" w:color="auto"/>
            <w:bottom w:val="none" w:sz="0" w:space="0" w:color="auto"/>
            <w:right w:val="none" w:sz="0" w:space="0" w:color="auto"/>
          </w:divBdr>
          <w:divsChild>
            <w:div w:id="727605575">
              <w:marLeft w:val="0"/>
              <w:marRight w:val="0"/>
              <w:marTop w:val="0"/>
              <w:marBottom w:val="0"/>
              <w:divBdr>
                <w:top w:val="none" w:sz="0" w:space="0" w:color="auto"/>
                <w:left w:val="none" w:sz="0" w:space="0" w:color="auto"/>
                <w:bottom w:val="none" w:sz="0" w:space="0" w:color="auto"/>
                <w:right w:val="none" w:sz="0" w:space="0" w:color="auto"/>
              </w:divBdr>
            </w:div>
          </w:divsChild>
        </w:div>
        <w:div w:id="1475369196">
          <w:marLeft w:val="0"/>
          <w:marRight w:val="0"/>
          <w:marTop w:val="0"/>
          <w:marBottom w:val="0"/>
          <w:divBdr>
            <w:top w:val="none" w:sz="0" w:space="0" w:color="auto"/>
            <w:left w:val="none" w:sz="0" w:space="0" w:color="auto"/>
            <w:bottom w:val="none" w:sz="0" w:space="0" w:color="auto"/>
            <w:right w:val="none" w:sz="0" w:space="0" w:color="auto"/>
          </w:divBdr>
          <w:divsChild>
            <w:div w:id="449322725">
              <w:marLeft w:val="0"/>
              <w:marRight w:val="0"/>
              <w:marTop w:val="0"/>
              <w:marBottom w:val="0"/>
              <w:divBdr>
                <w:top w:val="none" w:sz="0" w:space="0" w:color="auto"/>
                <w:left w:val="none" w:sz="0" w:space="0" w:color="auto"/>
                <w:bottom w:val="none" w:sz="0" w:space="0" w:color="auto"/>
                <w:right w:val="none" w:sz="0" w:space="0" w:color="auto"/>
              </w:divBdr>
            </w:div>
          </w:divsChild>
        </w:div>
        <w:div w:id="392851628">
          <w:marLeft w:val="0"/>
          <w:marRight w:val="0"/>
          <w:marTop w:val="0"/>
          <w:marBottom w:val="0"/>
          <w:divBdr>
            <w:top w:val="none" w:sz="0" w:space="0" w:color="auto"/>
            <w:left w:val="none" w:sz="0" w:space="0" w:color="auto"/>
            <w:bottom w:val="none" w:sz="0" w:space="0" w:color="auto"/>
            <w:right w:val="none" w:sz="0" w:space="0" w:color="auto"/>
          </w:divBdr>
          <w:divsChild>
            <w:div w:id="1745058471">
              <w:marLeft w:val="0"/>
              <w:marRight w:val="0"/>
              <w:marTop w:val="0"/>
              <w:marBottom w:val="0"/>
              <w:divBdr>
                <w:top w:val="none" w:sz="0" w:space="0" w:color="auto"/>
                <w:left w:val="none" w:sz="0" w:space="0" w:color="auto"/>
                <w:bottom w:val="none" w:sz="0" w:space="0" w:color="auto"/>
                <w:right w:val="none" w:sz="0" w:space="0" w:color="auto"/>
              </w:divBdr>
            </w:div>
          </w:divsChild>
        </w:div>
        <w:div w:id="292948367">
          <w:marLeft w:val="0"/>
          <w:marRight w:val="0"/>
          <w:marTop w:val="0"/>
          <w:marBottom w:val="0"/>
          <w:divBdr>
            <w:top w:val="none" w:sz="0" w:space="0" w:color="auto"/>
            <w:left w:val="none" w:sz="0" w:space="0" w:color="auto"/>
            <w:bottom w:val="none" w:sz="0" w:space="0" w:color="auto"/>
            <w:right w:val="none" w:sz="0" w:space="0" w:color="auto"/>
          </w:divBdr>
          <w:divsChild>
            <w:div w:id="621308852">
              <w:marLeft w:val="0"/>
              <w:marRight w:val="0"/>
              <w:marTop w:val="0"/>
              <w:marBottom w:val="0"/>
              <w:divBdr>
                <w:top w:val="none" w:sz="0" w:space="0" w:color="auto"/>
                <w:left w:val="none" w:sz="0" w:space="0" w:color="auto"/>
                <w:bottom w:val="none" w:sz="0" w:space="0" w:color="auto"/>
                <w:right w:val="none" w:sz="0" w:space="0" w:color="auto"/>
              </w:divBdr>
            </w:div>
          </w:divsChild>
        </w:div>
        <w:div w:id="1036387574">
          <w:marLeft w:val="0"/>
          <w:marRight w:val="0"/>
          <w:marTop w:val="0"/>
          <w:marBottom w:val="0"/>
          <w:divBdr>
            <w:top w:val="none" w:sz="0" w:space="0" w:color="auto"/>
            <w:left w:val="none" w:sz="0" w:space="0" w:color="auto"/>
            <w:bottom w:val="none" w:sz="0" w:space="0" w:color="auto"/>
            <w:right w:val="none" w:sz="0" w:space="0" w:color="auto"/>
          </w:divBdr>
          <w:divsChild>
            <w:div w:id="1067800327">
              <w:marLeft w:val="0"/>
              <w:marRight w:val="0"/>
              <w:marTop w:val="0"/>
              <w:marBottom w:val="0"/>
              <w:divBdr>
                <w:top w:val="none" w:sz="0" w:space="0" w:color="auto"/>
                <w:left w:val="none" w:sz="0" w:space="0" w:color="auto"/>
                <w:bottom w:val="none" w:sz="0" w:space="0" w:color="auto"/>
                <w:right w:val="none" w:sz="0" w:space="0" w:color="auto"/>
              </w:divBdr>
            </w:div>
          </w:divsChild>
        </w:div>
        <w:div w:id="756094553">
          <w:marLeft w:val="0"/>
          <w:marRight w:val="0"/>
          <w:marTop w:val="0"/>
          <w:marBottom w:val="0"/>
          <w:divBdr>
            <w:top w:val="none" w:sz="0" w:space="0" w:color="auto"/>
            <w:left w:val="none" w:sz="0" w:space="0" w:color="auto"/>
            <w:bottom w:val="none" w:sz="0" w:space="0" w:color="auto"/>
            <w:right w:val="none" w:sz="0" w:space="0" w:color="auto"/>
          </w:divBdr>
          <w:divsChild>
            <w:div w:id="1768841100">
              <w:marLeft w:val="0"/>
              <w:marRight w:val="0"/>
              <w:marTop w:val="0"/>
              <w:marBottom w:val="0"/>
              <w:divBdr>
                <w:top w:val="none" w:sz="0" w:space="0" w:color="auto"/>
                <w:left w:val="none" w:sz="0" w:space="0" w:color="auto"/>
                <w:bottom w:val="none" w:sz="0" w:space="0" w:color="auto"/>
                <w:right w:val="none" w:sz="0" w:space="0" w:color="auto"/>
              </w:divBdr>
            </w:div>
          </w:divsChild>
        </w:div>
        <w:div w:id="940180857">
          <w:marLeft w:val="0"/>
          <w:marRight w:val="0"/>
          <w:marTop w:val="0"/>
          <w:marBottom w:val="0"/>
          <w:divBdr>
            <w:top w:val="none" w:sz="0" w:space="0" w:color="auto"/>
            <w:left w:val="none" w:sz="0" w:space="0" w:color="auto"/>
            <w:bottom w:val="none" w:sz="0" w:space="0" w:color="auto"/>
            <w:right w:val="none" w:sz="0" w:space="0" w:color="auto"/>
          </w:divBdr>
          <w:divsChild>
            <w:div w:id="1454714611">
              <w:marLeft w:val="0"/>
              <w:marRight w:val="0"/>
              <w:marTop w:val="0"/>
              <w:marBottom w:val="0"/>
              <w:divBdr>
                <w:top w:val="none" w:sz="0" w:space="0" w:color="auto"/>
                <w:left w:val="none" w:sz="0" w:space="0" w:color="auto"/>
                <w:bottom w:val="none" w:sz="0" w:space="0" w:color="auto"/>
                <w:right w:val="none" w:sz="0" w:space="0" w:color="auto"/>
              </w:divBdr>
            </w:div>
          </w:divsChild>
        </w:div>
        <w:div w:id="1413166069">
          <w:marLeft w:val="0"/>
          <w:marRight w:val="0"/>
          <w:marTop w:val="0"/>
          <w:marBottom w:val="0"/>
          <w:divBdr>
            <w:top w:val="none" w:sz="0" w:space="0" w:color="auto"/>
            <w:left w:val="none" w:sz="0" w:space="0" w:color="auto"/>
            <w:bottom w:val="none" w:sz="0" w:space="0" w:color="auto"/>
            <w:right w:val="none" w:sz="0" w:space="0" w:color="auto"/>
          </w:divBdr>
          <w:divsChild>
            <w:div w:id="2016028390">
              <w:marLeft w:val="0"/>
              <w:marRight w:val="0"/>
              <w:marTop w:val="0"/>
              <w:marBottom w:val="0"/>
              <w:divBdr>
                <w:top w:val="none" w:sz="0" w:space="0" w:color="auto"/>
                <w:left w:val="none" w:sz="0" w:space="0" w:color="auto"/>
                <w:bottom w:val="none" w:sz="0" w:space="0" w:color="auto"/>
                <w:right w:val="none" w:sz="0" w:space="0" w:color="auto"/>
              </w:divBdr>
            </w:div>
          </w:divsChild>
        </w:div>
        <w:div w:id="1070156858">
          <w:marLeft w:val="0"/>
          <w:marRight w:val="0"/>
          <w:marTop w:val="0"/>
          <w:marBottom w:val="0"/>
          <w:divBdr>
            <w:top w:val="none" w:sz="0" w:space="0" w:color="auto"/>
            <w:left w:val="none" w:sz="0" w:space="0" w:color="auto"/>
            <w:bottom w:val="none" w:sz="0" w:space="0" w:color="auto"/>
            <w:right w:val="none" w:sz="0" w:space="0" w:color="auto"/>
          </w:divBdr>
          <w:divsChild>
            <w:div w:id="1204708003">
              <w:marLeft w:val="0"/>
              <w:marRight w:val="0"/>
              <w:marTop w:val="0"/>
              <w:marBottom w:val="0"/>
              <w:divBdr>
                <w:top w:val="none" w:sz="0" w:space="0" w:color="auto"/>
                <w:left w:val="none" w:sz="0" w:space="0" w:color="auto"/>
                <w:bottom w:val="none" w:sz="0" w:space="0" w:color="auto"/>
                <w:right w:val="none" w:sz="0" w:space="0" w:color="auto"/>
              </w:divBdr>
            </w:div>
          </w:divsChild>
        </w:div>
        <w:div w:id="2130513547">
          <w:marLeft w:val="0"/>
          <w:marRight w:val="0"/>
          <w:marTop w:val="0"/>
          <w:marBottom w:val="0"/>
          <w:divBdr>
            <w:top w:val="none" w:sz="0" w:space="0" w:color="auto"/>
            <w:left w:val="none" w:sz="0" w:space="0" w:color="auto"/>
            <w:bottom w:val="none" w:sz="0" w:space="0" w:color="auto"/>
            <w:right w:val="none" w:sz="0" w:space="0" w:color="auto"/>
          </w:divBdr>
          <w:divsChild>
            <w:div w:id="2000769206">
              <w:marLeft w:val="0"/>
              <w:marRight w:val="0"/>
              <w:marTop w:val="0"/>
              <w:marBottom w:val="0"/>
              <w:divBdr>
                <w:top w:val="none" w:sz="0" w:space="0" w:color="auto"/>
                <w:left w:val="none" w:sz="0" w:space="0" w:color="auto"/>
                <w:bottom w:val="none" w:sz="0" w:space="0" w:color="auto"/>
                <w:right w:val="none" w:sz="0" w:space="0" w:color="auto"/>
              </w:divBdr>
            </w:div>
          </w:divsChild>
        </w:div>
        <w:div w:id="336275849">
          <w:marLeft w:val="0"/>
          <w:marRight w:val="0"/>
          <w:marTop w:val="0"/>
          <w:marBottom w:val="0"/>
          <w:divBdr>
            <w:top w:val="none" w:sz="0" w:space="0" w:color="auto"/>
            <w:left w:val="none" w:sz="0" w:space="0" w:color="auto"/>
            <w:bottom w:val="none" w:sz="0" w:space="0" w:color="auto"/>
            <w:right w:val="none" w:sz="0" w:space="0" w:color="auto"/>
          </w:divBdr>
          <w:divsChild>
            <w:div w:id="1919318632">
              <w:marLeft w:val="0"/>
              <w:marRight w:val="0"/>
              <w:marTop w:val="0"/>
              <w:marBottom w:val="0"/>
              <w:divBdr>
                <w:top w:val="none" w:sz="0" w:space="0" w:color="auto"/>
                <w:left w:val="none" w:sz="0" w:space="0" w:color="auto"/>
                <w:bottom w:val="none" w:sz="0" w:space="0" w:color="auto"/>
                <w:right w:val="none" w:sz="0" w:space="0" w:color="auto"/>
              </w:divBdr>
            </w:div>
          </w:divsChild>
        </w:div>
        <w:div w:id="608585548">
          <w:marLeft w:val="0"/>
          <w:marRight w:val="0"/>
          <w:marTop w:val="0"/>
          <w:marBottom w:val="0"/>
          <w:divBdr>
            <w:top w:val="none" w:sz="0" w:space="0" w:color="auto"/>
            <w:left w:val="none" w:sz="0" w:space="0" w:color="auto"/>
            <w:bottom w:val="none" w:sz="0" w:space="0" w:color="auto"/>
            <w:right w:val="none" w:sz="0" w:space="0" w:color="auto"/>
          </w:divBdr>
          <w:divsChild>
            <w:div w:id="2108845061">
              <w:marLeft w:val="0"/>
              <w:marRight w:val="0"/>
              <w:marTop w:val="0"/>
              <w:marBottom w:val="0"/>
              <w:divBdr>
                <w:top w:val="none" w:sz="0" w:space="0" w:color="auto"/>
                <w:left w:val="none" w:sz="0" w:space="0" w:color="auto"/>
                <w:bottom w:val="none" w:sz="0" w:space="0" w:color="auto"/>
                <w:right w:val="none" w:sz="0" w:space="0" w:color="auto"/>
              </w:divBdr>
            </w:div>
          </w:divsChild>
        </w:div>
        <w:div w:id="370691678">
          <w:marLeft w:val="0"/>
          <w:marRight w:val="0"/>
          <w:marTop w:val="0"/>
          <w:marBottom w:val="0"/>
          <w:divBdr>
            <w:top w:val="none" w:sz="0" w:space="0" w:color="auto"/>
            <w:left w:val="none" w:sz="0" w:space="0" w:color="auto"/>
            <w:bottom w:val="none" w:sz="0" w:space="0" w:color="auto"/>
            <w:right w:val="none" w:sz="0" w:space="0" w:color="auto"/>
          </w:divBdr>
          <w:divsChild>
            <w:div w:id="1261990297">
              <w:marLeft w:val="0"/>
              <w:marRight w:val="0"/>
              <w:marTop w:val="0"/>
              <w:marBottom w:val="0"/>
              <w:divBdr>
                <w:top w:val="none" w:sz="0" w:space="0" w:color="auto"/>
                <w:left w:val="none" w:sz="0" w:space="0" w:color="auto"/>
                <w:bottom w:val="none" w:sz="0" w:space="0" w:color="auto"/>
                <w:right w:val="none" w:sz="0" w:space="0" w:color="auto"/>
              </w:divBdr>
            </w:div>
          </w:divsChild>
        </w:div>
        <w:div w:id="1516455571">
          <w:marLeft w:val="0"/>
          <w:marRight w:val="0"/>
          <w:marTop w:val="0"/>
          <w:marBottom w:val="0"/>
          <w:divBdr>
            <w:top w:val="none" w:sz="0" w:space="0" w:color="auto"/>
            <w:left w:val="none" w:sz="0" w:space="0" w:color="auto"/>
            <w:bottom w:val="none" w:sz="0" w:space="0" w:color="auto"/>
            <w:right w:val="none" w:sz="0" w:space="0" w:color="auto"/>
          </w:divBdr>
          <w:divsChild>
            <w:div w:id="2129398397">
              <w:marLeft w:val="0"/>
              <w:marRight w:val="0"/>
              <w:marTop w:val="0"/>
              <w:marBottom w:val="0"/>
              <w:divBdr>
                <w:top w:val="none" w:sz="0" w:space="0" w:color="auto"/>
                <w:left w:val="none" w:sz="0" w:space="0" w:color="auto"/>
                <w:bottom w:val="none" w:sz="0" w:space="0" w:color="auto"/>
                <w:right w:val="none" w:sz="0" w:space="0" w:color="auto"/>
              </w:divBdr>
            </w:div>
          </w:divsChild>
        </w:div>
        <w:div w:id="1912735169">
          <w:marLeft w:val="0"/>
          <w:marRight w:val="0"/>
          <w:marTop w:val="0"/>
          <w:marBottom w:val="0"/>
          <w:divBdr>
            <w:top w:val="none" w:sz="0" w:space="0" w:color="auto"/>
            <w:left w:val="none" w:sz="0" w:space="0" w:color="auto"/>
            <w:bottom w:val="none" w:sz="0" w:space="0" w:color="auto"/>
            <w:right w:val="none" w:sz="0" w:space="0" w:color="auto"/>
          </w:divBdr>
          <w:divsChild>
            <w:div w:id="83647717">
              <w:marLeft w:val="0"/>
              <w:marRight w:val="0"/>
              <w:marTop w:val="0"/>
              <w:marBottom w:val="0"/>
              <w:divBdr>
                <w:top w:val="none" w:sz="0" w:space="0" w:color="auto"/>
                <w:left w:val="none" w:sz="0" w:space="0" w:color="auto"/>
                <w:bottom w:val="none" w:sz="0" w:space="0" w:color="auto"/>
                <w:right w:val="none" w:sz="0" w:space="0" w:color="auto"/>
              </w:divBdr>
            </w:div>
          </w:divsChild>
        </w:div>
        <w:div w:id="100999004">
          <w:marLeft w:val="0"/>
          <w:marRight w:val="0"/>
          <w:marTop w:val="0"/>
          <w:marBottom w:val="0"/>
          <w:divBdr>
            <w:top w:val="none" w:sz="0" w:space="0" w:color="auto"/>
            <w:left w:val="none" w:sz="0" w:space="0" w:color="auto"/>
            <w:bottom w:val="none" w:sz="0" w:space="0" w:color="auto"/>
            <w:right w:val="none" w:sz="0" w:space="0" w:color="auto"/>
          </w:divBdr>
          <w:divsChild>
            <w:div w:id="1066802919">
              <w:marLeft w:val="0"/>
              <w:marRight w:val="0"/>
              <w:marTop w:val="0"/>
              <w:marBottom w:val="0"/>
              <w:divBdr>
                <w:top w:val="none" w:sz="0" w:space="0" w:color="auto"/>
                <w:left w:val="none" w:sz="0" w:space="0" w:color="auto"/>
                <w:bottom w:val="none" w:sz="0" w:space="0" w:color="auto"/>
                <w:right w:val="none" w:sz="0" w:space="0" w:color="auto"/>
              </w:divBdr>
            </w:div>
          </w:divsChild>
        </w:div>
        <w:div w:id="1548296043">
          <w:marLeft w:val="0"/>
          <w:marRight w:val="0"/>
          <w:marTop w:val="0"/>
          <w:marBottom w:val="0"/>
          <w:divBdr>
            <w:top w:val="none" w:sz="0" w:space="0" w:color="auto"/>
            <w:left w:val="none" w:sz="0" w:space="0" w:color="auto"/>
            <w:bottom w:val="none" w:sz="0" w:space="0" w:color="auto"/>
            <w:right w:val="none" w:sz="0" w:space="0" w:color="auto"/>
          </w:divBdr>
          <w:divsChild>
            <w:div w:id="522593832">
              <w:marLeft w:val="0"/>
              <w:marRight w:val="0"/>
              <w:marTop w:val="0"/>
              <w:marBottom w:val="0"/>
              <w:divBdr>
                <w:top w:val="none" w:sz="0" w:space="0" w:color="auto"/>
                <w:left w:val="none" w:sz="0" w:space="0" w:color="auto"/>
                <w:bottom w:val="none" w:sz="0" w:space="0" w:color="auto"/>
                <w:right w:val="none" w:sz="0" w:space="0" w:color="auto"/>
              </w:divBdr>
            </w:div>
          </w:divsChild>
        </w:div>
        <w:div w:id="477381230">
          <w:marLeft w:val="0"/>
          <w:marRight w:val="0"/>
          <w:marTop w:val="0"/>
          <w:marBottom w:val="0"/>
          <w:divBdr>
            <w:top w:val="none" w:sz="0" w:space="0" w:color="auto"/>
            <w:left w:val="none" w:sz="0" w:space="0" w:color="auto"/>
            <w:bottom w:val="none" w:sz="0" w:space="0" w:color="auto"/>
            <w:right w:val="none" w:sz="0" w:space="0" w:color="auto"/>
          </w:divBdr>
          <w:divsChild>
            <w:div w:id="1822303535">
              <w:marLeft w:val="0"/>
              <w:marRight w:val="0"/>
              <w:marTop w:val="0"/>
              <w:marBottom w:val="0"/>
              <w:divBdr>
                <w:top w:val="none" w:sz="0" w:space="0" w:color="auto"/>
                <w:left w:val="none" w:sz="0" w:space="0" w:color="auto"/>
                <w:bottom w:val="none" w:sz="0" w:space="0" w:color="auto"/>
                <w:right w:val="none" w:sz="0" w:space="0" w:color="auto"/>
              </w:divBdr>
            </w:div>
          </w:divsChild>
        </w:div>
        <w:div w:id="1396319111">
          <w:marLeft w:val="0"/>
          <w:marRight w:val="0"/>
          <w:marTop w:val="0"/>
          <w:marBottom w:val="0"/>
          <w:divBdr>
            <w:top w:val="none" w:sz="0" w:space="0" w:color="auto"/>
            <w:left w:val="none" w:sz="0" w:space="0" w:color="auto"/>
            <w:bottom w:val="none" w:sz="0" w:space="0" w:color="auto"/>
            <w:right w:val="none" w:sz="0" w:space="0" w:color="auto"/>
          </w:divBdr>
          <w:divsChild>
            <w:div w:id="426845923">
              <w:marLeft w:val="0"/>
              <w:marRight w:val="0"/>
              <w:marTop w:val="0"/>
              <w:marBottom w:val="0"/>
              <w:divBdr>
                <w:top w:val="none" w:sz="0" w:space="0" w:color="auto"/>
                <w:left w:val="none" w:sz="0" w:space="0" w:color="auto"/>
                <w:bottom w:val="none" w:sz="0" w:space="0" w:color="auto"/>
                <w:right w:val="none" w:sz="0" w:space="0" w:color="auto"/>
              </w:divBdr>
            </w:div>
          </w:divsChild>
        </w:div>
        <w:div w:id="834803216">
          <w:marLeft w:val="0"/>
          <w:marRight w:val="0"/>
          <w:marTop w:val="0"/>
          <w:marBottom w:val="0"/>
          <w:divBdr>
            <w:top w:val="none" w:sz="0" w:space="0" w:color="auto"/>
            <w:left w:val="none" w:sz="0" w:space="0" w:color="auto"/>
            <w:bottom w:val="none" w:sz="0" w:space="0" w:color="auto"/>
            <w:right w:val="none" w:sz="0" w:space="0" w:color="auto"/>
          </w:divBdr>
          <w:divsChild>
            <w:div w:id="144706742">
              <w:marLeft w:val="0"/>
              <w:marRight w:val="0"/>
              <w:marTop w:val="0"/>
              <w:marBottom w:val="0"/>
              <w:divBdr>
                <w:top w:val="none" w:sz="0" w:space="0" w:color="auto"/>
                <w:left w:val="none" w:sz="0" w:space="0" w:color="auto"/>
                <w:bottom w:val="none" w:sz="0" w:space="0" w:color="auto"/>
                <w:right w:val="none" w:sz="0" w:space="0" w:color="auto"/>
              </w:divBdr>
            </w:div>
          </w:divsChild>
        </w:div>
        <w:div w:id="225723733">
          <w:marLeft w:val="0"/>
          <w:marRight w:val="0"/>
          <w:marTop w:val="0"/>
          <w:marBottom w:val="0"/>
          <w:divBdr>
            <w:top w:val="none" w:sz="0" w:space="0" w:color="auto"/>
            <w:left w:val="none" w:sz="0" w:space="0" w:color="auto"/>
            <w:bottom w:val="none" w:sz="0" w:space="0" w:color="auto"/>
            <w:right w:val="none" w:sz="0" w:space="0" w:color="auto"/>
          </w:divBdr>
          <w:divsChild>
            <w:div w:id="2132436012">
              <w:marLeft w:val="0"/>
              <w:marRight w:val="0"/>
              <w:marTop w:val="0"/>
              <w:marBottom w:val="0"/>
              <w:divBdr>
                <w:top w:val="none" w:sz="0" w:space="0" w:color="auto"/>
                <w:left w:val="none" w:sz="0" w:space="0" w:color="auto"/>
                <w:bottom w:val="none" w:sz="0" w:space="0" w:color="auto"/>
                <w:right w:val="none" w:sz="0" w:space="0" w:color="auto"/>
              </w:divBdr>
            </w:div>
          </w:divsChild>
        </w:div>
        <w:div w:id="2022849347">
          <w:marLeft w:val="0"/>
          <w:marRight w:val="0"/>
          <w:marTop w:val="0"/>
          <w:marBottom w:val="0"/>
          <w:divBdr>
            <w:top w:val="none" w:sz="0" w:space="0" w:color="auto"/>
            <w:left w:val="none" w:sz="0" w:space="0" w:color="auto"/>
            <w:bottom w:val="none" w:sz="0" w:space="0" w:color="auto"/>
            <w:right w:val="none" w:sz="0" w:space="0" w:color="auto"/>
          </w:divBdr>
          <w:divsChild>
            <w:div w:id="1516729205">
              <w:marLeft w:val="0"/>
              <w:marRight w:val="0"/>
              <w:marTop w:val="0"/>
              <w:marBottom w:val="0"/>
              <w:divBdr>
                <w:top w:val="none" w:sz="0" w:space="0" w:color="auto"/>
                <w:left w:val="none" w:sz="0" w:space="0" w:color="auto"/>
                <w:bottom w:val="none" w:sz="0" w:space="0" w:color="auto"/>
                <w:right w:val="none" w:sz="0" w:space="0" w:color="auto"/>
              </w:divBdr>
            </w:div>
          </w:divsChild>
        </w:div>
        <w:div w:id="746077784">
          <w:marLeft w:val="0"/>
          <w:marRight w:val="0"/>
          <w:marTop w:val="0"/>
          <w:marBottom w:val="0"/>
          <w:divBdr>
            <w:top w:val="none" w:sz="0" w:space="0" w:color="auto"/>
            <w:left w:val="none" w:sz="0" w:space="0" w:color="auto"/>
            <w:bottom w:val="none" w:sz="0" w:space="0" w:color="auto"/>
            <w:right w:val="none" w:sz="0" w:space="0" w:color="auto"/>
          </w:divBdr>
          <w:divsChild>
            <w:div w:id="328949154">
              <w:marLeft w:val="0"/>
              <w:marRight w:val="0"/>
              <w:marTop w:val="0"/>
              <w:marBottom w:val="0"/>
              <w:divBdr>
                <w:top w:val="none" w:sz="0" w:space="0" w:color="auto"/>
                <w:left w:val="none" w:sz="0" w:space="0" w:color="auto"/>
                <w:bottom w:val="none" w:sz="0" w:space="0" w:color="auto"/>
                <w:right w:val="none" w:sz="0" w:space="0" w:color="auto"/>
              </w:divBdr>
            </w:div>
          </w:divsChild>
        </w:div>
        <w:div w:id="1944535807">
          <w:marLeft w:val="0"/>
          <w:marRight w:val="0"/>
          <w:marTop w:val="0"/>
          <w:marBottom w:val="0"/>
          <w:divBdr>
            <w:top w:val="none" w:sz="0" w:space="0" w:color="auto"/>
            <w:left w:val="none" w:sz="0" w:space="0" w:color="auto"/>
            <w:bottom w:val="none" w:sz="0" w:space="0" w:color="auto"/>
            <w:right w:val="none" w:sz="0" w:space="0" w:color="auto"/>
          </w:divBdr>
          <w:divsChild>
            <w:div w:id="1534726492">
              <w:marLeft w:val="0"/>
              <w:marRight w:val="0"/>
              <w:marTop w:val="0"/>
              <w:marBottom w:val="0"/>
              <w:divBdr>
                <w:top w:val="none" w:sz="0" w:space="0" w:color="auto"/>
                <w:left w:val="none" w:sz="0" w:space="0" w:color="auto"/>
                <w:bottom w:val="none" w:sz="0" w:space="0" w:color="auto"/>
                <w:right w:val="none" w:sz="0" w:space="0" w:color="auto"/>
              </w:divBdr>
            </w:div>
          </w:divsChild>
        </w:div>
        <w:div w:id="856701673">
          <w:marLeft w:val="0"/>
          <w:marRight w:val="0"/>
          <w:marTop w:val="0"/>
          <w:marBottom w:val="0"/>
          <w:divBdr>
            <w:top w:val="none" w:sz="0" w:space="0" w:color="auto"/>
            <w:left w:val="none" w:sz="0" w:space="0" w:color="auto"/>
            <w:bottom w:val="none" w:sz="0" w:space="0" w:color="auto"/>
            <w:right w:val="none" w:sz="0" w:space="0" w:color="auto"/>
          </w:divBdr>
          <w:divsChild>
            <w:div w:id="1032877539">
              <w:marLeft w:val="0"/>
              <w:marRight w:val="0"/>
              <w:marTop w:val="0"/>
              <w:marBottom w:val="0"/>
              <w:divBdr>
                <w:top w:val="none" w:sz="0" w:space="0" w:color="auto"/>
                <w:left w:val="none" w:sz="0" w:space="0" w:color="auto"/>
                <w:bottom w:val="none" w:sz="0" w:space="0" w:color="auto"/>
                <w:right w:val="none" w:sz="0" w:space="0" w:color="auto"/>
              </w:divBdr>
            </w:div>
          </w:divsChild>
        </w:div>
        <w:div w:id="1175847517">
          <w:marLeft w:val="0"/>
          <w:marRight w:val="0"/>
          <w:marTop w:val="0"/>
          <w:marBottom w:val="0"/>
          <w:divBdr>
            <w:top w:val="none" w:sz="0" w:space="0" w:color="auto"/>
            <w:left w:val="none" w:sz="0" w:space="0" w:color="auto"/>
            <w:bottom w:val="none" w:sz="0" w:space="0" w:color="auto"/>
            <w:right w:val="none" w:sz="0" w:space="0" w:color="auto"/>
          </w:divBdr>
          <w:divsChild>
            <w:div w:id="423765673">
              <w:marLeft w:val="0"/>
              <w:marRight w:val="0"/>
              <w:marTop w:val="0"/>
              <w:marBottom w:val="0"/>
              <w:divBdr>
                <w:top w:val="none" w:sz="0" w:space="0" w:color="auto"/>
                <w:left w:val="none" w:sz="0" w:space="0" w:color="auto"/>
                <w:bottom w:val="none" w:sz="0" w:space="0" w:color="auto"/>
                <w:right w:val="none" w:sz="0" w:space="0" w:color="auto"/>
              </w:divBdr>
            </w:div>
          </w:divsChild>
        </w:div>
        <w:div w:id="1484731926">
          <w:marLeft w:val="0"/>
          <w:marRight w:val="0"/>
          <w:marTop w:val="0"/>
          <w:marBottom w:val="0"/>
          <w:divBdr>
            <w:top w:val="none" w:sz="0" w:space="0" w:color="auto"/>
            <w:left w:val="none" w:sz="0" w:space="0" w:color="auto"/>
            <w:bottom w:val="none" w:sz="0" w:space="0" w:color="auto"/>
            <w:right w:val="none" w:sz="0" w:space="0" w:color="auto"/>
          </w:divBdr>
          <w:divsChild>
            <w:div w:id="796030563">
              <w:marLeft w:val="0"/>
              <w:marRight w:val="0"/>
              <w:marTop w:val="0"/>
              <w:marBottom w:val="0"/>
              <w:divBdr>
                <w:top w:val="none" w:sz="0" w:space="0" w:color="auto"/>
                <w:left w:val="none" w:sz="0" w:space="0" w:color="auto"/>
                <w:bottom w:val="none" w:sz="0" w:space="0" w:color="auto"/>
                <w:right w:val="none" w:sz="0" w:space="0" w:color="auto"/>
              </w:divBdr>
            </w:div>
          </w:divsChild>
        </w:div>
        <w:div w:id="1537308361">
          <w:marLeft w:val="0"/>
          <w:marRight w:val="0"/>
          <w:marTop w:val="0"/>
          <w:marBottom w:val="0"/>
          <w:divBdr>
            <w:top w:val="none" w:sz="0" w:space="0" w:color="auto"/>
            <w:left w:val="none" w:sz="0" w:space="0" w:color="auto"/>
            <w:bottom w:val="none" w:sz="0" w:space="0" w:color="auto"/>
            <w:right w:val="none" w:sz="0" w:space="0" w:color="auto"/>
          </w:divBdr>
          <w:divsChild>
            <w:div w:id="189104039">
              <w:marLeft w:val="0"/>
              <w:marRight w:val="0"/>
              <w:marTop w:val="0"/>
              <w:marBottom w:val="0"/>
              <w:divBdr>
                <w:top w:val="none" w:sz="0" w:space="0" w:color="auto"/>
                <w:left w:val="none" w:sz="0" w:space="0" w:color="auto"/>
                <w:bottom w:val="none" w:sz="0" w:space="0" w:color="auto"/>
                <w:right w:val="none" w:sz="0" w:space="0" w:color="auto"/>
              </w:divBdr>
            </w:div>
          </w:divsChild>
        </w:div>
        <w:div w:id="1493640684">
          <w:marLeft w:val="0"/>
          <w:marRight w:val="0"/>
          <w:marTop w:val="0"/>
          <w:marBottom w:val="0"/>
          <w:divBdr>
            <w:top w:val="none" w:sz="0" w:space="0" w:color="auto"/>
            <w:left w:val="none" w:sz="0" w:space="0" w:color="auto"/>
            <w:bottom w:val="none" w:sz="0" w:space="0" w:color="auto"/>
            <w:right w:val="none" w:sz="0" w:space="0" w:color="auto"/>
          </w:divBdr>
          <w:divsChild>
            <w:div w:id="587354000">
              <w:marLeft w:val="0"/>
              <w:marRight w:val="0"/>
              <w:marTop w:val="0"/>
              <w:marBottom w:val="0"/>
              <w:divBdr>
                <w:top w:val="none" w:sz="0" w:space="0" w:color="auto"/>
                <w:left w:val="none" w:sz="0" w:space="0" w:color="auto"/>
                <w:bottom w:val="none" w:sz="0" w:space="0" w:color="auto"/>
                <w:right w:val="none" w:sz="0" w:space="0" w:color="auto"/>
              </w:divBdr>
            </w:div>
          </w:divsChild>
        </w:div>
        <w:div w:id="86970009">
          <w:marLeft w:val="0"/>
          <w:marRight w:val="0"/>
          <w:marTop w:val="0"/>
          <w:marBottom w:val="0"/>
          <w:divBdr>
            <w:top w:val="none" w:sz="0" w:space="0" w:color="auto"/>
            <w:left w:val="none" w:sz="0" w:space="0" w:color="auto"/>
            <w:bottom w:val="none" w:sz="0" w:space="0" w:color="auto"/>
            <w:right w:val="none" w:sz="0" w:space="0" w:color="auto"/>
          </w:divBdr>
          <w:divsChild>
            <w:div w:id="1457677446">
              <w:marLeft w:val="0"/>
              <w:marRight w:val="0"/>
              <w:marTop w:val="0"/>
              <w:marBottom w:val="0"/>
              <w:divBdr>
                <w:top w:val="none" w:sz="0" w:space="0" w:color="auto"/>
                <w:left w:val="none" w:sz="0" w:space="0" w:color="auto"/>
                <w:bottom w:val="none" w:sz="0" w:space="0" w:color="auto"/>
                <w:right w:val="none" w:sz="0" w:space="0" w:color="auto"/>
              </w:divBdr>
            </w:div>
          </w:divsChild>
        </w:div>
        <w:div w:id="999582898">
          <w:marLeft w:val="0"/>
          <w:marRight w:val="0"/>
          <w:marTop w:val="0"/>
          <w:marBottom w:val="0"/>
          <w:divBdr>
            <w:top w:val="none" w:sz="0" w:space="0" w:color="auto"/>
            <w:left w:val="none" w:sz="0" w:space="0" w:color="auto"/>
            <w:bottom w:val="none" w:sz="0" w:space="0" w:color="auto"/>
            <w:right w:val="none" w:sz="0" w:space="0" w:color="auto"/>
          </w:divBdr>
          <w:divsChild>
            <w:div w:id="263928677">
              <w:marLeft w:val="0"/>
              <w:marRight w:val="0"/>
              <w:marTop w:val="0"/>
              <w:marBottom w:val="0"/>
              <w:divBdr>
                <w:top w:val="none" w:sz="0" w:space="0" w:color="auto"/>
                <w:left w:val="none" w:sz="0" w:space="0" w:color="auto"/>
                <w:bottom w:val="none" w:sz="0" w:space="0" w:color="auto"/>
                <w:right w:val="none" w:sz="0" w:space="0" w:color="auto"/>
              </w:divBdr>
            </w:div>
          </w:divsChild>
        </w:div>
        <w:div w:id="668141674">
          <w:marLeft w:val="0"/>
          <w:marRight w:val="0"/>
          <w:marTop w:val="0"/>
          <w:marBottom w:val="0"/>
          <w:divBdr>
            <w:top w:val="none" w:sz="0" w:space="0" w:color="auto"/>
            <w:left w:val="none" w:sz="0" w:space="0" w:color="auto"/>
            <w:bottom w:val="none" w:sz="0" w:space="0" w:color="auto"/>
            <w:right w:val="none" w:sz="0" w:space="0" w:color="auto"/>
          </w:divBdr>
          <w:divsChild>
            <w:div w:id="402487546">
              <w:marLeft w:val="0"/>
              <w:marRight w:val="0"/>
              <w:marTop w:val="0"/>
              <w:marBottom w:val="0"/>
              <w:divBdr>
                <w:top w:val="none" w:sz="0" w:space="0" w:color="auto"/>
                <w:left w:val="none" w:sz="0" w:space="0" w:color="auto"/>
                <w:bottom w:val="none" w:sz="0" w:space="0" w:color="auto"/>
                <w:right w:val="none" w:sz="0" w:space="0" w:color="auto"/>
              </w:divBdr>
            </w:div>
          </w:divsChild>
        </w:div>
        <w:div w:id="1643735307">
          <w:marLeft w:val="0"/>
          <w:marRight w:val="0"/>
          <w:marTop w:val="0"/>
          <w:marBottom w:val="0"/>
          <w:divBdr>
            <w:top w:val="none" w:sz="0" w:space="0" w:color="auto"/>
            <w:left w:val="none" w:sz="0" w:space="0" w:color="auto"/>
            <w:bottom w:val="none" w:sz="0" w:space="0" w:color="auto"/>
            <w:right w:val="none" w:sz="0" w:space="0" w:color="auto"/>
          </w:divBdr>
          <w:divsChild>
            <w:div w:id="1416364411">
              <w:marLeft w:val="0"/>
              <w:marRight w:val="0"/>
              <w:marTop w:val="0"/>
              <w:marBottom w:val="0"/>
              <w:divBdr>
                <w:top w:val="none" w:sz="0" w:space="0" w:color="auto"/>
                <w:left w:val="none" w:sz="0" w:space="0" w:color="auto"/>
                <w:bottom w:val="none" w:sz="0" w:space="0" w:color="auto"/>
                <w:right w:val="none" w:sz="0" w:space="0" w:color="auto"/>
              </w:divBdr>
            </w:div>
          </w:divsChild>
        </w:div>
        <w:div w:id="1857304992">
          <w:marLeft w:val="0"/>
          <w:marRight w:val="0"/>
          <w:marTop w:val="0"/>
          <w:marBottom w:val="0"/>
          <w:divBdr>
            <w:top w:val="none" w:sz="0" w:space="0" w:color="auto"/>
            <w:left w:val="none" w:sz="0" w:space="0" w:color="auto"/>
            <w:bottom w:val="none" w:sz="0" w:space="0" w:color="auto"/>
            <w:right w:val="none" w:sz="0" w:space="0" w:color="auto"/>
          </w:divBdr>
          <w:divsChild>
            <w:div w:id="1758818191">
              <w:marLeft w:val="0"/>
              <w:marRight w:val="0"/>
              <w:marTop w:val="0"/>
              <w:marBottom w:val="0"/>
              <w:divBdr>
                <w:top w:val="none" w:sz="0" w:space="0" w:color="auto"/>
                <w:left w:val="none" w:sz="0" w:space="0" w:color="auto"/>
                <w:bottom w:val="none" w:sz="0" w:space="0" w:color="auto"/>
                <w:right w:val="none" w:sz="0" w:space="0" w:color="auto"/>
              </w:divBdr>
            </w:div>
          </w:divsChild>
        </w:div>
        <w:div w:id="949312928">
          <w:marLeft w:val="0"/>
          <w:marRight w:val="0"/>
          <w:marTop w:val="0"/>
          <w:marBottom w:val="0"/>
          <w:divBdr>
            <w:top w:val="none" w:sz="0" w:space="0" w:color="auto"/>
            <w:left w:val="none" w:sz="0" w:space="0" w:color="auto"/>
            <w:bottom w:val="none" w:sz="0" w:space="0" w:color="auto"/>
            <w:right w:val="none" w:sz="0" w:space="0" w:color="auto"/>
          </w:divBdr>
          <w:divsChild>
            <w:div w:id="1356885228">
              <w:marLeft w:val="0"/>
              <w:marRight w:val="0"/>
              <w:marTop w:val="0"/>
              <w:marBottom w:val="0"/>
              <w:divBdr>
                <w:top w:val="none" w:sz="0" w:space="0" w:color="auto"/>
                <w:left w:val="none" w:sz="0" w:space="0" w:color="auto"/>
                <w:bottom w:val="none" w:sz="0" w:space="0" w:color="auto"/>
                <w:right w:val="none" w:sz="0" w:space="0" w:color="auto"/>
              </w:divBdr>
            </w:div>
          </w:divsChild>
        </w:div>
        <w:div w:id="467362486">
          <w:marLeft w:val="0"/>
          <w:marRight w:val="0"/>
          <w:marTop w:val="0"/>
          <w:marBottom w:val="0"/>
          <w:divBdr>
            <w:top w:val="none" w:sz="0" w:space="0" w:color="auto"/>
            <w:left w:val="none" w:sz="0" w:space="0" w:color="auto"/>
            <w:bottom w:val="none" w:sz="0" w:space="0" w:color="auto"/>
            <w:right w:val="none" w:sz="0" w:space="0" w:color="auto"/>
          </w:divBdr>
          <w:divsChild>
            <w:div w:id="1860463981">
              <w:marLeft w:val="0"/>
              <w:marRight w:val="0"/>
              <w:marTop w:val="0"/>
              <w:marBottom w:val="0"/>
              <w:divBdr>
                <w:top w:val="none" w:sz="0" w:space="0" w:color="auto"/>
                <w:left w:val="none" w:sz="0" w:space="0" w:color="auto"/>
                <w:bottom w:val="none" w:sz="0" w:space="0" w:color="auto"/>
                <w:right w:val="none" w:sz="0" w:space="0" w:color="auto"/>
              </w:divBdr>
            </w:div>
          </w:divsChild>
        </w:div>
        <w:div w:id="302396723">
          <w:marLeft w:val="0"/>
          <w:marRight w:val="0"/>
          <w:marTop w:val="0"/>
          <w:marBottom w:val="0"/>
          <w:divBdr>
            <w:top w:val="none" w:sz="0" w:space="0" w:color="auto"/>
            <w:left w:val="none" w:sz="0" w:space="0" w:color="auto"/>
            <w:bottom w:val="none" w:sz="0" w:space="0" w:color="auto"/>
            <w:right w:val="none" w:sz="0" w:space="0" w:color="auto"/>
          </w:divBdr>
          <w:divsChild>
            <w:div w:id="73210642">
              <w:marLeft w:val="0"/>
              <w:marRight w:val="0"/>
              <w:marTop w:val="0"/>
              <w:marBottom w:val="0"/>
              <w:divBdr>
                <w:top w:val="none" w:sz="0" w:space="0" w:color="auto"/>
                <w:left w:val="none" w:sz="0" w:space="0" w:color="auto"/>
                <w:bottom w:val="none" w:sz="0" w:space="0" w:color="auto"/>
                <w:right w:val="none" w:sz="0" w:space="0" w:color="auto"/>
              </w:divBdr>
            </w:div>
          </w:divsChild>
        </w:div>
        <w:div w:id="1819373656">
          <w:marLeft w:val="0"/>
          <w:marRight w:val="0"/>
          <w:marTop w:val="0"/>
          <w:marBottom w:val="0"/>
          <w:divBdr>
            <w:top w:val="none" w:sz="0" w:space="0" w:color="auto"/>
            <w:left w:val="none" w:sz="0" w:space="0" w:color="auto"/>
            <w:bottom w:val="none" w:sz="0" w:space="0" w:color="auto"/>
            <w:right w:val="none" w:sz="0" w:space="0" w:color="auto"/>
          </w:divBdr>
          <w:divsChild>
            <w:div w:id="1942834708">
              <w:marLeft w:val="0"/>
              <w:marRight w:val="0"/>
              <w:marTop w:val="0"/>
              <w:marBottom w:val="0"/>
              <w:divBdr>
                <w:top w:val="none" w:sz="0" w:space="0" w:color="auto"/>
                <w:left w:val="none" w:sz="0" w:space="0" w:color="auto"/>
                <w:bottom w:val="none" w:sz="0" w:space="0" w:color="auto"/>
                <w:right w:val="none" w:sz="0" w:space="0" w:color="auto"/>
              </w:divBdr>
            </w:div>
          </w:divsChild>
        </w:div>
        <w:div w:id="308825873">
          <w:marLeft w:val="0"/>
          <w:marRight w:val="0"/>
          <w:marTop w:val="0"/>
          <w:marBottom w:val="0"/>
          <w:divBdr>
            <w:top w:val="none" w:sz="0" w:space="0" w:color="auto"/>
            <w:left w:val="none" w:sz="0" w:space="0" w:color="auto"/>
            <w:bottom w:val="none" w:sz="0" w:space="0" w:color="auto"/>
            <w:right w:val="none" w:sz="0" w:space="0" w:color="auto"/>
          </w:divBdr>
          <w:divsChild>
            <w:div w:id="173686512">
              <w:marLeft w:val="0"/>
              <w:marRight w:val="0"/>
              <w:marTop w:val="0"/>
              <w:marBottom w:val="0"/>
              <w:divBdr>
                <w:top w:val="none" w:sz="0" w:space="0" w:color="auto"/>
                <w:left w:val="none" w:sz="0" w:space="0" w:color="auto"/>
                <w:bottom w:val="none" w:sz="0" w:space="0" w:color="auto"/>
                <w:right w:val="none" w:sz="0" w:space="0" w:color="auto"/>
              </w:divBdr>
            </w:div>
          </w:divsChild>
        </w:div>
        <w:div w:id="734623996">
          <w:marLeft w:val="0"/>
          <w:marRight w:val="0"/>
          <w:marTop w:val="0"/>
          <w:marBottom w:val="0"/>
          <w:divBdr>
            <w:top w:val="none" w:sz="0" w:space="0" w:color="auto"/>
            <w:left w:val="none" w:sz="0" w:space="0" w:color="auto"/>
            <w:bottom w:val="none" w:sz="0" w:space="0" w:color="auto"/>
            <w:right w:val="none" w:sz="0" w:space="0" w:color="auto"/>
          </w:divBdr>
          <w:divsChild>
            <w:div w:id="1345471097">
              <w:marLeft w:val="0"/>
              <w:marRight w:val="0"/>
              <w:marTop w:val="0"/>
              <w:marBottom w:val="0"/>
              <w:divBdr>
                <w:top w:val="none" w:sz="0" w:space="0" w:color="auto"/>
                <w:left w:val="none" w:sz="0" w:space="0" w:color="auto"/>
                <w:bottom w:val="none" w:sz="0" w:space="0" w:color="auto"/>
                <w:right w:val="none" w:sz="0" w:space="0" w:color="auto"/>
              </w:divBdr>
            </w:div>
          </w:divsChild>
        </w:div>
        <w:div w:id="1259556645">
          <w:marLeft w:val="0"/>
          <w:marRight w:val="0"/>
          <w:marTop w:val="0"/>
          <w:marBottom w:val="0"/>
          <w:divBdr>
            <w:top w:val="none" w:sz="0" w:space="0" w:color="auto"/>
            <w:left w:val="none" w:sz="0" w:space="0" w:color="auto"/>
            <w:bottom w:val="none" w:sz="0" w:space="0" w:color="auto"/>
            <w:right w:val="none" w:sz="0" w:space="0" w:color="auto"/>
          </w:divBdr>
          <w:divsChild>
            <w:div w:id="219681265">
              <w:marLeft w:val="0"/>
              <w:marRight w:val="0"/>
              <w:marTop w:val="0"/>
              <w:marBottom w:val="0"/>
              <w:divBdr>
                <w:top w:val="none" w:sz="0" w:space="0" w:color="auto"/>
                <w:left w:val="none" w:sz="0" w:space="0" w:color="auto"/>
                <w:bottom w:val="none" w:sz="0" w:space="0" w:color="auto"/>
                <w:right w:val="none" w:sz="0" w:space="0" w:color="auto"/>
              </w:divBdr>
            </w:div>
          </w:divsChild>
        </w:div>
        <w:div w:id="1304919828">
          <w:marLeft w:val="0"/>
          <w:marRight w:val="0"/>
          <w:marTop w:val="0"/>
          <w:marBottom w:val="0"/>
          <w:divBdr>
            <w:top w:val="none" w:sz="0" w:space="0" w:color="auto"/>
            <w:left w:val="none" w:sz="0" w:space="0" w:color="auto"/>
            <w:bottom w:val="none" w:sz="0" w:space="0" w:color="auto"/>
            <w:right w:val="none" w:sz="0" w:space="0" w:color="auto"/>
          </w:divBdr>
          <w:divsChild>
            <w:div w:id="13107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6499">
      <w:bodyDiv w:val="1"/>
      <w:marLeft w:val="0"/>
      <w:marRight w:val="0"/>
      <w:marTop w:val="0"/>
      <w:marBottom w:val="0"/>
      <w:divBdr>
        <w:top w:val="none" w:sz="0" w:space="0" w:color="auto"/>
        <w:left w:val="none" w:sz="0" w:space="0" w:color="auto"/>
        <w:bottom w:val="none" w:sz="0" w:space="0" w:color="auto"/>
        <w:right w:val="none" w:sz="0" w:space="0" w:color="auto"/>
      </w:divBdr>
    </w:div>
    <w:div w:id="1127436319">
      <w:bodyDiv w:val="1"/>
      <w:marLeft w:val="0"/>
      <w:marRight w:val="0"/>
      <w:marTop w:val="0"/>
      <w:marBottom w:val="0"/>
      <w:divBdr>
        <w:top w:val="none" w:sz="0" w:space="0" w:color="auto"/>
        <w:left w:val="none" w:sz="0" w:space="0" w:color="auto"/>
        <w:bottom w:val="none" w:sz="0" w:space="0" w:color="auto"/>
        <w:right w:val="none" w:sz="0" w:space="0" w:color="auto"/>
      </w:divBdr>
    </w:div>
    <w:div w:id="1149058972">
      <w:bodyDiv w:val="1"/>
      <w:marLeft w:val="0"/>
      <w:marRight w:val="0"/>
      <w:marTop w:val="0"/>
      <w:marBottom w:val="0"/>
      <w:divBdr>
        <w:top w:val="none" w:sz="0" w:space="0" w:color="auto"/>
        <w:left w:val="none" w:sz="0" w:space="0" w:color="auto"/>
        <w:bottom w:val="none" w:sz="0" w:space="0" w:color="auto"/>
        <w:right w:val="none" w:sz="0" w:space="0" w:color="auto"/>
      </w:divBdr>
    </w:div>
    <w:div w:id="1155336196">
      <w:bodyDiv w:val="1"/>
      <w:marLeft w:val="0"/>
      <w:marRight w:val="0"/>
      <w:marTop w:val="0"/>
      <w:marBottom w:val="0"/>
      <w:divBdr>
        <w:top w:val="none" w:sz="0" w:space="0" w:color="auto"/>
        <w:left w:val="none" w:sz="0" w:space="0" w:color="auto"/>
        <w:bottom w:val="none" w:sz="0" w:space="0" w:color="auto"/>
        <w:right w:val="none" w:sz="0" w:space="0" w:color="auto"/>
      </w:divBdr>
    </w:div>
    <w:div w:id="1163937764">
      <w:bodyDiv w:val="1"/>
      <w:marLeft w:val="0"/>
      <w:marRight w:val="0"/>
      <w:marTop w:val="0"/>
      <w:marBottom w:val="0"/>
      <w:divBdr>
        <w:top w:val="none" w:sz="0" w:space="0" w:color="auto"/>
        <w:left w:val="none" w:sz="0" w:space="0" w:color="auto"/>
        <w:bottom w:val="none" w:sz="0" w:space="0" w:color="auto"/>
        <w:right w:val="none" w:sz="0" w:space="0" w:color="auto"/>
      </w:divBdr>
    </w:div>
    <w:div w:id="1207447926">
      <w:bodyDiv w:val="1"/>
      <w:marLeft w:val="0"/>
      <w:marRight w:val="0"/>
      <w:marTop w:val="0"/>
      <w:marBottom w:val="0"/>
      <w:divBdr>
        <w:top w:val="none" w:sz="0" w:space="0" w:color="auto"/>
        <w:left w:val="none" w:sz="0" w:space="0" w:color="auto"/>
        <w:bottom w:val="none" w:sz="0" w:space="0" w:color="auto"/>
        <w:right w:val="none" w:sz="0" w:space="0" w:color="auto"/>
      </w:divBdr>
    </w:div>
    <w:div w:id="1208689905">
      <w:bodyDiv w:val="1"/>
      <w:marLeft w:val="0"/>
      <w:marRight w:val="0"/>
      <w:marTop w:val="0"/>
      <w:marBottom w:val="0"/>
      <w:divBdr>
        <w:top w:val="none" w:sz="0" w:space="0" w:color="auto"/>
        <w:left w:val="none" w:sz="0" w:space="0" w:color="auto"/>
        <w:bottom w:val="none" w:sz="0" w:space="0" w:color="auto"/>
        <w:right w:val="none" w:sz="0" w:space="0" w:color="auto"/>
      </w:divBdr>
    </w:div>
    <w:div w:id="1233394397">
      <w:bodyDiv w:val="1"/>
      <w:marLeft w:val="0"/>
      <w:marRight w:val="0"/>
      <w:marTop w:val="0"/>
      <w:marBottom w:val="0"/>
      <w:divBdr>
        <w:top w:val="none" w:sz="0" w:space="0" w:color="auto"/>
        <w:left w:val="none" w:sz="0" w:space="0" w:color="auto"/>
        <w:bottom w:val="none" w:sz="0" w:space="0" w:color="auto"/>
        <w:right w:val="none" w:sz="0" w:space="0" w:color="auto"/>
      </w:divBdr>
    </w:div>
    <w:div w:id="1523128689">
      <w:bodyDiv w:val="1"/>
      <w:marLeft w:val="0"/>
      <w:marRight w:val="0"/>
      <w:marTop w:val="0"/>
      <w:marBottom w:val="0"/>
      <w:divBdr>
        <w:top w:val="none" w:sz="0" w:space="0" w:color="auto"/>
        <w:left w:val="none" w:sz="0" w:space="0" w:color="auto"/>
        <w:bottom w:val="none" w:sz="0" w:space="0" w:color="auto"/>
        <w:right w:val="none" w:sz="0" w:space="0" w:color="auto"/>
      </w:divBdr>
    </w:div>
    <w:div w:id="1765151092">
      <w:bodyDiv w:val="1"/>
      <w:marLeft w:val="0"/>
      <w:marRight w:val="0"/>
      <w:marTop w:val="0"/>
      <w:marBottom w:val="0"/>
      <w:divBdr>
        <w:top w:val="none" w:sz="0" w:space="0" w:color="auto"/>
        <w:left w:val="none" w:sz="0" w:space="0" w:color="auto"/>
        <w:bottom w:val="none" w:sz="0" w:space="0" w:color="auto"/>
        <w:right w:val="none" w:sz="0" w:space="0" w:color="auto"/>
      </w:divBdr>
    </w:div>
    <w:div w:id="179621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Drawing.vsdx"/><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package" Target="embeddings/Microsoft_Visio_Drawing4.vsdx"/><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package" Target="embeddings/Microsoft_Visio_Drawing2.vsdx"/><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package" Target="embeddings/Microsoft_Visio_Drawing1.vsdx"/><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package" Target="embeddings/Microsoft_Visio_Drawing3.vsdx"/><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3.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C15873DBA1A84E8D45286A141B24B9" ma:contentTypeVersion="2" ma:contentTypeDescription="Create a new document." ma:contentTypeScope="" ma:versionID="a05db59a341a1fe5814aad24537c9369">
  <xsd:schema xmlns:xsd="http://www.w3.org/2001/XMLSchema" xmlns:xs="http://www.w3.org/2001/XMLSchema" xmlns:p="http://schemas.microsoft.com/office/2006/metadata/properties" xmlns:ns2="54fd0017-b2e0-4761-9b06-0270d2839ab4" xmlns:ns3="725e2614-44fd-45b4-9e22-f7b19651aa10" targetNamespace="http://schemas.microsoft.com/office/2006/metadata/properties" ma:root="true" ma:fieldsID="cff77321521ae90458c15a8c510945ab" ns2:_="" ns3:_="">
    <xsd:import namespace="54fd0017-b2e0-4761-9b06-0270d2839ab4"/>
    <xsd:import namespace="725e2614-44fd-45b4-9e22-f7b19651aa10"/>
    <xsd:element name="properties">
      <xsd:complexType>
        <xsd:sequence>
          <xsd:element name="documentManagement">
            <xsd:complexType>
              <xsd:all>
                <xsd:element ref="ns2: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fd0017-b2e0-4761-9b06-0270d2839a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5e2614-44fd-45b4-9e22-f7b19651aa10"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54fd0017-b2e0-4761-9b06-0270d2839ab4">
      <UserInfo>
        <DisplayName>Corey Adams</DisplayName>
        <AccountId>35</AccountId>
        <AccountType/>
      </UserInfo>
      <UserInfo>
        <DisplayName>Elena Cuevas</DisplayName>
        <AccountId>167</AccountId>
        <AccountType/>
      </UserInfo>
      <UserInfo>
        <DisplayName>Sirjon Malik</DisplayName>
        <AccountId>209</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58458-4155-4DC8-9596-5235BF7820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fd0017-b2e0-4761-9b06-0270d2839ab4"/>
    <ds:schemaRef ds:uri="725e2614-44fd-45b4-9e22-f7b19651a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314DC1-B6B3-429E-A16E-5DB75727339C}">
  <ds:schemaRefs>
    <ds:schemaRef ds:uri="http://schemas.microsoft.com/sharepoint/v3/contenttype/forms"/>
  </ds:schemaRefs>
</ds:datastoreItem>
</file>

<file path=customXml/itemProps3.xml><?xml version="1.0" encoding="utf-8"?>
<ds:datastoreItem xmlns:ds="http://schemas.openxmlformats.org/officeDocument/2006/customXml" ds:itemID="{139F5E29-F839-4DEF-9CF1-55EE5B267FFA}">
  <ds:schemaRefs>
    <ds:schemaRef ds:uri="http://schemas.microsoft.com/office/2006/metadata/properties"/>
    <ds:schemaRef ds:uri="http://schemas.microsoft.com/office/infopath/2007/PartnerControls"/>
    <ds:schemaRef ds:uri="54fd0017-b2e0-4761-9b06-0270d2839ab4"/>
  </ds:schemaRefs>
</ds:datastoreItem>
</file>

<file path=customXml/itemProps4.xml><?xml version="1.0" encoding="utf-8"?>
<ds:datastoreItem xmlns:ds="http://schemas.openxmlformats.org/officeDocument/2006/customXml" ds:itemID="{5E07F24B-1834-41EA-B718-85E8F22FE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8398</Words>
  <Characters>47873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Winn-Dixie Stores, Inc.</Company>
  <LinksUpToDate>false</LinksUpToDate>
  <CharactersWithSpaces>56159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Richard Willaims</dc:creator>
  <cp:lastModifiedBy>Geoff Lyle</cp:lastModifiedBy>
  <cp:revision>2</cp:revision>
  <cp:lastPrinted>2016-09-30T16:00:00Z</cp:lastPrinted>
  <dcterms:created xsi:type="dcterms:W3CDTF">2018-01-04T15:14:00Z</dcterms:created>
  <dcterms:modified xsi:type="dcterms:W3CDTF">2018-01-04T15:14:00Z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0x010100B1C15873DBA1A84E8D45286A141B24B9</vt:lpwstr>
  </property>
</Properties>
</file>